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0" w:type="dxa"/>
        <w:tblInd w:w="-5" w:type="dxa"/>
        <w:tblLayout w:type="fixed"/>
        <w:tblLook w:val="04A0" w:firstRow="1" w:lastRow="0" w:firstColumn="1" w:lastColumn="0" w:noHBand="0" w:noVBand="1"/>
      </w:tblPr>
      <w:tblGrid>
        <w:gridCol w:w="369"/>
        <w:gridCol w:w="193"/>
        <w:gridCol w:w="176"/>
        <w:gridCol w:w="369"/>
        <w:gridCol w:w="369"/>
        <w:gridCol w:w="317"/>
        <w:gridCol w:w="52"/>
        <w:gridCol w:w="245"/>
        <w:gridCol w:w="124"/>
        <w:gridCol w:w="369"/>
        <w:gridCol w:w="237"/>
        <w:gridCol w:w="132"/>
        <w:gridCol w:w="265"/>
        <w:gridCol w:w="104"/>
        <w:gridCol w:w="369"/>
        <w:gridCol w:w="369"/>
        <w:gridCol w:w="369"/>
        <w:gridCol w:w="369"/>
        <w:gridCol w:w="31"/>
        <w:gridCol w:w="338"/>
        <w:gridCol w:w="369"/>
        <w:gridCol w:w="98"/>
        <w:gridCol w:w="37"/>
        <w:gridCol w:w="234"/>
        <w:gridCol w:w="369"/>
        <w:gridCol w:w="369"/>
        <w:gridCol w:w="232"/>
        <w:gridCol w:w="137"/>
        <w:gridCol w:w="99"/>
        <w:gridCol w:w="270"/>
        <w:gridCol w:w="259"/>
        <w:gridCol w:w="110"/>
        <w:gridCol w:w="369"/>
        <w:gridCol w:w="369"/>
        <w:gridCol w:w="369"/>
        <w:gridCol w:w="369"/>
        <w:gridCol w:w="369"/>
        <w:gridCol w:w="369"/>
        <w:gridCol w:w="369"/>
        <w:gridCol w:w="363"/>
        <w:gridCol w:w="6"/>
        <w:gridCol w:w="9"/>
        <w:gridCol w:w="360"/>
        <w:tblGridChange w:id="0">
          <w:tblGrid>
            <w:gridCol w:w="40"/>
            <w:gridCol w:w="95"/>
            <w:gridCol w:w="10"/>
            <w:gridCol w:w="70"/>
            <w:gridCol w:w="154"/>
            <w:gridCol w:w="215"/>
            <w:gridCol w:w="113"/>
            <w:gridCol w:w="41"/>
            <w:gridCol w:w="215"/>
            <w:gridCol w:w="154"/>
            <w:gridCol w:w="215"/>
            <w:gridCol w:w="154"/>
            <w:gridCol w:w="215"/>
            <w:gridCol w:w="102"/>
            <w:gridCol w:w="52"/>
            <w:gridCol w:w="215"/>
            <w:gridCol w:w="30"/>
            <w:gridCol w:w="124"/>
            <w:gridCol w:w="215"/>
            <w:gridCol w:w="154"/>
            <w:gridCol w:w="215"/>
            <w:gridCol w:w="22"/>
            <w:gridCol w:w="132"/>
            <w:gridCol w:w="83"/>
            <w:gridCol w:w="132"/>
            <w:gridCol w:w="50"/>
            <w:gridCol w:w="104"/>
            <w:gridCol w:w="215"/>
            <w:gridCol w:w="154"/>
            <w:gridCol w:w="215"/>
            <w:gridCol w:w="154"/>
            <w:gridCol w:w="215"/>
            <w:gridCol w:w="154"/>
            <w:gridCol w:w="215"/>
            <w:gridCol w:w="154"/>
            <w:gridCol w:w="31"/>
            <w:gridCol w:w="184"/>
            <w:gridCol w:w="154"/>
            <w:gridCol w:w="215"/>
            <w:gridCol w:w="154"/>
            <w:gridCol w:w="98"/>
            <w:gridCol w:w="37"/>
            <w:gridCol w:w="80"/>
            <w:gridCol w:w="154"/>
            <w:gridCol w:w="215"/>
            <w:gridCol w:w="154"/>
            <w:gridCol w:w="215"/>
            <w:gridCol w:w="154"/>
            <w:gridCol w:w="215"/>
            <w:gridCol w:w="17"/>
            <w:gridCol w:w="137"/>
            <w:gridCol w:w="99"/>
            <w:gridCol w:w="116"/>
            <w:gridCol w:w="99"/>
            <w:gridCol w:w="55"/>
            <w:gridCol w:w="215"/>
            <w:gridCol w:w="44"/>
            <w:gridCol w:w="110"/>
            <w:gridCol w:w="369"/>
            <w:gridCol w:w="369"/>
            <w:gridCol w:w="369"/>
            <w:gridCol w:w="369"/>
            <w:gridCol w:w="369"/>
            <w:gridCol w:w="369"/>
            <w:gridCol w:w="369"/>
            <w:gridCol w:w="363"/>
            <w:gridCol w:w="6"/>
            <w:gridCol w:w="9"/>
            <w:gridCol w:w="120"/>
            <w:gridCol w:w="86"/>
            <w:gridCol w:w="9"/>
            <w:gridCol w:w="145"/>
            <w:gridCol w:w="40"/>
            <w:gridCol w:w="95"/>
            <w:gridCol w:w="10"/>
            <w:gridCol w:w="70"/>
          </w:tblGrid>
        </w:tblGridChange>
      </w:tblGrid>
      <w:tr w:rsidR="00F4750A" w:rsidRPr="008915FD" w14:paraId="3D5D5781" w14:textId="77777777" w:rsidTr="00B7667D">
        <w:trPr>
          <w:trHeight w:val="449"/>
        </w:trPr>
        <w:tc>
          <w:tcPr>
            <w:tcW w:w="11070" w:type="dxa"/>
            <w:gridSpan w:val="43"/>
            <w:tcBorders>
              <w:bottom w:val="single" w:sz="4" w:space="0" w:color="auto"/>
            </w:tcBorders>
            <w:shd w:val="clear" w:color="auto" w:fill="D9D9D9" w:themeFill="background1" w:themeFillShade="D9"/>
            <w:vAlign w:val="center"/>
          </w:tcPr>
          <w:p w14:paraId="55D3E74D" w14:textId="77777777" w:rsidR="00F4750A" w:rsidRPr="008915FD" w:rsidRDefault="00F4750A" w:rsidP="00014D98">
            <w:pPr>
              <w:jc w:val="center"/>
              <w:rPr>
                <w:rFonts w:cstheme="minorHAnsi"/>
                <w:b/>
                <w:bCs/>
                <w:sz w:val="20"/>
                <w:szCs w:val="20"/>
              </w:rPr>
            </w:pPr>
            <w:r w:rsidRPr="008915FD">
              <w:rPr>
                <w:rFonts w:cstheme="minorHAnsi"/>
                <w:b/>
                <w:bCs/>
                <w:sz w:val="20"/>
                <w:szCs w:val="20"/>
              </w:rPr>
              <w:t xml:space="preserve">Ringkasan Informasi Produk dan Layanan (RIPLAY) Versi </w:t>
            </w:r>
            <w:r w:rsidR="00191402" w:rsidRPr="008915FD">
              <w:rPr>
                <w:rFonts w:cstheme="minorHAnsi"/>
                <w:b/>
                <w:bCs/>
                <w:sz w:val="20"/>
                <w:szCs w:val="20"/>
              </w:rPr>
              <w:t>Personal</w:t>
            </w:r>
          </w:p>
        </w:tc>
      </w:tr>
      <w:tr w:rsidR="002E52E3" w:rsidRPr="008915FD" w14:paraId="1A01F763" w14:textId="77777777" w:rsidTr="00B7667D">
        <w:tc>
          <w:tcPr>
            <w:tcW w:w="1793" w:type="dxa"/>
            <w:gridSpan w:val="6"/>
            <w:tcBorders>
              <w:top w:val="single" w:sz="4" w:space="0" w:color="auto"/>
              <w:left w:val="single" w:sz="4" w:space="0" w:color="auto"/>
              <w:bottom w:val="nil"/>
              <w:right w:val="nil"/>
            </w:tcBorders>
          </w:tcPr>
          <w:p w14:paraId="40F2C43C" w14:textId="77777777" w:rsidR="002E52E3" w:rsidRPr="008915FD" w:rsidRDefault="002E52E3" w:rsidP="00014D98">
            <w:pPr>
              <w:rPr>
                <w:rFonts w:cstheme="minorHAnsi"/>
                <w:b/>
                <w:bCs/>
                <w:sz w:val="20"/>
                <w:szCs w:val="20"/>
              </w:rPr>
            </w:pPr>
            <w:r w:rsidRPr="008915FD">
              <w:rPr>
                <w:rFonts w:cstheme="minorHAnsi"/>
                <w:b/>
                <w:bCs/>
                <w:sz w:val="20"/>
                <w:szCs w:val="20"/>
              </w:rPr>
              <w:t>Nama Penerbit</w:t>
            </w:r>
          </w:p>
        </w:tc>
        <w:tc>
          <w:tcPr>
            <w:tcW w:w="297" w:type="dxa"/>
            <w:gridSpan w:val="2"/>
            <w:tcBorders>
              <w:top w:val="single" w:sz="4" w:space="0" w:color="auto"/>
              <w:left w:val="nil"/>
              <w:bottom w:val="nil"/>
              <w:right w:val="nil"/>
            </w:tcBorders>
          </w:tcPr>
          <w:p w14:paraId="3C5EF981" w14:textId="77777777" w:rsidR="002E52E3" w:rsidRPr="008915FD" w:rsidRDefault="002E52E3" w:rsidP="00014D98">
            <w:pPr>
              <w:rPr>
                <w:rFonts w:cstheme="minorHAnsi"/>
                <w:sz w:val="20"/>
                <w:szCs w:val="20"/>
              </w:rPr>
            </w:pPr>
            <w:r w:rsidRPr="008915FD">
              <w:rPr>
                <w:rFonts w:cstheme="minorHAnsi"/>
                <w:sz w:val="20"/>
                <w:szCs w:val="20"/>
              </w:rPr>
              <w:t>:</w:t>
            </w:r>
          </w:p>
        </w:tc>
        <w:tc>
          <w:tcPr>
            <w:tcW w:w="2738" w:type="dxa"/>
            <w:gridSpan w:val="11"/>
            <w:tcBorders>
              <w:top w:val="single" w:sz="4" w:space="0" w:color="auto"/>
              <w:left w:val="nil"/>
              <w:bottom w:val="nil"/>
              <w:right w:val="nil"/>
            </w:tcBorders>
          </w:tcPr>
          <w:p w14:paraId="22969D30" w14:textId="77777777" w:rsidR="002E52E3" w:rsidRPr="008915FD" w:rsidRDefault="002E52E3" w:rsidP="00014D98">
            <w:pPr>
              <w:rPr>
                <w:rFonts w:cstheme="minorHAnsi"/>
                <w:sz w:val="20"/>
                <w:szCs w:val="20"/>
              </w:rPr>
            </w:pPr>
            <w:r w:rsidRPr="008915FD">
              <w:rPr>
                <w:rFonts w:cstheme="minorHAnsi"/>
                <w:sz w:val="20"/>
                <w:szCs w:val="20"/>
              </w:rPr>
              <w:t>PT PFI Mega Life Insurance</w:t>
            </w:r>
          </w:p>
        </w:tc>
        <w:tc>
          <w:tcPr>
            <w:tcW w:w="805" w:type="dxa"/>
            <w:gridSpan w:val="3"/>
            <w:tcBorders>
              <w:top w:val="single" w:sz="4" w:space="0" w:color="auto"/>
              <w:left w:val="nil"/>
              <w:bottom w:val="nil"/>
              <w:right w:val="nil"/>
            </w:tcBorders>
          </w:tcPr>
          <w:p w14:paraId="0718ED51" w14:textId="77777777" w:rsidR="002E52E3" w:rsidRPr="008915FD" w:rsidRDefault="002E52E3" w:rsidP="00014D98">
            <w:pPr>
              <w:rPr>
                <w:rFonts w:cstheme="minorHAnsi"/>
                <w:sz w:val="20"/>
                <w:szCs w:val="20"/>
              </w:rPr>
            </w:pPr>
          </w:p>
        </w:tc>
        <w:tc>
          <w:tcPr>
            <w:tcW w:w="1241" w:type="dxa"/>
            <w:gridSpan w:val="5"/>
            <w:vMerge w:val="restart"/>
            <w:tcBorders>
              <w:top w:val="single" w:sz="4" w:space="0" w:color="auto"/>
              <w:left w:val="nil"/>
              <w:bottom w:val="nil"/>
              <w:right w:val="nil"/>
            </w:tcBorders>
          </w:tcPr>
          <w:p w14:paraId="6254FCB6" w14:textId="77777777" w:rsidR="002E52E3" w:rsidRPr="008915FD" w:rsidRDefault="002E52E3" w:rsidP="00014D98">
            <w:pPr>
              <w:rPr>
                <w:rFonts w:cstheme="minorHAnsi"/>
                <w:b/>
                <w:bCs/>
                <w:sz w:val="20"/>
                <w:szCs w:val="20"/>
              </w:rPr>
            </w:pPr>
            <w:r w:rsidRPr="008915FD">
              <w:rPr>
                <w:rFonts w:cstheme="minorHAnsi"/>
                <w:b/>
                <w:bCs/>
                <w:sz w:val="20"/>
                <w:szCs w:val="20"/>
              </w:rPr>
              <w:t xml:space="preserve">Deskripsi            </w:t>
            </w:r>
          </w:p>
          <w:p w14:paraId="716FCC79" w14:textId="77777777" w:rsidR="002E52E3" w:rsidRPr="008915FD" w:rsidRDefault="002E52E3" w:rsidP="00014D98">
            <w:pPr>
              <w:rPr>
                <w:rFonts w:cstheme="minorHAnsi"/>
                <w:sz w:val="20"/>
                <w:szCs w:val="20"/>
              </w:rPr>
            </w:pPr>
            <w:r w:rsidRPr="008915FD">
              <w:rPr>
                <w:rFonts w:cstheme="minorHAnsi"/>
                <w:b/>
                <w:bCs/>
                <w:sz w:val="20"/>
                <w:szCs w:val="20"/>
              </w:rPr>
              <w:t>Produk</w:t>
            </w:r>
          </w:p>
        </w:tc>
        <w:tc>
          <w:tcPr>
            <w:tcW w:w="236" w:type="dxa"/>
            <w:gridSpan w:val="2"/>
            <w:tcBorders>
              <w:top w:val="single" w:sz="4" w:space="0" w:color="auto"/>
              <w:left w:val="nil"/>
              <w:bottom w:val="nil"/>
              <w:right w:val="nil"/>
            </w:tcBorders>
          </w:tcPr>
          <w:p w14:paraId="69042F8C" w14:textId="77777777" w:rsidR="002E52E3" w:rsidRPr="008915FD" w:rsidRDefault="002E52E3" w:rsidP="00014D98">
            <w:pPr>
              <w:rPr>
                <w:rFonts w:cstheme="minorHAnsi"/>
                <w:sz w:val="20"/>
                <w:szCs w:val="20"/>
              </w:rPr>
            </w:pPr>
            <w:r w:rsidRPr="008915FD">
              <w:rPr>
                <w:rFonts w:cstheme="minorHAnsi"/>
                <w:sz w:val="20"/>
                <w:szCs w:val="20"/>
              </w:rPr>
              <w:t>:</w:t>
            </w:r>
          </w:p>
        </w:tc>
        <w:tc>
          <w:tcPr>
            <w:tcW w:w="3960" w:type="dxa"/>
            <w:gridSpan w:val="14"/>
            <w:vMerge w:val="restart"/>
            <w:tcBorders>
              <w:top w:val="single" w:sz="4" w:space="0" w:color="auto"/>
              <w:left w:val="nil"/>
              <w:bottom w:val="nil"/>
              <w:right w:val="single" w:sz="4" w:space="0" w:color="auto"/>
            </w:tcBorders>
          </w:tcPr>
          <w:p w14:paraId="60A0F5C9" w14:textId="77777777" w:rsidR="002E52E3" w:rsidRPr="008915FD" w:rsidRDefault="002E52E3" w:rsidP="00014D98">
            <w:pPr>
              <w:rPr>
                <w:rFonts w:cstheme="minorHAnsi"/>
                <w:sz w:val="20"/>
                <w:szCs w:val="20"/>
              </w:rPr>
            </w:pPr>
            <w:r w:rsidRPr="008915FD">
              <w:rPr>
                <w:rFonts w:cstheme="minorHAnsi"/>
                <w:b/>
                <w:bCs/>
                <w:sz w:val="20"/>
                <w:szCs w:val="20"/>
              </w:rPr>
              <w:t xml:space="preserve">Mega Proteksi </w:t>
            </w:r>
            <w:r w:rsidR="00BA48E2" w:rsidRPr="008915FD">
              <w:rPr>
                <w:rFonts w:cstheme="minorHAnsi"/>
                <w:b/>
                <w:bCs/>
                <w:sz w:val="20"/>
                <w:szCs w:val="20"/>
              </w:rPr>
              <w:t>Masa Depan</w:t>
            </w:r>
            <w:r w:rsidRPr="008915FD">
              <w:rPr>
                <w:rFonts w:cstheme="minorHAnsi"/>
                <w:sz w:val="20"/>
                <w:szCs w:val="20"/>
              </w:rPr>
              <w:t xml:space="preserve"> </w:t>
            </w:r>
            <w:r w:rsidR="00BA48E2" w:rsidRPr="008915FD">
              <w:rPr>
                <w:rFonts w:cstheme="minorHAnsi"/>
                <w:sz w:val="20"/>
                <w:szCs w:val="20"/>
              </w:rPr>
              <w:t xml:space="preserve">merupakan produk Asuransi dwiguna yang memiliki 3 </w:t>
            </w:r>
            <w:r w:rsidR="00BA48E2" w:rsidRPr="008915FD">
              <w:rPr>
                <w:rFonts w:cstheme="minorHAnsi"/>
                <w:i/>
                <w:iCs/>
                <w:sz w:val="20"/>
                <w:szCs w:val="20"/>
                <w:rPrChange w:id="1" w:author="Indria Mukti Efayanti" w:date="2025-04-25T17:01:00Z" w16du:dateUtc="2025-04-25T10:01:00Z">
                  <w:rPr>
                    <w:rFonts w:cstheme="minorHAnsi"/>
                    <w:sz w:val="20"/>
                    <w:szCs w:val="20"/>
                  </w:rPr>
                </w:rPrChange>
              </w:rPr>
              <w:t>plan</w:t>
            </w:r>
            <w:r w:rsidR="00BA48E2" w:rsidRPr="008915FD">
              <w:rPr>
                <w:rFonts w:cstheme="minorHAnsi"/>
                <w:sz w:val="20"/>
                <w:szCs w:val="20"/>
              </w:rPr>
              <w:t xml:space="preserve"> yang memiliki keunggulan </w:t>
            </w:r>
            <w:ins w:id="2" w:author="Yuyun Yunengsih" w:date="2025-01-07T16:00:00Z" w16du:dateUtc="2025-01-07T09:00:00Z">
              <w:r w:rsidR="00AC41CE" w:rsidRPr="008915FD">
                <w:rPr>
                  <w:rFonts w:cstheme="minorHAnsi"/>
                  <w:sz w:val="20"/>
                  <w:szCs w:val="20"/>
                  <w:rPrChange w:id="3" w:author="Indria Mukti Efayanti" w:date="2025-04-25T17:01:00Z" w16du:dateUtc="2025-04-25T10:01:00Z">
                    <w:rPr>
                      <w:rFonts w:cstheme="minorHAnsi"/>
                      <w:sz w:val="20"/>
                      <w:szCs w:val="20"/>
                      <w:highlight w:val="yellow"/>
                    </w:rPr>
                  </w:rPrChange>
                </w:rPr>
                <w:t>masing-masing dan dapat</w:t>
              </w:r>
            </w:ins>
            <w:del w:id="4" w:author="Yuyun Yunengsih" w:date="2025-01-07T16:00:00Z" w16du:dateUtc="2025-01-07T09:00:00Z">
              <w:r w:rsidR="00BA48E2" w:rsidRPr="008915FD" w:rsidDel="00AC41CE">
                <w:rPr>
                  <w:rFonts w:cstheme="minorHAnsi"/>
                  <w:sz w:val="20"/>
                  <w:szCs w:val="20"/>
                </w:rPr>
                <w:delText xml:space="preserve">pada masing-masing plannnya </w:delText>
              </w:r>
            </w:del>
            <w:ins w:id="5" w:author="Yuyun Yunengsih" w:date="2025-01-07T16:00:00Z" w16du:dateUtc="2025-01-07T09:00:00Z">
              <w:r w:rsidR="00AC41CE" w:rsidRPr="008915FD">
                <w:rPr>
                  <w:rFonts w:cstheme="minorHAnsi"/>
                  <w:sz w:val="20"/>
                  <w:szCs w:val="20"/>
                </w:rPr>
                <w:t xml:space="preserve"> </w:t>
              </w:r>
            </w:ins>
            <w:r w:rsidR="00BA48E2" w:rsidRPr="008915FD">
              <w:rPr>
                <w:rFonts w:cstheme="minorHAnsi"/>
                <w:sz w:val="20"/>
                <w:szCs w:val="20"/>
              </w:rPr>
              <w:t xml:space="preserve">disesuaikan dengan kebutuhan nasabah. Mega Proteksi Masa Depan memberikan manfaat meninggal dunia </w:t>
            </w:r>
            <w:del w:id="6" w:author="Indria Mukti Efayanti" w:date="2024-12-20T12:46:00Z" w16du:dateUtc="2024-12-20T05:46:00Z">
              <w:r w:rsidR="00BA48E2" w:rsidRPr="008915FD" w:rsidDel="00CD6142">
                <w:rPr>
                  <w:rFonts w:cstheme="minorHAnsi"/>
                  <w:sz w:val="20"/>
                  <w:szCs w:val="20"/>
                </w:rPr>
                <w:delText xml:space="preserve">bukan </w:delText>
              </w:r>
            </w:del>
            <w:r w:rsidR="00BA48E2" w:rsidRPr="008915FD">
              <w:rPr>
                <w:rFonts w:cstheme="minorHAnsi"/>
                <w:sz w:val="20"/>
                <w:szCs w:val="20"/>
              </w:rPr>
              <w:t xml:space="preserve">karena </w:t>
            </w:r>
            <w:del w:id="7" w:author="Indria Mukti Efayanti" w:date="2024-12-20T12:46:00Z" w16du:dateUtc="2024-12-20T05:46:00Z">
              <w:r w:rsidR="00BA48E2" w:rsidRPr="008915FD" w:rsidDel="00CD6142">
                <w:rPr>
                  <w:rFonts w:cstheme="minorHAnsi"/>
                  <w:sz w:val="20"/>
                  <w:szCs w:val="20"/>
                </w:rPr>
                <w:delText>kecelakaan</w:delText>
              </w:r>
            </w:del>
            <w:ins w:id="8" w:author="Indria Mukti Efayanti" w:date="2024-12-20T12:46:00Z" w16du:dateUtc="2024-12-20T05:46:00Z">
              <w:r w:rsidR="00CD6142" w:rsidRPr="008915FD">
                <w:rPr>
                  <w:rFonts w:cstheme="minorHAnsi"/>
                  <w:sz w:val="20"/>
                  <w:szCs w:val="20"/>
                </w:rPr>
                <w:t>sebab apapun</w:t>
              </w:r>
            </w:ins>
            <w:r w:rsidR="00BA48E2" w:rsidRPr="008915FD">
              <w:rPr>
                <w:rFonts w:cstheme="minorHAnsi"/>
                <w:sz w:val="20"/>
                <w:szCs w:val="20"/>
              </w:rPr>
              <w:t xml:space="preserve">, meninggal dunia karena </w:t>
            </w:r>
            <w:ins w:id="9" w:author="Aswin Nabila" w:date="2026-03-30T16:59:00Z" w16du:dateUtc="2026-03-30T09:59:00Z">
              <w:r w:rsidR="001D3975" w:rsidRPr="001D3975">
                <w:rPr>
                  <w:rFonts w:cstheme="minorHAnsi"/>
                  <w:sz w:val="20"/>
                  <w:szCs w:val="20"/>
                  <w:highlight w:val="green"/>
                  <w:rPrChange w:id="10" w:author="Aswin Nabila" w:date="2026-03-30T17:00:00Z" w16du:dateUtc="2026-03-30T10:00:00Z">
                    <w:rPr>
                      <w:rFonts w:cstheme="minorHAnsi"/>
                      <w:sz w:val="20"/>
                      <w:szCs w:val="20"/>
                    </w:rPr>
                  </w:rPrChange>
                </w:rPr>
                <w:t>K</w:t>
              </w:r>
            </w:ins>
            <w:del w:id="11" w:author="Aswin Nabila" w:date="2026-03-30T16:59:00Z" w16du:dateUtc="2026-03-30T09:59:00Z">
              <w:r w:rsidR="00BA48E2" w:rsidRPr="008915FD" w:rsidDel="001D3975">
                <w:rPr>
                  <w:rFonts w:cstheme="minorHAnsi"/>
                  <w:sz w:val="20"/>
                  <w:szCs w:val="20"/>
                </w:rPr>
                <w:delText>k</w:delText>
              </w:r>
            </w:del>
            <w:r w:rsidR="00BA48E2" w:rsidRPr="008915FD">
              <w:rPr>
                <w:rFonts w:cstheme="minorHAnsi"/>
                <w:sz w:val="20"/>
                <w:szCs w:val="20"/>
              </w:rPr>
              <w:t>ecelakaan dan manfaat akhir pertanggungan. Mega Proteksi Masa Depan juga dilengkapi dengan Manfaat Asuransi Tambahan yang dapat dipilih sesuai dengan kebutuhan.</w:t>
            </w:r>
          </w:p>
        </w:tc>
      </w:tr>
      <w:tr w:rsidR="00196A74" w:rsidRPr="008915FD" w14:paraId="519CE874" w14:textId="77777777" w:rsidTr="00B7667D">
        <w:tc>
          <w:tcPr>
            <w:tcW w:w="1793" w:type="dxa"/>
            <w:gridSpan w:val="6"/>
            <w:tcBorders>
              <w:top w:val="nil"/>
              <w:left w:val="single" w:sz="4" w:space="0" w:color="auto"/>
              <w:bottom w:val="nil"/>
              <w:right w:val="nil"/>
            </w:tcBorders>
          </w:tcPr>
          <w:p w14:paraId="587C62DC" w14:textId="77777777" w:rsidR="00196A74" w:rsidRPr="008915FD" w:rsidRDefault="00196A74" w:rsidP="00014D98">
            <w:pPr>
              <w:rPr>
                <w:rFonts w:cstheme="minorHAnsi"/>
                <w:b/>
                <w:bCs/>
                <w:sz w:val="20"/>
                <w:szCs w:val="20"/>
              </w:rPr>
            </w:pPr>
            <w:r w:rsidRPr="008915FD">
              <w:rPr>
                <w:rFonts w:cstheme="minorHAnsi"/>
                <w:b/>
                <w:bCs/>
                <w:sz w:val="20"/>
                <w:szCs w:val="20"/>
              </w:rPr>
              <w:t>Nama Produk</w:t>
            </w:r>
          </w:p>
        </w:tc>
        <w:tc>
          <w:tcPr>
            <w:tcW w:w="297" w:type="dxa"/>
            <w:gridSpan w:val="2"/>
            <w:tcBorders>
              <w:top w:val="nil"/>
              <w:left w:val="nil"/>
              <w:bottom w:val="nil"/>
              <w:right w:val="nil"/>
            </w:tcBorders>
          </w:tcPr>
          <w:p w14:paraId="36E98038" w14:textId="77777777" w:rsidR="00196A74" w:rsidRPr="008915FD" w:rsidRDefault="00196A74" w:rsidP="00014D98">
            <w:pPr>
              <w:rPr>
                <w:rFonts w:cstheme="minorHAnsi"/>
                <w:sz w:val="20"/>
                <w:szCs w:val="20"/>
              </w:rPr>
            </w:pPr>
            <w:r w:rsidRPr="008915FD">
              <w:rPr>
                <w:rFonts w:cstheme="minorHAnsi"/>
                <w:sz w:val="20"/>
                <w:szCs w:val="20"/>
              </w:rPr>
              <w:t>:</w:t>
            </w:r>
          </w:p>
        </w:tc>
        <w:tc>
          <w:tcPr>
            <w:tcW w:w="2738" w:type="dxa"/>
            <w:gridSpan w:val="11"/>
            <w:tcBorders>
              <w:top w:val="nil"/>
              <w:left w:val="nil"/>
              <w:bottom w:val="nil"/>
              <w:right w:val="nil"/>
            </w:tcBorders>
          </w:tcPr>
          <w:p w14:paraId="36E8A635" w14:textId="77777777" w:rsidR="00196A74" w:rsidRPr="008915FD" w:rsidRDefault="00196A74" w:rsidP="00014D98">
            <w:pPr>
              <w:rPr>
                <w:rFonts w:cstheme="minorHAnsi"/>
                <w:b/>
                <w:bCs/>
                <w:sz w:val="20"/>
                <w:szCs w:val="20"/>
              </w:rPr>
            </w:pPr>
            <w:r w:rsidRPr="008915FD">
              <w:rPr>
                <w:rFonts w:cstheme="minorHAnsi"/>
                <w:b/>
                <w:bCs/>
                <w:sz w:val="20"/>
                <w:szCs w:val="20"/>
              </w:rPr>
              <w:t xml:space="preserve">Mega Proteksi </w:t>
            </w:r>
            <w:r w:rsidR="00BA48E2" w:rsidRPr="008915FD">
              <w:rPr>
                <w:rFonts w:cstheme="minorHAnsi"/>
                <w:b/>
                <w:bCs/>
                <w:sz w:val="20"/>
                <w:szCs w:val="20"/>
              </w:rPr>
              <w:t>Masa Depan</w:t>
            </w:r>
          </w:p>
        </w:tc>
        <w:tc>
          <w:tcPr>
            <w:tcW w:w="805" w:type="dxa"/>
            <w:gridSpan w:val="3"/>
            <w:tcBorders>
              <w:top w:val="nil"/>
              <w:left w:val="nil"/>
              <w:bottom w:val="nil"/>
              <w:right w:val="nil"/>
            </w:tcBorders>
          </w:tcPr>
          <w:p w14:paraId="163D0C22" w14:textId="77777777" w:rsidR="00196A74" w:rsidRPr="008915FD" w:rsidRDefault="00196A74" w:rsidP="00014D98">
            <w:pPr>
              <w:rPr>
                <w:rFonts w:cstheme="minorHAnsi"/>
              </w:rPr>
            </w:pPr>
          </w:p>
        </w:tc>
        <w:tc>
          <w:tcPr>
            <w:tcW w:w="1241" w:type="dxa"/>
            <w:gridSpan w:val="5"/>
            <w:vMerge/>
            <w:tcBorders>
              <w:top w:val="nil"/>
              <w:left w:val="nil"/>
              <w:bottom w:val="nil"/>
              <w:right w:val="nil"/>
            </w:tcBorders>
          </w:tcPr>
          <w:p w14:paraId="3F0735C4" w14:textId="77777777" w:rsidR="00196A74" w:rsidRPr="008915FD" w:rsidRDefault="00196A74" w:rsidP="00014D98">
            <w:pPr>
              <w:rPr>
                <w:rFonts w:cstheme="minorHAnsi"/>
              </w:rPr>
            </w:pPr>
          </w:p>
        </w:tc>
        <w:tc>
          <w:tcPr>
            <w:tcW w:w="236" w:type="dxa"/>
            <w:gridSpan w:val="2"/>
            <w:tcBorders>
              <w:top w:val="nil"/>
              <w:left w:val="nil"/>
              <w:bottom w:val="nil"/>
              <w:right w:val="nil"/>
            </w:tcBorders>
          </w:tcPr>
          <w:p w14:paraId="12A669A3" w14:textId="77777777" w:rsidR="00196A74" w:rsidRPr="008915FD" w:rsidRDefault="00196A74" w:rsidP="00014D98">
            <w:pPr>
              <w:rPr>
                <w:rFonts w:cstheme="minorHAnsi"/>
              </w:rPr>
            </w:pPr>
          </w:p>
        </w:tc>
        <w:tc>
          <w:tcPr>
            <w:tcW w:w="3960" w:type="dxa"/>
            <w:gridSpan w:val="14"/>
            <w:vMerge/>
            <w:tcBorders>
              <w:top w:val="nil"/>
              <w:left w:val="nil"/>
              <w:bottom w:val="nil"/>
              <w:right w:val="single" w:sz="4" w:space="0" w:color="auto"/>
            </w:tcBorders>
          </w:tcPr>
          <w:p w14:paraId="152F45FE" w14:textId="77777777" w:rsidR="00196A74" w:rsidRPr="008915FD" w:rsidRDefault="00196A74" w:rsidP="00014D98">
            <w:pPr>
              <w:rPr>
                <w:rFonts w:cstheme="minorHAnsi"/>
              </w:rPr>
            </w:pPr>
          </w:p>
        </w:tc>
      </w:tr>
      <w:tr w:rsidR="00196A74" w:rsidRPr="008915FD" w14:paraId="59FF7D5F" w14:textId="77777777" w:rsidTr="00B7667D">
        <w:tc>
          <w:tcPr>
            <w:tcW w:w="1793" w:type="dxa"/>
            <w:gridSpan w:val="6"/>
            <w:tcBorders>
              <w:top w:val="nil"/>
              <w:left w:val="single" w:sz="4" w:space="0" w:color="auto"/>
              <w:bottom w:val="nil"/>
              <w:right w:val="nil"/>
            </w:tcBorders>
          </w:tcPr>
          <w:p w14:paraId="0B8E996A" w14:textId="77777777" w:rsidR="00196A74" w:rsidRPr="008915FD" w:rsidRDefault="00196A74" w:rsidP="00014D98">
            <w:pPr>
              <w:rPr>
                <w:rFonts w:cstheme="minorHAnsi"/>
                <w:b/>
                <w:bCs/>
                <w:sz w:val="20"/>
                <w:szCs w:val="20"/>
              </w:rPr>
            </w:pPr>
            <w:r w:rsidRPr="008915FD">
              <w:rPr>
                <w:rFonts w:cstheme="minorHAnsi"/>
                <w:b/>
                <w:bCs/>
                <w:sz w:val="20"/>
                <w:szCs w:val="20"/>
              </w:rPr>
              <w:t xml:space="preserve">Nama Pemasaran </w:t>
            </w:r>
          </w:p>
        </w:tc>
        <w:tc>
          <w:tcPr>
            <w:tcW w:w="297" w:type="dxa"/>
            <w:gridSpan w:val="2"/>
            <w:tcBorders>
              <w:top w:val="nil"/>
              <w:left w:val="nil"/>
              <w:bottom w:val="nil"/>
              <w:right w:val="nil"/>
            </w:tcBorders>
          </w:tcPr>
          <w:p w14:paraId="78A020DD" w14:textId="77777777" w:rsidR="00196A74" w:rsidRPr="008915FD" w:rsidRDefault="00196A74" w:rsidP="00014D98">
            <w:pPr>
              <w:rPr>
                <w:rFonts w:cstheme="minorHAnsi"/>
                <w:sz w:val="20"/>
                <w:szCs w:val="20"/>
              </w:rPr>
            </w:pPr>
            <w:r w:rsidRPr="008915FD">
              <w:rPr>
                <w:rFonts w:cstheme="minorHAnsi"/>
                <w:sz w:val="20"/>
                <w:szCs w:val="20"/>
              </w:rPr>
              <w:t>:</w:t>
            </w:r>
          </w:p>
        </w:tc>
        <w:tc>
          <w:tcPr>
            <w:tcW w:w="2738" w:type="dxa"/>
            <w:gridSpan w:val="11"/>
            <w:tcBorders>
              <w:top w:val="nil"/>
              <w:left w:val="nil"/>
              <w:bottom w:val="nil"/>
              <w:right w:val="nil"/>
            </w:tcBorders>
          </w:tcPr>
          <w:p w14:paraId="3219C8AE" w14:textId="77777777" w:rsidR="00196A74" w:rsidRPr="008915FD" w:rsidRDefault="00BA48E2" w:rsidP="00014D98">
            <w:pPr>
              <w:rPr>
                <w:rFonts w:cstheme="minorHAnsi"/>
                <w:b/>
                <w:bCs/>
                <w:sz w:val="20"/>
                <w:szCs w:val="20"/>
              </w:rPr>
            </w:pPr>
            <w:r w:rsidRPr="008915FD">
              <w:rPr>
                <w:rFonts w:cstheme="minorHAnsi"/>
                <w:b/>
                <w:bCs/>
                <w:sz w:val="20"/>
                <w:szCs w:val="20"/>
              </w:rPr>
              <w:t>Mega Proteksi Masa Depan</w:t>
            </w:r>
          </w:p>
        </w:tc>
        <w:tc>
          <w:tcPr>
            <w:tcW w:w="805" w:type="dxa"/>
            <w:gridSpan w:val="3"/>
            <w:tcBorders>
              <w:top w:val="nil"/>
              <w:left w:val="nil"/>
              <w:bottom w:val="nil"/>
              <w:right w:val="nil"/>
            </w:tcBorders>
          </w:tcPr>
          <w:p w14:paraId="22348192" w14:textId="77777777" w:rsidR="00196A74" w:rsidRPr="008915FD" w:rsidRDefault="00196A74" w:rsidP="00014D98">
            <w:pPr>
              <w:rPr>
                <w:rFonts w:cstheme="minorHAnsi"/>
              </w:rPr>
            </w:pPr>
          </w:p>
        </w:tc>
        <w:tc>
          <w:tcPr>
            <w:tcW w:w="1241" w:type="dxa"/>
            <w:gridSpan w:val="5"/>
            <w:vMerge/>
            <w:tcBorders>
              <w:top w:val="nil"/>
              <w:left w:val="nil"/>
              <w:bottom w:val="nil"/>
              <w:right w:val="nil"/>
            </w:tcBorders>
          </w:tcPr>
          <w:p w14:paraId="535B8705" w14:textId="77777777" w:rsidR="00196A74" w:rsidRPr="008915FD" w:rsidRDefault="00196A74" w:rsidP="00014D98">
            <w:pPr>
              <w:rPr>
                <w:rFonts w:cstheme="minorHAnsi"/>
              </w:rPr>
            </w:pPr>
          </w:p>
        </w:tc>
        <w:tc>
          <w:tcPr>
            <w:tcW w:w="236" w:type="dxa"/>
            <w:gridSpan w:val="2"/>
            <w:tcBorders>
              <w:top w:val="nil"/>
              <w:left w:val="nil"/>
              <w:bottom w:val="nil"/>
              <w:right w:val="nil"/>
            </w:tcBorders>
          </w:tcPr>
          <w:p w14:paraId="7957A181" w14:textId="77777777" w:rsidR="00196A74" w:rsidRPr="008915FD" w:rsidRDefault="00196A74" w:rsidP="00014D98">
            <w:pPr>
              <w:rPr>
                <w:rFonts w:cstheme="minorHAnsi"/>
              </w:rPr>
            </w:pPr>
          </w:p>
        </w:tc>
        <w:tc>
          <w:tcPr>
            <w:tcW w:w="3960" w:type="dxa"/>
            <w:gridSpan w:val="14"/>
            <w:vMerge/>
            <w:tcBorders>
              <w:top w:val="nil"/>
              <w:left w:val="nil"/>
              <w:bottom w:val="nil"/>
              <w:right w:val="single" w:sz="4" w:space="0" w:color="auto"/>
            </w:tcBorders>
          </w:tcPr>
          <w:p w14:paraId="31DBD823" w14:textId="77777777" w:rsidR="00196A74" w:rsidRPr="008915FD" w:rsidRDefault="00196A74" w:rsidP="00014D98">
            <w:pPr>
              <w:rPr>
                <w:rFonts w:cstheme="minorHAnsi"/>
              </w:rPr>
            </w:pPr>
          </w:p>
        </w:tc>
      </w:tr>
      <w:tr w:rsidR="00196A74" w:rsidRPr="008915FD" w14:paraId="1CC18545" w14:textId="77777777" w:rsidTr="00B7667D">
        <w:tc>
          <w:tcPr>
            <w:tcW w:w="1793" w:type="dxa"/>
            <w:gridSpan w:val="6"/>
            <w:tcBorders>
              <w:top w:val="nil"/>
              <w:left w:val="single" w:sz="4" w:space="0" w:color="auto"/>
              <w:bottom w:val="nil"/>
              <w:right w:val="nil"/>
            </w:tcBorders>
          </w:tcPr>
          <w:p w14:paraId="39798A5E" w14:textId="77777777" w:rsidR="00196A74" w:rsidRPr="008915FD" w:rsidRDefault="00196A74" w:rsidP="00014D98">
            <w:pPr>
              <w:rPr>
                <w:rFonts w:cstheme="minorHAnsi"/>
                <w:b/>
                <w:bCs/>
                <w:sz w:val="20"/>
                <w:szCs w:val="20"/>
              </w:rPr>
            </w:pPr>
            <w:r w:rsidRPr="008915FD">
              <w:rPr>
                <w:rFonts w:cstheme="minorHAnsi"/>
                <w:b/>
                <w:bCs/>
                <w:sz w:val="20"/>
                <w:szCs w:val="20"/>
              </w:rPr>
              <w:t>Mata Uang</w:t>
            </w:r>
          </w:p>
        </w:tc>
        <w:tc>
          <w:tcPr>
            <w:tcW w:w="297" w:type="dxa"/>
            <w:gridSpan w:val="2"/>
            <w:tcBorders>
              <w:top w:val="nil"/>
              <w:left w:val="nil"/>
              <w:bottom w:val="nil"/>
              <w:right w:val="nil"/>
            </w:tcBorders>
          </w:tcPr>
          <w:p w14:paraId="06BDFE5C" w14:textId="77777777" w:rsidR="00196A74" w:rsidRPr="008915FD" w:rsidRDefault="00196A74" w:rsidP="00014D98">
            <w:pPr>
              <w:rPr>
                <w:rFonts w:cstheme="minorHAnsi"/>
                <w:b/>
                <w:sz w:val="20"/>
                <w:szCs w:val="20"/>
              </w:rPr>
            </w:pPr>
            <w:r w:rsidRPr="008915FD">
              <w:rPr>
                <w:rFonts w:cstheme="minorHAnsi"/>
                <w:b/>
                <w:sz w:val="20"/>
                <w:szCs w:val="20"/>
              </w:rPr>
              <w:t>:</w:t>
            </w:r>
          </w:p>
        </w:tc>
        <w:tc>
          <w:tcPr>
            <w:tcW w:w="2738" w:type="dxa"/>
            <w:gridSpan w:val="11"/>
            <w:tcBorders>
              <w:top w:val="nil"/>
              <w:left w:val="nil"/>
              <w:bottom w:val="nil"/>
              <w:right w:val="nil"/>
            </w:tcBorders>
          </w:tcPr>
          <w:p w14:paraId="41D3CA77" w14:textId="77777777" w:rsidR="00196A74" w:rsidRPr="008915FD" w:rsidRDefault="00196A74" w:rsidP="00014D98">
            <w:pPr>
              <w:rPr>
                <w:rFonts w:cstheme="minorHAnsi"/>
                <w:sz w:val="20"/>
                <w:szCs w:val="20"/>
              </w:rPr>
            </w:pPr>
            <w:r w:rsidRPr="008915FD">
              <w:rPr>
                <w:rFonts w:cstheme="minorHAnsi"/>
                <w:sz w:val="20"/>
                <w:szCs w:val="20"/>
              </w:rPr>
              <w:t>Rupiah (Rp)</w:t>
            </w:r>
          </w:p>
        </w:tc>
        <w:tc>
          <w:tcPr>
            <w:tcW w:w="805" w:type="dxa"/>
            <w:gridSpan w:val="3"/>
            <w:tcBorders>
              <w:top w:val="nil"/>
              <w:left w:val="nil"/>
              <w:bottom w:val="nil"/>
              <w:right w:val="nil"/>
            </w:tcBorders>
          </w:tcPr>
          <w:p w14:paraId="750B1629" w14:textId="77777777" w:rsidR="00196A74" w:rsidRPr="008915FD" w:rsidRDefault="00196A74" w:rsidP="00014D98">
            <w:pPr>
              <w:rPr>
                <w:rFonts w:cstheme="minorHAnsi"/>
              </w:rPr>
            </w:pPr>
          </w:p>
        </w:tc>
        <w:tc>
          <w:tcPr>
            <w:tcW w:w="1241" w:type="dxa"/>
            <w:gridSpan w:val="5"/>
            <w:vMerge/>
            <w:tcBorders>
              <w:top w:val="nil"/>
              <w:left w:val="nil"/>
              <w:bottom w:val="nil"/>
              <w:right w:val="nil"/>
            </w:tcBorders>
          </w:tcPr>
          <w:p w14:paraId="455E286B" w14:textId="77777777" w:rsidR="00196A74" w:rsidRPr="008915FD" w:rsidRDefault="00196A74" w:rsidP="00014D98">
            <w:pPr>
              <w:rPr>
                <w:rFonts w:cstheme="minorHAnsi"/>
              </w:rPr>
            </w:pPr>
          </w:p>
        </w:tc>
        <w:tc>
          <w:tcPr>
            <w:tcW w:w="236" w:type="dxa"/>
            <w:gridSpan w:val="2"/>
            <w:tcBorders>
              <w:top w:val="nil"/>
              <w:left w:val="nil"/>
              <w:bottom w:val="nil"/>
              <w:right w:val="nil"/>
            </w:tcBorders>
          </w:tcPr>
          <w:p w14:paraId="48415EB9" w14:textId="77777777" w:rsidR="00196A74" w:rsidRPr="008915FD" w:rsidRDefault="00196A74" w:rsidP="00014D98">
            <w:pPr>
              <w:rPr>
                <w:rFonts w:cstheme="minorHAnsi"/>
              </w:rPr>
            </w:pPr>
          </w:p>
        </w:tc>
        <w:tc>
          <w:tcPr>
            <w:tcW w:w="3960" w:type="dxa"/>
            <w:gridSpan w:val="14"/>
            <w:vMerge/>
            <w:tcBorders>
              <w:top w:val="nil"/>
              <w:left w:val="nil"/>
              <w:bottom w:val="nil"/>
              <w:right w:val="single" w:sz="4" w:space="0" w:color="auto"/>
            </w:tcBorders>
          </w:tcPr>
          <w:p w14:paraId="0EDBAE7C" w14:textId="77777777" w:rsidR="00196A74" w:rsidRPr="008915FD" w:rsidRDefault="00196A74" w:rsidP="00014D98">
            <w:pPr>
              <w:rPr>
                <w:rFonts w:cstheme="minorHAnsi"/>
              </w:rPr>
            </w:pPr>
          </w:p>
        </w:tc>
      </w:tr>
      <w:tr w:rsidR="00196A74" w:rsidRPr="008915FD" w14:paraId="0DBB30A8" w14:textId="77777777" w:rsidTr="00B7667D">
        <w:tc>
          <w:tcPr>
            <w:tcW w:w="1793" w:type="dxa"/>
            <w:gridSpan w:val="6"/>
            <w:tcBorders>
              <w:top w:val="nil"/>
              <w:left w:val="single" w:sz="4" w:space="0" w:color="auto"/>
              <w:bottom w:val="nil"/>
              <w:right w:val="nil"/>
            </w:tcBorders>
          </w:tcPr>
          <w:p w14:paraId="472260B6" w14:textId="77777777" w:rsidR="00196A74" w:rsidRPr="008915FD" w:rsidRDefault="00196A74" w:rsidP="00014D98">
            <w:pPr>
              <w:rPr>
                <w:rFonts w:cstheme="minorHAnsi"/>
                <w:b/>
                <w:bCs/>
                <w:sz w:val="20"/>
                <w:szCs w:val="20"/>
              </w:rPr>
            </w:pPr>
            <w:r w:rsidRPr="008915FD">
              <w:rPr>
                <w:rFonts w:cstheme="minorHAnsi"/>
                <w:b/>
                <w:bCs/>
                <w:sz w:val="20"/>
                <w:szCs w:val="20"/>
              </w:rPr>
              <w:t>Jenis Produk</w:t>
            </w:r>
          </w:p>
        </w:tc>
        <w:tc>
          <w:tcPr>
            <w:tcW w:w="297" w:type="dxa"/>
            <w:gridSpan w:val="2"/>
            <w:tcBorders>
              <w:top w:val="nil"/>
              <w:left w:val="nil"/>
              <w:bottom w:val="nil"/>
              <w:right w:val="nil"/>
            </w:tcBorders>
          </w:tcPr>
          <w:p w14:paraId="0CE50C3F" w14:textId="77777777" w:rsidR="00196A74" w:rsidRPr="008915FD" w:rsidRDefault="00196A74" w:rsidP="00014D98">
            <w:pPr>
              <w:jc w:val="left"/>
              <w:rPr>
                <w:rFonts w:cstheme="minorHAnsi"/>
                <w:b/>
                <w:sz w:val="20"/>
                <w:szCs w:val="20"/>
              </w:rPr>
            </w:pPr>
            <w:r w:rsidRPr="008915FD">
              <w:rPr>
                <w:rFonts w:cstheme="minorHAnsi"/>
                <w:b/>
                <w:sz w:val="20"/>
                <w:szCs w:val="20"/>
              </w:rPr>
              <w:t>:</w:t>
            </w:r>
          </w:p>
        </w:tc>
        <w:tc>
          <w:tcPr>
            <w:tcW w:w="2738" w:type="dxa"/>
            <w:gridSpan w:val="11"/>
            <w:tcBorders>
              <w:top w:val="nil"/>
              <w:left w:val="nil"/>
              <w:bottom w:val="nil"/>
              <w:right w:val="nil"/>
            </w:tcBorders>
          </w:tcPr>
          <w:p w14:paraId="4A139677" w14:textId="77777777" w:rsidR="00196A74" w:rsidRPr="008915FD" w:rsidRDefault="00196A74" w:rsidP="00014D98">
            <w:pPr>
              <w:jc w:val="left"/>
              <w:rPr>
                <w:rFonts w:cstheme="minorHAnsi"/>
                <w:sz w:val="20"/>
                <w:szCs w:val="20"/>
              </w:rPr>
            </w:pPr>
            <w:r w:rsidRPr="008915FD">
              <w:rPr>
                <w:rFonts w:cstheme="minorHAnsi"/>
                <w:sz w:val="20"/>
                <w:szCs w:val="20"/>
              </w:rPr>
              <w:t xml:space="preserve">Asuransi Jiwa </w:t>
            </w:r>
            <w:r w:rsidR="00BA48E2" w:rsidRPr="008915FD">
              <w:rPr>
                <w:rFonts w:cstheme="minorHAnsi"/>
                <w:sz w:val="20"/>
                <w:szCs w:val="20"/>
              </w:rPr>
              <w:t>Dwiguna</w:t>
            </w:r>
          </w:p>
        </w:tc>
        <w:tc>
          <w:tcPr>
            <w:tcW w:w="805" w:type="dxa"/>
            <w:gridSpan w:val="3"/>
            <w:tcBorders>
              <w:top w:val="nil"/>
              <w:left w:val="nil"/>
              <w:bottom w:val="nil"/>
              <w:right w:val="nil"/>
            </w:tcBorders>
          </w:tcPr>
          <w:p w14:paraId="6C803B4E" w14:textId="77777777" w:rsidR="00196A74" w:rsidRPr="008915FD" w:rsidRDefault="00196A74" w:rsidP="00014D98">
            <w:pPr>
              <w:rPr>
                <w:rFonts w:cstheme="minorHAnsi"/>
              </w:rPr>
            </w:pPr>
          </w:p>
        </w:tc>
        <w:tc>
          <w:tcPr>
            <w:tcW w:w="1241" w:type="dxa"/>
            <w:gridSpan w:val="5"/>
            <w:vMerge/>
            <w:tcBorders>
              <w:top w:val="nil"/>
              <w:left w:val="nil"/>
              <w:bottom w:val="nil"/>
              <w:right w:val="nil"/>
            </w:tcBorders>
          </w:tcPr>
          <w:p w14:paraId="0E7004A4" w14:textId="77777777" w:rsidR="00196A74" w:rsidRPr="008915FD" w:rsidRDefault="00196A74" w:rsidP="00014D98">
            <w:pPr>
              <w:rPr>
                <w:rFonts w:cstheme="minorHAnsi"/>
              </w:rPr>
            </w:pPr>
          </w:p>
        </w:tc>
        <w:tc>
          <w:tcPr>
            <w:tcW w:w="236" w:type="dxa"/>
            <w:gridSpan w:val="2"/>
            <w:tcBorders>
              <w:top w:val="nil"/>
              <w:left w:val="nil"/>
              <w:bottom w:val="nil"/>
              <w:right w:val="nil"/>
            </w:tcBorders>
          </w:tcPr>
          <w:p w14:paraId="7A6ED13B" w14:textId="77777777" w:rsidR="00196A74" w:rsidRPr="008915FD" w:rsidRDefault="00196A74" w:rsidP="00014D98">
            <w:pPr>
              <w:rPr>
                <w:rFonts w:cstheme="minorHAnsi"/>
              </w:rPr>
            </w:pPr>
          </w:p>
        </w:tc>
        <w:tc>
          <w:tcPr>
            <w:tcW w:w="3960" w:type="dxa"/>
            <w:gridSpan w:val="14"/>
            <w:vMerge/>
            <w:tcBorders>
              <w:top w:val="nil"/>
              <w:left w:val="nil"/>
              <w:bottom w:val="nil"/>
              <w:right w:val="single" w:sz="4" w:space="0" w:color="auto"/>
            </w:tcBorders>
          </w:tcPr>
          <w:p w14:paraId="085DB37B" w14:textId="77777777" w:rsidR="00196A74" w:rsidRPr="008915FD" w:rsidRDefault="00196A74" w:rsidP="00014D98">
            <w:pPr>
              <w:rPr>
                <w:rFonts w:cstheme="minorHAnsi"/>
              </w:rPr>
            </w:pPr>
          </w:p>
        </w:tc>
      </w:tr>
      <w:tr w:rsidR="00196A74" w:rsidRPr="008915FD" w14:paraId="49515332" w14:textId="77777777" w:rsidTr="00B7667D">
        <w:tc>
          <w:tcPr>
            <w:tcW w:w="1793" w:type="dxa"/>
            <w:gridSpan w:val="6"/>
            <w:tcBorders>
              <w:top w:val="nil"/>
              <w:left w:val="single" w:sz="4" w:space="0" w:color="auto"/>
              <w:bottom w:val="single" w:sz="4" w:space="0" w:color="auto"/>
              <w:right w:val="nil"/>
            </w:tcBorders>
          </w:tcPr>
          <w:p w14:paraId="61464EA2" w14:textId="77777777" w:rsidR="00196A74" w:rsidRPr="008915FD" w:rsidRDefault="00196A74" w:rsidP="00014D98">
            <w:pPr>
              <w:rPr>
                <w:rFonts w:cstheme="minorHAnsi"/>
                <w:b/>
                <w:bCs/>
              </w:rPr>
            </w:pPr>
          </w:p>
        </w:tc>
        <w:tc>
          <w:tcPr>
            <w:tcW w:w="297" w:type="dxa"/>
            <w:gridSpan w:val="2"/>
            <w:tcBorders>
              <w:top w:val="nil"/>
              <w:left w:val="nil"/>
              <w:bottom w:val="single" w:sz="4" w:space="0" w:color="auto"/>
              <w:right w:val="nil"/>
            </w:tcBorders>
          </w:tcPr>
          <w:p w14:paraId="61438021" w14:textId="77777777" w:rsidR="00196A74" w:rsidRPr="008915FD" w:rsidRDefault="00196A74" w:rsidP="00014D98">
            <w:pPr>
              <w:jc w:val="left"/>
              <w:rPr>
                <w:rFonts w:cstheme="minorHAnsi"/>
                <w:b/>
              </w:rPr>
            </w:pPr>
          </w:p>
        </w:tc>
        <w:tc>
          <w:tcPr>
            <w:tcW w:w="2738" w:type="dxa"/>
            <w:gridSpan w:val="11"/>
            <w:tcBorders>
              <w:top w:val="nil"/>
              <w:left w:val="nil"/>
              <w:bottom w:val="single" w:sz="4" w:space="0" w:color="auto"/>
              <w:right w:val="nil"/>
            </w:tcBorders>
          </w:tcPr>
          <w:p w14:paraId="759765AD" w14:textId="77777777" w:rsidR="00196A74" w:rsidRPr="008915FD" w:rsidRDefault="00196A74" w:rsidP="00014D98">
            <w:pPr>
              <w:jc w:val="left"/>
              <w:rPr>
                <w:rFonts w:cstheme="minorHAnsi"/>
                <w:b/>
              </w:rPr>
            </w:pPr>
          </w:p>
        </w:tc>
        <w:tc>
          <w:tcPr>
            <w:tcW w:w="805" w:type="dxa"/>
            <w:gridSpan w:val="3"/>
            <w:tcBorders>
              <w:top w:val="nil"/>
              <w:left w:val="nil"/>
              <w:bottom w:val="single" w:sz="4" w:space="0" w:color="auto"/>
              <w:right w:val="nil"/>
            </w:tcBorders>
          </w:tcPr>
          <w:p w14:paraId="4C248912" w14:textId="77777777" w:rsidR="00196A74" w:rsidRPr="008915FD" w:rsidRDefault="00196A74" w:rsidP="00014D98">
            <w:pPr>
              <w:rPr>
                <w:rFonts w:cstheme="minorHAnsi"/>
              </w:rPr>
            </w:pPr>
          </w:p>
        </w:tc>
        <w:tc>
          <w:tcPr>
            <w:tcW w:w="1241" w:type="dxa"/>
            <w:gridSpan w:val="5"/>
            <w:tcBorders>
              <w:top w:val="nil"/>
              <w:left w:val="nil"/>
              <w:bottom w:val="single" w:sz="4" w:space="0" w:color="auto"/>
              <w:right w:val="nil"/>
            </w:tcBorders>
          </w:tcPr>
          <w:p w14:paraId="30AB4EAF" w14:textId="77777777" w:rsidR="00196A74" w:rsidRPr="008915FD" w:rsidRDefault="00196A74" w:rsidP="00014D98">
            <w:pPr>
              <w:rPr>
                <w:rFonts w:cstheme="minorHAnsi"/>
              </w:rPr>
            </w:pPr>
          </w:p>
        </w:tc>
        <w:tc>
          <w:tcPr>
            <w:tcW w:w="236" w:type="dxa"/>
            <w:gridSpan w:val="2"/>
            <w:tcBorders>
              <w:top w:val="nil"/>
              <w:left w:val="nil"/>
              <w:bottom w:val="single" w:sz="4" w:space="0" w:color="auto"/>
              <w:right w:val="nil"/>
            </w:tcBorders>
          </w:tcPr>
          <w:p w14:paraId="36F64C91" w14:textId="77777777" w:rsidR="00196A74" w:rsidRPr="008915FD" w:rsidRDefault="00196A74" w:rsidP="00014D98">
            <w:pPr>
              <w:rPr>
                <w:rFonts w:cstheme="minorHAnsi"/>
              </w:rPr>
            </w:pPr>
          </w:p>
        </w:tc>
        <w:tc>
          <w:tcPr>
            <w:tcW w:w="3960" w:type="dxa"/>
            <w:gridSpan w:val="14"/>
            <w:tcBorders>
              <w:top w:val="nil"/>
              <w:left w:val="nil"/>
              <w:bottom w:val="single" w:sz="4" w:space="0" w:color="auto"/>
              <w:right w:val="single" w:sz="4" w:space="0" w:color="auto"/>
            </w:tcBorders>
          </w:tcPr>
          <w:p w14:paraId="21E42AF9" w14:textId="77777777" w:rsidR="00196A74" w:rsidRPr="008915FD" w:rsidRDefault="00196A74" w:rsidP="00014D98">
            <w:pPr>
              <w:rPr>
                <w:rFonts w:cstheme="minorHAnsi"/>
              </w:rPr>
            </w:pPr>
          </w:p>
        </w:tc>
      </w:tr>
      <w:tr w:rsidR="00196A74" w:rsidRPr="008915FD" w14:paraId="7E461F2C" w14:textId="77777777" w:rsidTr="006B2460">
        <w:trPr>
          <w:trHeight w:val="350"/>
        </w:trPr>
        <w:tc>
          <w:tcPr>
            <w:tcW w:w="11070" w:type="dxa"/>
            <w:gridSpan w:val="43"/>
            <w:tcBorders>
              <w:top w:val="single" w:sz="4" w:space="0" w:color="auto"/>
              <w:bottom w:val="single" w:sz="4" w:space="0" w:color="auto"/>
            </w:tcBorders>
            <w:shd w:val="clear" w:color="auto" w:fill="000000" w:themeFill="text1"/>
            <w:vAlign w:val="center"/>
          </w:tcPr>
          <w:p w14:paraId="4FF17C9B" w14:textId="77777777" w:rsidR="00196A74" w:rsidRPr="008915FD" w:rsidRDefault="00196A74" w:rsidP="00014D98">
            <w:pPr>
              <w:jc w:val="center"/>
              <w:rPr>
                <w:rFonts w:cstheme="minorHAnsi"/>
                <w:b/>
                <w:bCs/>
                <w:sz w:val="20"/>
                <w:szCs w:val="20"/>
              </w:rPr>
            </w:pPr>
            <w:r w:rsidRPr="008915FD">
              <w:rPr>
                <w:rFonts w:cstheme="minorHAnsi"/>
                <w:b/>
                <w:bCs/>
                <w:sz w:val="20"/>
                <w:szCs w:val="20"/>
              </w:rPr>
              <w:t>Fitur Utama Asuransi Jiwa</w:t>
            </w:r>
          </w:p>
        </w:tc>
      </w:tr>
      <w:tr w:rsidR="00196A74" w:rsidRPr="008915FD" w14:paraId="08D8211C" w14:textId="77777777" w:rsidTr="004D1F3A">
        <w:tc>
          <w:tcPr>
            <w:tcW w:w="1793" w:type="dxa"/>
            <w:gridSpan w:val="6"/>
            <w:tcBorders>
              <w:top w:val="single" w:sz="4" w:space="0" w:color="auto"/>
              <w:left w:val="single" w:sz="4" w:space="0" w:color="auto"/>
              <w:bottom w:val="nil"/>
              <w:right w:val="nil"/>
            </w:tcBorders>
          </w:tcPr>
          <w:p w14:paraId="6326C528" w14:textId="77777777" w:rsidR="00196A74" w:rsidRPr="008915FD" w:rsidRDefault="00196A74" w:rsidP="00014D98">
            <w:pPr>
              <w:rPr>
                <w:rFonts w:cstheme="minorHAnsi"/>
              </w:rPr>
            </w:pPr>
          </w:p>
        </w:tc>
        <w:tc>
          <w:tcPr>
            <w:tcW w:w="297" w:type="dxa"/>
            <w:gridSpan w:val="2"/>
            <w:tcBorders>
              <w:top w:val="single" w:sz="4" w:space="0" w:color="auto"/>
              <w:left w:val="nil"/>
              <w:bottom w:val="nil"/>
              <w:right w:val="nil"/>
            </w:tcBorders>
          </w:tcPr>
          <w:p w14:paraId="61667834" w14:textId="77777777" w:rsidR="00196A74" w:rsidRPr="008915FD" w:rsidRDefault="00196A74" w:rsidP="00014D98">
            <w:pPr>
              <w:rPr>
                <w:rFonts w:cstheme="minorHAnsi"/>
              </w:rPr>
            </w:pPr>
          </w:p>
        </w:tc>
        <w:tc>
          <w:tcPr>
            <w:tcW w:w="2738" w:type="dxa"/>
            <w:gridSpan w:val="11"/>
            <w:tcBorders>
              <w:top w:val="single" w:sz="4" w:space="0" w:color="auto"/>
              <w:left w:val="nil"/>
              <w:bottom w:val="nil"/>
              <w:right w:val="nil"/>
            </w:tcBorders>
          </w:tcPr>
          <w:p w14:paraId="331E5994" w14:textId="77777777" w:rsidR="00196A74" w:rsidRPr="008915FD" w:rsidRDefault="00196A74" w:rsidP="00014D98">
            <w:pPr>
              <w:rPr>
                <w:rFonts w:cstheme="minorHAnsi"/>
              </w:rPr>
            </w:pPr>
          </w:p>
        </w:tc>
        <w:tc>
          <w:tcPr>
            <w:tcW w:w="805" w:type="dxa"/>
            <w:gridSpan w:val="3"/>
            <w:tcBorders>
              <w:top w:val="single" w:sz="4" w:space="0" w:color="auto"/>
              <w:left w:val="nil"/>
              <w:bottom w:val="nil"/>
              <w:right w:val="nil"/>
            </w:tcBorders>
          </w:tcPr>
          <w:p w14:paraId="2E5F51D1" w14:textId="77777777" w:rsidR="00196A74" w:rsidRPr="008915FD" w:rsidRDefault="00196A74" w:rsidP="00014D98">
            <w:pPr>
              <w:rPr>
                <w:rFonts w:cstheme="minorHAnsi"/>
              </w:rPr>
            </w:pPr>
          </w:p>
        </w:tc>
        <w:tc>
          <w:tcPr>
            <w:tcW w:w="1241" w:type="dxa"/>
            <w:gridSpan w:val="5"/>
            <w:tcBorders>
              <w:top w:val="single" w:sz="4" w:space="0" w:color="auto"/>
              <w:left w:val="nil"/>
              <w:bottom w:val="nil"/>
              <w:right w:val="nil"/>
            </w:tcBorders>
          </w:tcPr>
          <w:p w14:paraId="19D28A9B" w14:textId="77777777" w:rsidR="00196A74" w:rsidRPr="008915FD" w:rsidRDefault="00196A74" w:rsidP="00014D98">
            <w:pPr>
              <w:rPr>
                <w:rFonts w:cstheme="minorHAnsi"/>
              </w:rPr>
            </w:pPr>
          </w:p>
        </w:tc>
        <w:tc>
          <w:tcPr>
            <w:tcW w:w="236" w:type="dxa"/>
            <w:gridSpan w:val="2"/>
            <w:tcBorders>
              <w:top w:val="single" w:sz="4" w:space="0" w:color="auto"/>
              <w:left w:val="nil"/>
              <w:bottom w:val="nil"/>
              <w:right w:val="nil"/>
            </w:tcBorders>
          </w:tcPr>
          <w:p w14:paraId="3D1C2151" w14:textId="77777777" w:rsidR="00196A74" w:rsidRPr="008915FD" w:rsidRDefault="00196A74" w:rsidP="00014D98">
            <w:pPr>
              <w:rPr>
                <w:rFonts w:cstheme="minorHAnsi"/>
              </w:rPr>
            </w:pPr>
          </w:p>
        </w:tc>
        <w:tc>
          <w:tcPr>
            <w:tcW w:w="3960" w:type="dxa"/>
            <w:gridSpan w:val="14"/>
            <w:tcBorders>
              <w:top w:val="single" w:sz="4" w:space="0" w:color="auto"/>
              <w:left w:val="nil"/>
              <w:bottom w:val="nil"/>
              <w:right w:val="single" w:sz="4" w:space="0" w:color="auto"/>
            </w:tcBorders>
          </w:tcPr>
          <w:p w14:paraId="7B37056D" w14:textId="77777777" w:rsidR="00196A74" w:rsidRPr="008915FD" w:rsidRDefault="00196A74" w:rsidP="00014D98">
            <w:pPr>
              <w:rPr>
                <w:rFonts w:cstheme="minorHAnsi"/>
              </w:rPr>
            </w:pPr>
          </w:p>
        </w:tc>
      </w:tr>
      <w:tr w:rsidR="00196A74" w:rsidRPr="008915FD" w14:paraId="3E916745" w14:textId="77777777" w:rsidTr="006B2460">
        <w:tc>
          <w:tcPr>
            <w:tcW w:w="2820" w:type="dxa"/>
            <w:gridSpan w:val="11"/>
            <w:tcBorders>
              <w:top w:val="nil"/>
              <w:left w:val="single" w:sz="4" w:space="0" w:color="auto"/>
              <w:bottom w:val="nil"/>
              <w:right w:val="single" w:sz="4" w:space="0" w:color="auto"/>
            </w:tcBorders>
          </w:tcPr>
          <w:p w14:paraId="667AE20C" w14:textId="77777777" w:rsidR="00196A74" w:rsidRPr="008915FD" w:rsidRDefault="00196A74" w:rsidP="00014D98">
            <w:pPr>
              <w:rPr>
                <w:rFonts w:cstheme="minorHAnsi"/>
                <w:sz w:val="20"/>
                <w:szCs w:val="20"/>
              </w:rPr>
            </w:pPr>
            <w:r w:rsidRPr="008915FD">
              <w:rPr>
                <w:rFonts w:cstheme="minorHAnsi"/>
                <w:sz w:val="20"/>
                <w:szCs w:val="20"/>
              </w:rPr>
              <w:t>Usia Masuk*</w:t>
            </w:r>
          </w:p>
        </w:tc>
        <w:tc>
          <w:tcPr>
            <w:tcW w:w="7890" w:type="dxa"/>
            <w:gridSpan w:val="31"/>
            <w:tcBorders>
              <w:top w:val="single" w:sz="4" w:space="0" w:color="auto"/>
              <w:left w:val="single" w:sz="4" w:space="0" w:color="auto"/>
              <w:bottom w:val="single" w:sz="4" w:space="0" w:color="auto"/>
              <w:right w:val="single" w:sz="4" w:space="0" w:color="auto"/>
            </w:tcBorders>
          </w:tcPr>
          <w:p w14:paraId="133ECD04" w14:textId="5E0960AD" w:rsidR="00191402" w:rsidRPr="008915FD" w:rsidRDefault="00191402" w:rsidP="00014D98">
            <w:pPr>
              <w:rPr>
                <w:rFonts w:cstheme="minorHAnsi"/>
                <w:sz w:val="20"/>
                <w:szCs w:val="20"/>
              </w:rPr>
            </w:pPr>
            <w:del w:id="12" w:author="Indria Mukti Efayanti" w:date="2025-01-06T23:06:00Z" w16du:dateUtc="2025-01-06T16:06:00Z">
              <w:r w:rsidRPr="007B5EE3" w:rsidDel="00303C9C">
                <w:rPr>
                  <w:rFonts w:cstheme="minorHAnsi"/>
                  <w:i/>
                  <w:iCs/>
                  <w:color w:val="5B9BD5" w:themeColor="accent5"/>
                  <w:sz w:val="20"/>
                  <w:szCs w:val="20"/>
                  <w:highlight w:val="yellow"/>
                  <w:rPrChange w:id="13" w:author="Erick Hizkia Pangihutan Marbun" w:date="2026-07-01T13:07:00Z" w16du:dateUtc="2026-07-01T06:07:00Z">
                    <w:rPr>
                      <w:rFonts w:cstheme="minorHAnsi"/>
                      <w:i/>
                      <w:iCs/>
                      <w:color w:val="4472C4" w:themeColor="accent1"/>
                      <w:sz w:val="20"/>
                      <w:szCs w:val="20"/>
                    </w:rPr>
                  </w:rPrChange>
                </w:rPr>
                <w:delText>&lt;InsuredAge&gt;</w:delText>
              </w:r>
            </w:del>
            <w:ins w:id="14" w:author="Erick Hizkia Pangihutan Marbun" w:date="2026-07-01T13:07:00Z" w16du:dateUtc="2026-07-01T06:07:00Z">
              <w:r w:rsidR="007B5EE3" w:rsidRPr="007B5EE3">
                <w:rPr>
                  <w:rFonts w:cstheme="minorHAnsi"/>
                  <w:i/>
                  <w:iCs/>
                  <w:color w:val="5B9BD5" w:themeColor="accent5"/>
                  <w:sz w:val="20"/>
                  <w:szCs w:val="20"/>
                  <w:highlight w:val="yellow"/>
                  <w:rPrChange w:id="15" w:author="Erick Hizkia Pangihutan Marbun" w:date="2026-07-01T13:07:00Z" w16du:dateUtc="2026-07-01T06:07:00Z">
                    <w:rPr>
                      <w:rFonts w:cstheme="minorHAnsi"/>
                      <w:sz w:val="20"/>
                      <w:szCs w:val="20"/>
                    </w:rPr>
                  </w:rPrChange>
                </w:rPr>
                <w:t>&lt;age of insured&gt;</w:t>
              </w:r>
            </w:ins>
            <w:ins w:id="16" w:author="Indria Mukti Efayanti" w:date="2025-01-06T23:06:00Z" w16du:dateUtc="2025-01-06T16:06:00Z">
              <w:del w:id="17" w:author="Erick Hizkia Pangihutan Marbun" w:date="2026-07-01T13:07:00Z" w16du:dateUtc="2026-07-01T06:07:00Z">
                <w:r w:rsidR="00303C9C" w:rsidRPr="008915FD" w:rsidDel="007B5EE3">
                  <w:rPr>
                    <w:rFonts w:cstheme="minorHAnsi"/>
                    <w:sz w:val="20"/>
                    <w:szCs w:val="20"/>
                    <w:rPrChange w:id="18" w:author="Indria Mukti Efayanti" w:date="2025-04-25T17:01:00Z" w16du:dateUtc="2025-04-25T10:01:00Z">
                      <w:rPr>
                        <w:rFonts w:cstheme="minorHAnsi"/>
                        <w:i/>
                        <w:iCs/>
                        <w:color w:val="4472C4" w:themeColor="accent1"/>
                        <w:sz w:val="20"/>
                        <w:szCs w:val="20"/>
                      </w:rPr>
                    </w:rPrChange>
                  </w:rPr>
                  <w:delText>35</w:delText>
                </w:r>
              </w:del>
            </w:ins>
            <w:r w:rsidRPr="008915FD">
              <w:rPr>
                <w:rFonts w:cstheme="minorHAnsi"/>
                <w:sz w:val="20"/>
                <w:szCs w:val="20"/>
              </w:rPr>
              <w:t xml:space="preserve"> tahun</w:t>
            </w:r>
          </w:p>
          <w:p w14:paraId="6B4BC015" w14:textId="77777777" w:rsidR="00196A74" w:rsidRPr="008915FD" w:rsidRDefault="00196A74" w:rsidP="00014D98">
            <w:pPr>
              <w:rPr>
                <w:rFonts w:cstheme="minorHAnsi"/>
                <w:i/>
                <w:iCs/>
                <w:sz w:val="14"/>
                <w:szCs w:val="14"/>
              </w:rPr>
            </w:pPr>
            <w:r w:rsidRPr="008915FD">
              <w:rPr>
                <w:rFonts w:cstheme="minorHAnsi"/>
                <w:i/>
                <w:iCs/>
                <w:sz w:val="14"/>
                <w:szCs w:val="14"/>
              </w:rPr>
              <w:t xml:space="preserve">*Perhitungan </w:t>
            </w:r>
            <w:r w:rsidR="001D3975" w:rsidRPr="001D3975">
              <w:rPr>
                <w:rFonts w:cstheme="minorHAnsi"/>
                <w:i/>
                <w:iCs/>
                <w:sz w:val="14"/>
                <w:szCs w:val="14"/>
                <w:highlight w:val="green"/>
                <w:rPrChange w:id="19" w:author="Aswin Nabila" w:date="2026-03-30T17:01:00Z" w16du:dateUtc="2026-03-30T10:01:00Z">
                  <w:rPr>
                    <w:rFonts w:cstheme="minorHAnsi"/>
                    <w:i/>
                    <w:iCs/>
                    <w:sz w:val="14"/>
                    <w:szCs w:val="14"/>
                  </w:rPr>
                </w:rPrChange>
              </w:rPr>
              <w:t>U</w:t>
            </w:r>
            <w:r w:rsidRPr="008915FD">
              <w:rPr>
                <w:rFonts w:cstheme="minorHAnsi"/>
                <w:i/>
                <w:iCs/>
                <w:sz w:val="14"/>
                <w:szCs w:val="14"/>
              </w:rPr>
              <w:t xml:space="preserve">sia menggunakan metode </w:t>
            </w:r>
            <w:r w:rsidR="001D3975" w:rsidRPr="001D3975">
              <w:rPr>
                <w:rFonts w:cstheme="minorHAnsi"/>
                <w:i/>
                <w:iCs/>
                <w:sz w:val="14"/>
                <w:szCs w:val="14"/>
                <w:highlight w:val="green"/>
                <w:rPrChange w:id="20" w:author="Aswin Nabila" w:date="2026-03-30T17:01:00Z" w16du:dateUtc="2026-03-30T10:01:00Z">
                  <w:rPr>
                    <w:rFonts w:cstheme="minorHAnsi"/>
                    <w:i/>
                    <w:iCs/>
                    <w:sz w:val="14"/>
                    <w:szCs w:val="14"/>
                  </w:rPr>
                </w:rPrChange>
              </w:rPr>
              <w:t>U</w:t>
            </w:r>
            <w:r w:rsidR="001D3975" w:rsidRPr="008915FD">
              <w:rPr>
                <w:rFonts w:cstheme="minorHAnsi"/>
                <w:i/>
                <w:iCs/>
                <w:sz w:val="14"/>
                <w:szCs w:val="14"/>
              </w:rPr>
              <w:t xml:space="preserve">lang </w:t>
            </w:r>
            <w:r w:rsidR="001D3975" w:rsidRPr="001D3975">
              <w:rPr>
                <w:rFonts w:cstheme="minorHAnsi"/>
                <w:i/>
                <w:iCs/>
                <w:sz w:val="14"/>
                <w:szCs w:val="14"/>
                <w:highlight w:val="green"/>
                <w:rPrChange w:id="21" w:author="Aswin Nabila" w:date="2026-03-30T17:01:00Z" w16du:dateUtc="2026-03-30T10:01:00Z">
                  <w:rPr>
                    <w:rFonts w:cstheme="minorHAnsi"/>
                    <w:i/>
                    <w:iCs/>
                    <w:sz w:val="14"/>
                    <w:szCs w:val="14"/>
                  </w:rPr>
                </w:rPrChange>
              </w:rPr>
              <w:t>T</w:t>
            </w:r>
            <w:r w:rsidR="001D3975" w:rsidRPr="008915FD">
              <w:rPr>
                <w:rFonts w:cstheme="minorHAnsi"/>
                <w:i/>
                <w:iCs/>
                <w:sz w:val="14"/>
                <w:szCs w:val="14"/>
              </w:rPr>
              <w:t xml:space="preserve">ahun </w:t>
            </w:r>
            <w:r w:rsidRPr="008915FD">
              <w:rPr>
                <w:rFonts w:cstheme="minorHAnsi"/>
                <w:i/>
                <w:iCs/>
                <w:sz w:val="14"/>
                <w:szCs w:val="14"/>
              </w:rPr>
              <w:t>terdekat (nearest birthday).</w:t>
            </w:r>
          </w:p>
        </w:tc>
        <w:tc>
          <w:tcPr>
            <w:tcW w:w="360" w:type="dxa"/>
            <w:tcBorders>
              <w:top w:val="nil"/>
              <w:left w:val="single" w:sz="4" w:space="0" w:color="auto"/>
              <w:bottom w:val="nil"/>
              <w:right w:val="single" w:sz="4" w:space="0" w:color="auto"/>
            </w:tcBorders>
          </w:tcPr>
          <w:p w14:paraId="5414D738" w14:textId="77777777" w:rsidR="00196A74" w:rsidRPr="008915FD" w:rsidRDefault="00196A74" w:rsidP="00014D98">
            <w:pPr>
              <w:ind w:firstLine="720"/>
              <w:rPr>
                <w:rFonts w:cstheme="minorHAnsi"/>
              </w:rPr>
            </w:pPr>
          </w:p>
        </w:tc>
      </w:tr>
      <w:tr w:rsidR="00196A74" w:rsidRPr="008915FD" w14:paraId="1F958632" w14:textId="77777777" w:rsidTr="004D1F3A">
        <w:tc>
          <w:tcPr>
            <w:tcW w:w="1793" w:type="dxa"/>
            <w:gridSpan w:val="6"/>
            <w:tcBorders>
              <w:top w:val="nil"/>
              <w:left w:val="single" w:sz="4" w:space="0" w:color="auto"/>
              <w:bottom w:val="nil"/>
              <w:right w:val="nil"/>
            </w:tcBorders>
          </w:tcPr>
          <w:p w14:paraId="6B33996E" w14:textId="77777777" w:rsidR="00196A74" w:rsidRPr="008915FD" w:rsidRDefault="00196A74" w:rsidP="00014D98">
            <w:pPr>
              <w:rPr>
                <w:rFonts w:cstheme="minorHAnsi"/>
                <w:sz w:val="20"/>
                <w:szCs w:val="20"/>
              </w:rPr>
            </w:pPr>
          </w:p>
        </w:tc>
        <w:tc>
          <w:tcPr>
            <w:tcW w:w="297" w:type="dxa"/>
            <w:gridSpan w:val="2"/>
            <w:tcBorders>
              <w:top w:val="nil"/>
              <w:left w:val="nil"/>
              <w:bottom w:val="nil"/>
              <w:right w:val="nil"/>
            </w:tcBorders>
          </w:tcPr>
          <w:p w14:paraId="35920939" w14:textId="77777777" w:rsidR="00196A74" w:rsidRPr="008915FD" w:rsidRDefault="00196A74" w:rsidP="00014D98">
            <w:pPr>
              <w:rPr>
                <w:rFonts w:cstheme="minorHAnsi"/>
                <w:sz w:val="20"/>
                <w:szCs w:val="20"/>
              </w:rPr>
            </w:pPr>
          </w:p>
        </w:tc>
        <w:tc>
          <w:tcPr>
            <w:tcW w:w="1127" w:type="dxa"/>
            <w:gridSpan w:val="5"/>
            <w:tcBorders>
              <w:top w:val="nil"/>
              <w:left w:val="nil"/>
              <w:bottom w:val="nil"/>
              <w:right w:val="nil"/>
            </w:tcBorders>
          </w:tcPr>
          <w:p w14:paraId="3E7897B7" w14:textId="77777777" w:rsidR="00196A74" w:rsidRPr="008915FD" w:rsidRDefault="00196A74" w:rsidP="00014D98">
            <w:pPr>
              <w:rPr>
                <w:rFonts w:cstheme="minorHAnsi"/>
                <w:sz w:val="20"/>
                <w:szCs w:val="20"/>
              </w:rPr>
            </w:pPr>
          </w:p>
        </w:tc>
        <w:tc>
          <w:tcPr>
            <w:tcW w:w="1611" w:type="dxa"/>
            <w:gridSpan w:val="6"/>
            <w:tcBorders>
              <w:top w:val="nil"/>
              <w:left w:val="nil"/>
              <w:bottom w:val="nil"/>
              <w:right w:val="nil"/>
            </w:tcBorders>
          </w:tcPr>
          <w:p w14:paraId="33611050" w14:textId="77777777" w:rsidR="00196A74" w:rsidRPr="008915FD" w:rsidRDefault="00196A74" w:rsidP="00014D98">
            <w:pPr>
              <w:rPr>
                <w:rFonts w:cstheme="minorHAnsi"/>
                <w:sz w:val="20"/>
                <w:szCs w:val="20"/>
              </w:rPr>
            </w:pPr>
          </w:p>
        </w:tc>
        <w:tc>
          <w:tcPr>
            <w:tcW w:w="805" w:type="dxa"/>
            <w:gridSpan w:val="3"/>
            <w:tcBorders>
              <w:top w:val="nil"/>
              <w:left w:val="nil"/>
              <w:bottom w:val="nil"/>
              <w:right w:val="nil"/>
            </w:tcBorders>
          </w:tcPr>
          <w:p w14:paraId="2DBB95D2" w14:textId="77777777" w:rsidR="00196A74" w:rsidRPr="008915FD" w:rsidRDefault="00196A74" w:rsidP="00014D98">
            <w:pPr>
              <w:rPr>
                <w:rFonts w:cstheme="minorHAnsi"/>
                <w:sz w:val="20"/>
                <w:szCs w:val="20"/>
              </w:rPr>
            </w:pPr>
          </w:p>
        </w:tc>
        <w:tc>
          <w:tcPr>
            <w:tcW w:w="1241" w:type="dxa"/>
            <w:gridSpan w:val="5"/>
            <w:tcBorders>
              <w:top w:val="nil"/>
              <w:left w:val="nil"/>
              <w:bottom w:val="nil"/>
              <w:right w:val="nil"/>
            </w:tcBorders>
          </w:tcPr>
          <w:p w14:paraId="106F5B14" w14:textId="77777777" w:rsidR="00196A74" w:rsidRPr="008915FD" w:rsidRDefault="00196A74" w:rsidP="00014D98">
            <w:pPr>
              <w:rPr>
                <w:rFonts w:cstheme="minorHAnsi"/>
                <w:sz w:val="20"/>
                <w:szCs w:val="20"/>
              </w:rPr>
            </w:pPr>
          </w:p>
        </w:tc>
        <w:tc>
          <w:tcPr>
            <w:tcW w:w="236" w:type="dxa"/>
            <w:gridSpan w:val="2"/>
            <w:tcBorders>
              <w:top w:val="nil"/>
              <w:left w:val="nil"/>
              <w:bottom w:val="nil"/>
              <w:right w:val="nil"/>
            </w:tcBorders>
          </w:tcPr>
          <w:p w14:paraId="1B05D42D" w14:textId="77777777" w:rsidR="00196A74" w:rsidRPr="008915FD" w:rsidRDefault="00196A74" w:rsidP="00014D98">
            <w:pPr>
              <w:rPr>
                <w:rFonts w:cstheme="minorHAnsi"/>
                <w:sz w:val="20"/>
                <w:szCs w:val="20"/>
              </w:rPr>
            </w:pPr>
          </w:p>
        </w:tc>
        <w:tc>
          <w:tcPr>
            <w:tcW w:w="3585" w:type="dxa"/>
            <w:gridSpan w:val="11"/>
            <w:tcBorders>
              <w:top w:val="nil"/>
              <w:left w:val="nil"/>
              <w:bottom w:val="nil"/>
              <w:right w:val="nil"/>
            </w:tcBorders>
          </w:tcPr>
          <w:p w14:paraId="49A987E1" w14:textId="77777777" w:rsidR="00196A74" w:rsidRPr="008915FD" w:rsidRDefault="00196A74" w:rsidP="00014D98">
            <w:pPr>
              <w:ind w:firstLine="720"/>
              <w:rPr>
                <w:rFonts w:cstheme="minorHAnsi"/>
                <w:sz w:val="20"/>
                <w:szCs w:val="20"/>
              </w:rPr>
            </w:pPr>
          </w:p>
        </w:tc>
        <w:tc>
          <w:tcPr>
            <w:tcW w:w="375" w:type="dxa"/>
            <w:gridSpan w:val="3"/>
            <w:tcBorders>
              <w:top w:val="nil"/>
              <w:left w:val="nil"/>
              <w:bottom w:val="nil"/>
              <w:right w:val="single" w:sz="4" w:space="0" w:color="auto"/>
            </w:tcBorders>
          </w:tcPr>
          <w:p w14:paraId="07CEB229" w14:textId="77777777" w:rsidR="00196A74" w:rsidRPr="008915FD" w:rsidRDefault="00196A74" w:rsidP="00014D98">
            <w:pPr>
              <w:ind w:firstLine="720"/>
              <w:rPr>
                <w:rFonts w:cstheme="minorHAnsi"/>
              </w:rPr>
            </w:pPr>
          </w:p>
        </w:tc>
      </w:tr>
      <w:tr w:rsidR="00196A74" w:rsidRPr="008915FD" w14:paraId="4642DF13" w14:textId="77777777" w:rsidTr="006B2460">
        <w:tc>
          <w:tcPr>
            <w:tcW w:w="2820" w:type="dxa"/>
            <w:gridSpan w:val="11"/>
            <w:tcBorders>
              <w:top w:val="nil"/>
              <w:left w:val="single" w:sz="4" w:space="0" w:color="auto"/>
              <w:bottom w:val="nil"/>
              <w:right w:val="single" w:sz="4" w:space="0" w:color="auto"/>
            </w:tcBorders>
          </w:tcPr>
          <w:p w14:paraId="4649E196" w14:textId="77777777" w:rsidR="00196A74" w:rsidRPr="008915FD" w:rsidRDefault="00196A74" w:rsidP="00014D98">
            <w:pPr>
              <w:rPr>
                <w:rFonts w:cstheme="minorHAnsi"/>
                <w:sz w:val="20"/>
                <w:szCs w:val="20"/>
              </w:rPr>
            </w:pPr>
            <w:r w:rsidRPr="008915FD">
              <w:rPr>
                <w:rFonts w:cstheme="minorHAnsi"/>
                <w:sz w:val="20"/>
                <w:szCs w:val="20"/>
              </w:rPr>
              <w:t>Premi</w:t>
            </w:r>
          </w:p>
        </w:tc>
        <w:tc>
          <w:tcPr>
            <w:tcW w:w="7890" w:type="dxa"/>
            <w:gridSpan w:val="31"/>
            <w:tcBorders>
              <w:top w:val="single" w:sz="4" w:space="0" w:color="auto"/>
              <w:left w:val="single" w:sz="4" w:space="0" w:color="auto"/>
              <w:bottom w:val="single" w:sz="4" w:space="0" w:color="auto"/>
              <w:right w:val="single" w:sz="4" w:space="0" w:color="auto"/>
            </w:tcBorders>
          </w:tcPr>
          <w:p w14:paraId="1B6024E4" w14:textId="7F12316E" w:rsidR="000E0444" w:rsidRPr="008915FD" w:rsidRDefault="00191402" w:rsidP="00014D98">
            <w:pPr>
              <w:rPr>
                <w:rFonts w:cstheme="minorHAnsi"/>
                <w:sz w:val="20"/>
                <w:szCs w:val="20"/>
                <w:rPrChange w:id="22" w:author="Indria Mukti Efayanti" w:date="2025-04-25T17:01:00Z" w16du:dateUtc="2025-04-25T10:01:00Z">
                  <w:rPr>
                    <w:rFonts w:cstheme="minorHAnsi"/>
                    <w:i/>
                    <w:iCs/>
                    <w:color w:val="4472C4" w:themeColor="accent1"/>
                    <w:sz w:val="20"/>
                    <w:szCs w:val="20"/>
                  </w:rPr>
                </w:rPrChange>
              </w:rPr>
            </w:pPr>
            <w:r w:rsidRPr="008915FD">
              <w:rPr>
                <w:rFonts w:cstheme="minorHAnsi"/>
                <w:sz w:val="20"/>
                <w:szCs w:val="20"/>
              </w:rPr>
              <w:t>Rp</w:t>
            </w:r>
            <w:del w:id="23" w:author="Indria Mukti Efayanti" w:date="2025-01-06T23:08:00Z" w16du:dateUtc="2025-01-06T16:08:00Z">
              <w:r w:rsidRPr="007B5EE3" w:rsidDel="00303C9C">
                <w:rPr>
                  <w:rFonts w:cstheme="minorHAnsi"/>
                  <w:i/>
                  <w:iCs/>
                  <w:color w:val="5B9BD5" w:themeColor="accent5"/>
                  <w:sz w:val="20"/>
                  <w:szCs w:val="20"/>
                  <w:highlight w:val="yellow"/>
                  <w:rPrChange w:id="24" w:author="Erick Hizkia Pangihutan Marbun" w:date="2026-07-01T13:08:00Z" w16du:dateUtc="2026-07-01T06:08:00Z">
                    <w:rPr>
                      <w:rFonts w:cstheme="minorHAnsi"/>
                      <w:i/>
                      <w:iCs/>
                      <w:color w:val="4472C4" w:themeColor="accent1"/>
                      <w:sz w:val="20"/>
                      <w:szCs w:val="20"/>
                    </w:rPr>
                  </w:rPrChange>
                </w:rPr>
                <w:delText>&lt;Basic Premium+Rider Premium+Additional Premium&gt;</w:delText>
              </w:r>
            </w:del>
            <w:ins w:id="25" w:author="Erick Hizkia Pangihutan Marbun" w:date="2026-07-01T13:07:00Z" w16du:dateUtc="2026-07-01T06:07:00Z">
              <w:r w:rsidR="007B5EE3" w:rsidRPr="007B5EE3">
                <w:rPr>
                  <w:rFonts w:cstheme="minorHAnsi"/>
                  <w:i/>
                  <w:iCs/>
                  <w:color w:val="5B9BD5" w:themeColor="accent5"/>
                  <w:sz w:val="20"/>
                  <w:szCs w:val="20"/>
                  <w:highlight w:val="yellow"/>
                  <w:rPrChange w:id="26" w:author="Erick Hizkia Pangihutan Marbun" w:date="2026-07-01T13:08:00Z" w16du:dateUtc="2026-07-01T06:08:00Z">
                    <w:rPr>
                      <w:rFonts w:cstheme="minorHAnsi"/>
                      <w:sz w:val="20"/>
                      <w:szCs w:val="20"/>
                    </w:rPr>
                  </w:rPrChange>
                </w:rPr>
                <w:t>&lt;total annual premium&gt;</w:t>
              </w:r>
            </w:ins>
            <w:ins w:id="27" w:author="Indria Mukti Efayanti" w:date="2025-01-08T15:50:00Z" w16du:dateUtc="2025-01-08T08:50:00Z">
              <w:del w:id="28" w:author="Erick Hizkia Pangihutan Marbun" w:date="2026-07-01T13:07:00Z" w16du:dateUtc="2026-07-01T06:07:00Z">
                <w:r w:rsidR="000E0444" w:rsidRPr="008915FD" w:rsidDel="007B5EE3">
                  <w:rPr>
                    <w:rFonts w:cstheme="minorHAnsi"/>
                    <w:sz w:val="20"/>
                    <w:szCs w:val="20"/>
                  </w:rPr>
                  <w:delText>32</w:delText>
                </w:r>
              </w:del>
            </w:ins>
            <w:ins w:id="29" w:author="Indria Mukti Efayanti" w:date="2025-01-08T15:51:00Z" w16du:dateUtc="2025-01-08T08:51:00Z">
              <w:del w:id="30" w:author="Erick Hizkia Pangihutan Marbun" w:date="2026-07-01T13:07:00Z" w16du:dateUtc="2026-07-01T06:07:00Z">
                <w:r w:rsidR="000E0444" w:rsidRPr="008915FD" w:rsidDel="007B5EE3">
                  <w:rPr>
                    <w:rFonts w:cstheme="minorHAnsi"/>
                    <w:sz w:val="20"/>
                    <w:szCs w:val="20"/>
                  </w:rPr>
                  <w:delText>.</w:delText>
                </w:r>
              </w:del>
            </w:ins>
            <w:ins w:id="31" w:author="Indria Mukti Efayanti" w:date="2025-01-08T15:50:00Z" w16du:dateUtc="2025-01-08T08:50:00Z">
              <w:del w:id="32" w:author="Erick Hizkia Pangihutan Marbun" w:date="2026-07-01T13:07:00Z" w16du:dateUtc="2026-07-01T06:07:00Z">
                <w:r w:rsidR="000E0444" w:rsidRPr="008915FD" w:rsidDel="007B5EE3">
                  <w:rPr>
                    <w:rFonts w:cstheme="minorHAnsi"/>
                    <w:sz w:val="20"/>
                    <w:szCs w:val="20"/>
                  </w:rPr>
                  <w:delText>848</w:delText>
                </w:r>
              </w:del>
            </w:ins>
            <w:ins w:id="33" w:author="Indria Mukti Efayanti" w:date="2025-01-08T15:51:00Z" w16du:dateUtc="2025-01-08T08:51:00Z">
              <w:del w:id="34" w:author="Erick Hizkia Pangihutan Marbun" w:date="2026-07-01T13:07:00Z" w16du:dateUtc="2026-07-01T06:07:00Z">
                <w:r w:rsidR="000E0444" w:rsidRPr="008915FD" w:rsidDel="007B5EE3">
                  <w:rPr>
                    <w:rFonts w:cstheme="minorHAnsi"/>
                    <w:sz w:val="20"/>
                    <w:szCs w:val="20"/>
                  </w:rPr>
                  <w:delText>.</w:delText>
                </w:r>
              </w:del>
            </w:ins>
            <w:ins w:id="35" w:author="Indria Mukti Efayanti" w:date="2025-01-08T15:50:00Z" w16du:dateUtc="2025-01-08T08:50:00Z">
              <w:del w:id="36" w:author="Erick Hizkia Pangihutan Marbun" w:date="2026-07-01T13:07:00Z" w16du:dateUtc="2026-07-01T06:07:00Z">
                <w:r w:rsidR="000E0444" w:rsidRPr="008915FD" w:rsidDel="007B5EE3">
                  <w:rPr>
                    <w:rFonts w:cstheme="minorHAnsi"/>
                    <w:sz w:val="20"/>
                    <w:szCs w:val="20"/>
                  </w:rPr>
                  <w:delText>315</w:delText>
                </w:r>
              </w:del>
            </w:ins>
          </w:p>
        </w:tc>
        <w:tc>
          <w:tcPr>
            <w:tcW w:w="360" w:type="dxa"/>
            <w:tcBorders>
              <w:top w:val="nil"/>
              <w:left w:val="single" w:sz="4" w:space="0" w:color="auto"/>
              <w:bottom w:val="nil"/>
              <w:right w:val="single" w:sz="4" w:space="0" w:color="auto"/>
            </w:tcBorders>
          </w:tcPr>
          <w:p w14:paraId="5273F9CC" w14:textId="77777777" w:rsidR="00196A74" w:rsidRPr="008915FD" w:rsidRDefault="00196A74" w:rsidP="00014D98">
            <w:pPr>
              <w:ind w:firstLine="720"/>
              <w:rPr>
                <w:rFonts w:cstheme="minorHAnsi"/>
              </w:rPr>
            </w:pPr>
          </w:p>
        </w:tc>
      </w:tr>
      <w:tr w:rsidR="00196A74" w:rsidRPr="008915FD" w14:paraId="2BA90C2A" w14:textId="77777777" w:rsidTr="004D1F3A">
        <w:tc>
          <w:tcPr>
            <w:tcW w:w="1793" w:type="dxa"/>
            <w:gridSpan w:val="6"/>
            <w:tcBorders>
              <w:top w:val="nil"/>
              <w:left w:val="single" w:sz="4" w:space="0" w:color="auto"/>
              <w:bottom w:val="nil"/>
              <w:right w:val="nil"/>
            </w:tcBorders>
          </w:tcPr>
          <w:p w14:paraId="0E74BF30" w14:textId="77777777" w:rsidR="00196A74" w:rsidRPr="008915FD" w:rsidRDefault="00196A74" w:rsidP="00014D98">
            <w:pPr>
              <w:rPr>
                <w:rFonts w:cstheme="minorHAnsi"/>
                <w:sz w:val="20"/>
                <w:szCs w:val="20"/>
              </w:rPr>
            </w:pPr>
          </w:p>
        </w:tc>
        <w:tc>
          <w:tcPr>
            <w:tcW w:w="297" w:type="dxa"/>
            <w:gridSpan w:val="2"/>
            <w:tcBorders>
              <w:top w:val="nil"/>
              <w:left w:val="nil"/>
              <w:bottom w:val="nil"/>
              <w:right w:val="nil"/>
            </w:tcBorders>
          </w:tcPr>
          <w:p w14:paraId="2FD73B67" w14:textId="77777777" w:rsidR="00196A74" w:rsidRPr="008915FD" w:rsidRDefault="00196A74" w:rsidP="00014D98">
            <w:pPr>
              <w:rPr>
                <w:rFonts w:cstheme="minorHAnsi"/>
                <w:sz w:val="20"/>
                <w:szCs w:val="20"/>
              </w:rPr>
            </w:pPr>
          </w:p>
        </w:tc>
        <w:tc>
          <w:tcPr>
            <w:tcW w:w="1127" w:type="dxa"/>
            <w:gridSpan w:val="5"/>
            <w:tcBorders>
              <w:top w:val="nil"/>
              <w:left w:val="nil"/>
              <w:bottom w:val="nil"/>
              <w:right w:val="nil"/>
            </w:tcBorders>
          </w:tcPr>
          <w:p w14:paraId="6F0EA346" w14:textId="77777777" w:rsidR="00196A74" w:rsidRPr="008915FD" w:rsidRDefault="00196A74" w:rsidP="00014D98">
            <w:pPr>
              <w:rPr>
                <w:rFonts w:cstheme="minorHAnsi"/>
                <w:sz w:val="20"/>
                <w:szCs w:val="20"/>
              </w:rPr>
            </w:pPr>
          </w:p>
        </w:tc>
        <w:tc>
          <w:tcPr>
            <w:tcW w:w="1611" w:type="dxa"/>
            <w:gridSpan w:val="6"/>
            <w:tcBorders>
              <w:top w:val="nil"/>
              <w:left w:val="nil"/>
              <w:bottom w:val="nil"/>
              <w:right w:val="nil"/>
            </w:tcBorders>
          </w:tcPr>
          <w:p w14:paraId="1F9AB1DD" w14:textId="77777777" w:rsidR="00196A74" w:rsidRPr="008915FD" w:rsidRDefault="00196A74" w:rsidP="00014D98">
            <w:pPr>
              <w:rPr>
                <w:rFonts w:cstheme="minorHAnsi"/>
                <w:sz w:val="20"/>
                <w:szCs w:val="20"/>
              </w:rPr>
            </w:pPr>
          </w:p>
        </w:tc>
        <w:tc>
          <w:tcPr>
            <w:tcW w:w="805" w:type="dxa"/>
            <w:gridSpan w:val="3"/>
            <w:tcBorders>
              <w:top w:val="nil"/>
              <w:left w:val="nil"/>
              <w:bottom w:val="nil"/>
              <w:right w:val="nil"/>
            </w:tcBorders>
          </w:tcPr>
          <w:p w14:paraId="0CA62176" w14:textId="77777777" w:rsidR="00196A74" w:rsidRPr="008915FD" w:rsidRDefault="00196A74" w:rsidP="00014D98">
            <w:pPr>
              <w:rPr>
                <w:rFonts w:cstheme="minorHAnsi"/>
                <w:sz w:val="20"/>
                <w:szCs w:val="20"/>
              </w:rPr>
            </w:pPr>
          </w:p>
        </w:tc>
        <w:tc>
          <w:tcPr>
            <w:tcW w:w="1241" w:type="dxa"/>
            <w:gridSpan w:val="5"/>
            <w:tcBorders>
              <w:top w:val="nil"/>
              <w:left w:val="nil"/>
              <w:bottom w:val="nil"/>
              <w:right w:val="nil"/>
            </w:tcBorders>
          </w:tcPr>
          <w:p w14:paraId="5C5E6BDB" w14:textId="77777777" w:rsidR="00196A74" w:rsidRPr="008915FD" w:rsidRDefault="00196A74" w:rsidP="00014D98">
            <w:pPr>
              <w:rPr>
                <w:rFonts w:cstheme="minorHAnsi"/>
                <w:sz w:val="20"/>
                <w:szCs w:val="20"/>
              </w:rPr>
            </w:pPr>
          </w:p>
        </w:tc>
        <w:tc>
          <w:tcPr>
            <w:tcW w:w="236" w:type="dxa"/>
            <w:gridSpan w:val="2"/>
            <w:tcBorders>
              <w:top w:val="nil"/>
              <w:left w:val="nil"/>
              <w:bottom w:val="nil"/>
              <w:right w:val="nil"/>
            </w:tcBorders>
          </w:tcPr>
          <w:p w14:paraId="2D5C8F0B" w14:textId="77777777" w:rsidR="00196A74" w:rsidRPr="008915FD" w:rsidRDefault="00196A74" w:rsidP="00014D98">
            <w:pPr>
              <w:rPr>
                <w:rFonts w:cstheme="minorHAnsi"/>
                <w:sz w:val="20"/>
                <w:szCs w:val="20"/>
              </w:rPr>
            </w:pPr>
          </w:p>
        </w:tc>
        <w:tc>
          <w:tcPr>
            <w:tcW w:w="3585" w:type="dxa"/>
            <w:gridSpan w:val="11"/>
            <w:tcBorders>
              <w:top w:val="nil"/>
              <w:left w:val="nil"/>
              <w:bottom w:val="nil"/>
              <w:right w:val="nil"/>
            </w:tcBorders>
          </w:tcPr>
          <w:p w14:paraId="52E874B5" w14:textId="77777777" w:rsidR="00196A74" w:rsidRPr="008915FD" w:rsidRDefault="00196A74" w:rsidP="00014D98">
            <w:pPr>
              <w:ind w:firstLine="720"/>
              <w:rPr>
                <w:rFonts w:cstheme="minorHAnsi"/>
                <w:sz w:val="20"/>
                <w:szCs w:val="20"/>
              </w:rPr>
            </w:pPr>
          </w:p>
        </w:tc>
        <w:tc>
          <w:tcPr>
            <w:tcW w:w="375" w:type="dxa"/>
            <w:gridSpan w:val="3"/>
            <w:tcBorders>
              <w:top w:val="nil"/>
              <w:left w:val="nil"/>
              <w:bottom w:val="nil"/>
              <w:right w:val="single" w:sz="4" w:space="0" w:color="auto"/>
            </w:tcBorders>
          </w:tcPr>
          <w:p w14:paraId="3AD22A2E" w14:textId="77777777" w:rsidR="00196A74" w:rsidRPr="008915FD" w:rsidRDefault="00196A74" w:rsidP="00014D98">
            <w:pPr>
              <w:ind w:firstLine="720"/>
              <w:rPr>
                <w:rFonts w:cstheme="minorHAnsi"/>
              </w:rPr>
            </w:pPr>
          </w:p>
        </w:tc>
      </w:tr>
      <w:tr w:rsidR="00191402" w:rsidRPr="008915FD" w14:paraId="5808E301" w14:textId="77777777" w:rsidTr="00B35B58">
        <w:tc>
          <w:tcPr>
            <w:tcW w:w="2820" w:type="dxa"/>
            <w:gridSpan w:val="11"/>
            <w:tcBorders>
              <w:top w:val="nil"/>
              <w:left w:val="single" w:sz="4" w:space="0" w:color="auto"/>
              <w:bottom w:val="nil"/>
              <w:right w:val="single" w:sz="4" w:space="0" w:color="auto"/>
            </w:tcBorders>
          </w:tcPr>
          <w:p w14:paraId="0F447EDA" w14:textId="77777777" w:rsidR="00191402" w:rsidRPr="008915FD" w:rsidRDefault="00191402" w:rsidP="00014D98">
            <w:pPr>
              <w:rPr>
                <w:rFonts w:cstheme="minorHAnsi"/>
                <w:sz w:val="20"/>
                <w:szCs w:val="20"/>
              </w:rPr>
            </w:pPr>
            <w:r w:rsidRPr="008915FD">
              <w:rPr>
                <w:rFonts w:cstheme="minorHAnsi"/>
                <w:sz w:val="20"/>
                <w:szCs w:val="20"/>
              </w:rPr>
              <w:t>Masa Pertanggungan</w:t>
            </w:r>
          </w:p>
        </w:tc>
        <w:tc>
          <w:tcPr>
            <w:tcW w:w="7890" w:type="dxa"/>
            <w:gridSpan w:val="31"/>
            <w:tcBorders>
              <w:top w:val="single" w:sz="4" w:space="0" w:color="auto"/>
              <w:left w:val="single" w:sz="4" w:space="0" w:color="auto"/>
              <w:bottom w:val="single" w:sz="4" w:space="0" w:color="auto"/>
              <w:right w:val="single" w:sz="4" w:space="0" w:color="auto"/>
            </w:tcBorders>
          </w:tcPr>
          <w:p w14:paraId="51C331A2" w14:textId="5EE5EC57" w:rsidR="00191402" w:rsidRPr="008915FD" w:rsidRDefault="00191402" w:rsidP="00014D98">
            <w:pPr>
              <w:rPr>
                <w:rFonts w:cstheme="minorHAnsi"/>
                <w:sz w:val="20"/>
                <w:szCs w:val="20"/>
              </w:rPr>
            </w:pPr>
            <w:del w:id="37" w:author="Indria Mukti Efayanti" w:date="2025-01-06T23:08:00Z" w16du:dateUtc="2025-01-06T16:08:00Z">
              <w:r w:rsidRPr="007B5EE3" w:rsidDel="00303C9C">
                <w:rPr>
                  <w:rFonts w:cstheme="minorHAnsi"/>
                  <w:i/>
                  <w:iCs/>
                  <w:color w:val="5B9BD5" w:themeColor="accent5"/>
                  <w:sz w:val="20"/>
                  <w:szCs w:val="20"/>
                  <w:highlight w:val="yellow"/>
                  <w:rPrChange w:id="38" w:author="Erick Hizkia Pangihutan Marbun" w:date="2026-07-01T13:08:00Z" w16du:dateUtc="2026-07-01T06:08:00Z">
                    <w:rPr>
                      <w:rFonts w:cstheme="minorHAnsi"/>
                      <w:i/>
                      <w:iCs/>
                      <w:color w:val="4472C4" w:themeColor="accent1"/>
                      <w:sz w:val="20"/>
                      <w:szCs w:val="20"/>
                    </w:rPr>
                  </w:rPrChange>
                </w:rPr>
                <w:delText>&lt;Coverageterm: “20 Tahun” OR “30 Tahun”&gt;</w:delText>
              </w:r>
            </w:del>
            <w:ins w:id="39" w:author="Erick Hizkia Pangihutan Marbun" w:date="2026-07-01T13:08:00Z" w16du:dateUtc="2026-07-01T06:08:00Z">
              <w:r w:rsidR="007B5EE3" w:rsidRPr="007B5EE3">
                <w:rPr>
                  <w:rFonts w:cstheme="minorHAnsi"/>
                  <w:i/>
                  <w:iCs/>
                  <w:color w:val="5B9BD5" w:themeColor="accent5"/>
                  <w:sz w:val="20"/>
                  <w:szCs w:val="20"/>
                  <w:highlight w:val="yellow"/>
                  <w:rPrChange w:id="40" w:author="Erick Hizkia Pangihutan Marbun" w:date="2026-07-01T13:08:00Z" w16du:dateUtc="2026-07-01T06:08:00Z">
                    <w:rPr>
                      <w:rFonts w:cstheme="minorHAnsi"/>
                      <w:sz w:val="20"/>
                      <w:szCs w:val="20"/>
                    </w:rPr>
                  </w:rPrChange>
                </w:rPr>
                <w:t>&lt;coverage period&gt;</w:t>
              </w:r>
            </w:ins>
            <w:ins w:id="41" w:author="Indria Mukti Efayanti" w:date="2025-01-06T23:08:00Z" w16du:dateUtc="2025-01-06T16:08:00Z">
              <w:del w:id="42" w:author="Erick Hizkia Pangihutan Marbun" w:date="2026-07-01T13:08:00Z" w16du:dateUtc="2026-07-01T06:08:00Z">
                <w:r w:rsidR="00303C9C" w:rsidRPr="008915FD" w:rsidDel="007B5EE3">
                  <w:rPr>
                    <w:rFonts w:cstheme="minorHAnsi"/>
                    <w:sz w:val="20"/>
                    <w:szCs w:val="20"/>
                    <w:rPrChange w:id="43" w:author="Indria Mukti Efayanti" w:date="2025-04-25T17:01:00Z" w16du:dateUtc="2025-04-25T10:01:00Z">
                      <w:rPr>
                        <w:rFonts w:cstheme="minorHAnsi"/>
                        <w:i/>
                        <w:iCs/>
                        <w:color w:val="4472C4" w:themeColor="accent1"/>
                        <w:sz w:val="20"/>
                        <w:szCs w:val="20"/>
                      </w:rPr>
                    </w:rPrChange>
                  </w:rPr>
                  <w:delText>20</w:delText>
                </w:r>
              </w:del>
              <w:r w:rsidR="00303C9C" w:rsidRPr="008915FD">
                <w:rPr>
                  <w:rFonts w:cstheme="minorHAnsi"/>
                  <w:sz w:val="20"/>
                  <w:szCs w:val="20"/>
                  <w:rPrChange w:id="44" w:author="Indria Mukti Efayanti" w:date="2025-04-25T17:01:00Z" w16du:dateUtc="2025-04-25T10:01:00Z">
                    <w:rPr>
                      <w:rFonts w:cstheme="minorHAnsi"/>
                      <w:i/>
                      <w:iCs/>
                      <w:color w:val="4472C4" w:themeColor="accent1"/>
                      <w:sz w:val="20"/>
                      <w:szCs w:val="20"/>
                    </w:rPr>
                  </w:rPrChange>
                </w:rPr>
                <w:t xml:space="preserve"> tahun</w:t>
              </w:r>
            </w:ins>
          </w:p>
        </w:tc>
        <w:tc>
          <w:tcPr>
            <w:tcW w:w="360" w:type="dxa"/>
            <w:tcBorders>
              <w:top w:val="nil"/>
              <w:left w:val="single" w:sz="4" w:space="0" w:color="auto"/>
              <w:bottom w:val="nil"/>
              <w:right w:val="single" w:sz="4" w:space="0" w:color="auto"/>
            </w:tcBorders>
          </w:tcPr>
          <w:p w14:paraId="4853F5C8" w14:textId="77777777" w:rsidR="00191402" w:rsidRPr="008915FD" w:rsidRDefault="00191402" w:rsidP="00014D98">
            <w:pPr>
              <w:ind w:firstLine="720"/>
              <w:rPr>
                <w:rFonts w:cstheme="minorHAnsi"/>
              </w:rPr>
            </w:pPr>
          </w:p>
        </w:tc>
      </w:tr>
      <w:tr w:rsidR="00191402" w:rsidRPr="008915FD" w14:paraId="000F37C5" w14:textId="77777777" w:rsidTr="00B35B58">
        <w:tc>
          <w:tcPr>
            <w:tcW w:w="2820" w:type="dxa"/>
            <w:gridSpan w:val="11"/>
            <w:tcBorders>
              <w:top w:val="nil"/>
              <w:left w:val="single" w:sz="4" w:space="0" w:color="auto"/>
              <w:bottom w:val="nil"/>
              <w:right w:val="nil"/>
            </w:tcBorders>
          </w:tcPr>
          <w:p w14:paraId="67F98609" w14:textId="77777777" w:rsidR="00191402" w:rsidRPr="008915FD" w:rsidRDefault="00191402" w:rsidP="00014D98">
            <w:pPr>
              <w:jc w:val="left"/>
              <w:rPr>
                <w:rFonts w:cstheme="minorHAnsi"/>
                <w:sz w:val="20"/>
                <w:szCs w:val="20"/>
              </w:rPr>
            </w:pPr>
          </w:p>
        </w:tc>
        <w:tc>
          <w:tcPr>
            <w:tcW w:w="7890" w:type="dxa"/>
            <w:gridSpan w:val="31"/>
            <w:tcBorders>
              <w:top w:val="nil"/>
              <w:left w:val="nil"/>
              <w:bottom w:val="single" w:sz="4" w:space="0" w:color="auto"/>
              <w:right w:val="nil"/>
            </w:tcBorders>
          </w:tcPr>
          <w:p w14:paraId="6A97FDF4" w14:textId="77777777" w:rsidR="00191402" w:rsidRPr="008915FD" w:rsidRDefault="00191402" w:rsidP="00014D98">
            <w:pPr>
              <w:rPr>
                <w:rFonts w:cstheme="minorHAnsi"/>
                <w:color w:val="000000"/>
                <w:sz w:val="20"/>
                <w:szCs w:val="20"/>
                <w:lang w:val="en-ID" w:eastAsia="en-ID"/>
              </w:rPr>
            </w:pPr>
          </w:p>
        </w:tc>
        <w:tc>
          <w:tcPr>
            <w:tcW w:w="360" w:type="dxa"/>
            <w:tcBorders>
              <w:top w:val="nil"/>
              <w:left w:val="nil"/>
              <w:bottom w:val="nil"/>
              <w:right w:val="single" w:sz="4" w:space="0" w:color="auto"/>
            </w:tcBorders>
          </w:tcPr>
          <w:p w14:paraId="63F66F0D" w14:textId="77777777" w:rsidR="00191402" w:rsidRPr="008915FD" w:rsidRDefault="00191402" w:rsidP="00014D98">
            <w:pPr>
              <w:ind w:firstLine="720"/>
              <w:rPr>
                <w:rFonts w:cstheme="minorHAnsi"/>
              </w:rPr>
            </w:pPr>
          </w:p>
        </w:tc>
      </w:tr>
      <w:tr w:rsidR="00191402" w:rsidRPr="008915FD" w14:paraId="5B5AE7E8" w14:textId="77777777" w:rsidTr="006B2460">
        <w:tc>
          <w:tcPr>
            <w:tcW w:w="2820" w:type="dxa"/>
            <w:gridSpan w:val="11"/>
            <w:tcBorders>
              <w:top w:val="nil"/>
              <w:left w:val="single" w:sz="4" w:space="0" w:color="auto"/>
              <w:bottom w:val="nil"/>
              <w:right w:val="single" w:sz="4" w:space="0" w:color="auto"/>
            </w:tcBorders>
          </w:tcPr>
          <w:p w14:paraId="62DB1F36" w14:textId="77777777" w:rsidR="00191402" w:rsidRPr="008915FD" w:rsidRDefault="00191402" w:rsidP="00014D98">
            <w:pPr>
              <w:jc w:val="left"/>
              <w:rPr>
                <w:rFonts w:cstheme="minorHAnsi"/>
                <w:sz w:val="20"/>
                <w:szCs w:val="20"/>
              </w:rPr>
            </w:pPr>
            <w:r w:rsidRPr="008915FD">
              <w:rPr>
                <w:rFonts w:cstheme="minorHAnsi"/>
                <w:sz w:val="20"/>
                <w:szCs w:val="20"/>
              </w:rPr>
              <w:t>Masa Pembayaran Premi</w:t>
            </w:r>
          </w:p>
        </w:tc>
        <w:tc>
          <w:tcPr>
            <w:tcW w:w="7890" w:type="dxa"/>
            <w:gridSpan w:val="31"/>
            <w:tcBorders>
              <w:top w:val="single" w:sz="4" w:space="0" w:color="auto"/>
              <w:left w:val="single" w:sz="4" w:space="0" w:color="auto"/>
              <w:bottom w:val="single" w:sz="4" w:space="0" w:color="auto"/>
              <w:right w:val="single" w:sz="4" w:space="0" w:color="auto"/>
            </w:tcBorders>
          </w:tcPr>
          <w:p w14:paraId="0B493FA0" w14:textId="4DC3FBEE" w:rsidR="00191402" w:rsidRPr="008915FD" w:rsidRDefault="007B5EE3" w:rsidP="00014D98">
            <w:pPr>
              <w:rPr>
                <w:rFonts w:cstheme="minorHAnsi"/>
                <w:color w:val="000000"/>
                <w:sz w:val="20"/>
                <w:szCs w:val="20"/>
                <w:lang w:val="en-ID" w:eastAsia="en-ID"/>
              </w:rPr>
            </w:pPr>
            <w:ins w:id="45" w:author="Erick Hizkia Pangihutan Marbun" w:date="2026-07-01T13:08:00Z" w16du:dateUtc="2026-07-01T06:08:00Z">
              <w:r w:rsidRPr="007B5EE3">
                <w:rPr>
                  <w:rFonts w:cstheme="minorHAnsi"/>
                  <w:i/>
                  <w:iCs/>
                  <w:color w:val="5B9BD5" w:themeColor="accent5"/>
                  <w:sz w:val="20"/>
                  <w:szCs w:val="20"/>
                  <w:highlight w:val="yellow"/>
                  <w:rPrChange w:id="46" w:author="Erick Hizkia Pangihutan Marbun" w:date="2026-07-01T13:09:00Z" w16du:dateUtc="2026-07-01T06:09:00Z">
                    <w:rPr>
                      <w:rFonts w:cstheme="minorHAnsi"/>
                      <w:sz w:val="20"/>
                      <w:szCs w:val="20"/>
                    </w:rPr>
                  </w:rPrChange>
                </w:rPr>
                <w:t>&lt;premium payment period&gt;</w:t>
              </w:r>
            </w:ins>
            <w:ins w:id="47" w:author="Indria Mukti Efayanti" w:date="2025-01-06T23:09:00Z" w16du:dateUtc="2025-01-06T16:09:00Z">
              <w:del w:id="48" w:author="Erick Hizkia Pangihutan Marbun" w:date="2026-07-01T13:08:00Z" w16du:dateUtc="2026-07-01T06:08:00Z">
                <w:r w:rsidR="00303C9C" w:rsidRPr="008915FD" w:rsidDel="007B5EE3">
                  <w:rPr>
                    <w:rFonts w:cstheme="minorHAnsi"/>
                    <w:sz w:val="20"/>
                    <w:szCs w:val="20"/>
                  </w:rPr>
                  <w:delText>10</w:delText>
                </w:r>
              </w:del>
              <w:r w:rsidR="00303C9C" w:rsidRPr="008915FD">
                <w:rPr>
                  <w:rFonts w:cstheme="minorHAnsi"/>
                  <w:sz w:val="20"/>
                  <w:szCs w:val="20"/>
                </w:rPr>
                <w:t xml:space="preserve"> tahun</w:t>
              </w:r>
            </w:ins>
            <w:del w:id="49" w:author="Indria Mukti Efayanti" w:date="2025-01-06T23:09:00Z" w16du:dateUtc="2025-01-06T16:09:00Z">
              <w:r w:rsidR="00191402" w:rsidRPr="008915FD" w:rsidDel="00303C9C">
                <w:rPr>
                  <w:rFonts w:cstheme="minorHAnsi"/>
                  <w:i/>
                  <w:iCs/>
                  <w:color w:val="4472C4" w:themeColor="accent1"/>
                  <w:sz w:val="20"/>
                  <w:szCs w:val="20"/>
                </w:rPr>
                <w:delText>&lt;PremiumPayment Term:“5 Tahun” OR “10 Tahun”</w:delText>
              </w:r>
            </w:del>
          </w:p>
        </w:tc>
        <w:tc>
          <w:tcPr>
            <w:tcW w:w="360" w:type="dxa"/>
            <w:tcBorders>
              <w:top w:val="nil"/>
              <w:left w:val="single" w:sz="4" w:space="0" w:color="auto"/>
              <w:bottom w:val="nil"/>
              <w:right w:val="single" w:sz="4" w:space="0" w:color="auto"/>
            </w:tcBorders>
          </w:tcPr>
          <w:p w14:paraId="141A988C" w14:textId="77777777" w:rsidR="00191402" w:rsidRPr="008915FD" w:rsidRDefault="00191402" w:rsidP="00014D98">
            <w:pPr>
              <w:ind w:firstLine="720"/>
              <w:rPr>
                <w:rFonts w:cstheme="minorHAnsi"/>
              </w:rPr>
            </w:pPr>
          </w:p>
        </w:tc>
      </w:tr>
      <w:tr w:rsidR="00191402" w:rsidRPr="008915FD" w14:paraId="59289FA8" w14:textId="77777777" w:rsidTr="006B2460">
        <w:tc>
          <w:tcPr>
            <w:tcW w:w="2820" w:type="dxa"/>
            <w:gridSpan w:val="11"/>
            <w:tcBorders>
              <w:top w:val="nil"/>
              <w:left w:val="single" w:sz="4" w:space="0" w:color="auto"/>
              <w:bottom w:val="nil"/>
              <w:right w:val="nil"/>
            </w:tcBorders>
          </w:tcPr>
          <w:p w14:paraId="497FA033" w14:textId="77777777" w:rsidR="00191402" w:rsidRPr="008915FD" w:rsidRDefault="00191402" w:rsidP="00014D98">
            <w:pPr>
              <w:jc w:val="left"/>
              <w:rPr>
                <w:rFonts w:cstheme="minorHAnsi"/>
                <w:sz w:val="20"/>
                <w:szCs w:val="20"/>
              </w:rPr>
            </w:pPr>
          </w:p>
        </w:tc>
        <w:tc>
          <w:tcPr>
            <w:tcW w:w="7890" w:type="dxa"/>
            <w:gridSpan w:val="31"/>
            <w:tcBorders>
              <w:top w:val="single" w:sz="4" w:space="0" w:color="auto"/>
              <w:left w:val="nil"/>
              <w:bottom w:val="single" w:sz="4" w:space="0" w:color="auto"/>
              <w:right w:val="nil"/>
            </w:tcBorders>
          </w:tcPr>
          <w:p w14:paraId="4031941A" w14:textId="77777777" w:rsidR="00191402" w:rsidRPr="008915FD" w:rsidRDefault="00191402" w:rsidP="00014D98">
            <w:pPr>
              <w:rPr>
                <w:rFonts w:cstheme="minorHAnsi"/>
                <w:color w:val="000000"/>
                <w:sz w:val="20"/>
                <w:szCs w:val="20"/>
                <w:lang w:val="en-ID" w:eastAsia="en-ID"/>
              </w:rPr>
            </w:pPr>
          </w:p>
        </w:tc>
        <w:tc>
          <w:tcPr>
            <w:tcW w:w="360" w:type="dxa"/>
            <w:tcBorders>
              <w:top w:val="nil"/>
              <w:left w:val="nil"/>
              <w:bottom w:val="nil"/>
              <w:right w:val="single" w:sz="4" w:space="0" w:color="auto"/>
            </w:tcBorders>
          </w:tcPr>
          <w:p w14:paraId="490B7F8A" w14:textId="77777777" w:rsidR="00191402" w:rsidRPr="008915FD" w:rsidRDefault="00191402" w:rsidP="00014D98">
            <w:pPr>
              <w:ind w:firstLine="720"/>
              <w:rPr>
                <w:rFonts w:cstheme="minorHAnsi"/>
              </w:rPr>
            </w:pPr>
          </w:p>
        </w:tc>
      </w:tr>
      <w:tr w:rsidR="00191402" w:rsidRPr="008915FD" w14:paraId="12130A45" w14:textId="77777777" w:rsidTr="006B2460">
        <w:tc>
          <w:tcPr>
            <w:tcW w:w="2820" w:type="dxa"/>
            <w:gridSpan w:val="11"/>
            <w:tcBorders>
              <w:top w:val="nil"/>
              <w:left w:val="single" w:sz="4" w:space="0" w:color="auto"/>
              <w:bottom w:val="nil"/>
              <w:right w:val="single" w:sz="4" w:space="0" w:color="auto"/>
            </w:tcBorders>
          </w:tcPr>
          <w:p w14:paraId="0681D7A9" w14:textId="77777777" w:rsidR="00191402" w:rsidRPr="008915FD" w:rsidRDefault="00191402" w:rsidP="00014D98">
            <w:pPr>
              <w:jc w:val="left"/>
              <w:rPr>
                <w:rFonts w:cstheme="minorHAnsi"/>
                <w:sz w:val="20"/>
                <w:szCs w:val="20"/>
              </w:rPr>
            </w:pPr>
            <w:r w:rsidRPr="008915FD">
              <w:rPr>
                <w:rFonts w:cstheme="minorHAnsi"/>
                <w:sz w:val="20"/>
                <w:szCs w:val="20"/>
              </w:rPr>
              <w:t>Frekuensi Pembayaran Premi</w:t>
            </w:r>
          </w:p>
        </w:tc>
        <w:tc>
          <w:tcPr>
            <w:tcW w:w="7890" w:type="dxa"/>
            <w:gridSpan w:val="31"/>
            <w:tcBorders>
              <w:top w:val="single" w:sz="4" w:space="0" w:color="auto"/>
              <w:left w:val="single" w:sz="4" w:space="0" w:color="auto"/>
              <w:bottom w:val="single" w:sz="4" w:space="0" w:color="auto"/>
              <w:right w:val="single" w:sz="4" w:space="0" w:color="auto"/>
            </w:tcBorders>
          </w:tcPr>
          <w:p w14:paraId="3E3B29E3" w14:textId="7EA7F719" w:rsidR="00191402" w:rsidRPr="007B5EE3" w:rsidRDefault="007B5EE3" w:rsidP="00014D98">
            <w:pPr>
              <w:rPr>
                <w:rFonts w:cstheme="minorHAnsi"/>
                <w:i/>
                <w:iCs/>
                <w:color w:val="000000"/>
                <w:sz w:val="20"/>
                <w:szCs w:val="20"/>
                <w:lang w:val="en-ID" w:eastAsia="en-ID"/>
                <w:rPrChange w:id="50" w:author="Erick Hizkia Pangihutan Marbun" w:date="2026-07-01T13:09:00Z" w16du:dateUtc="2026-07-01T06:09:00Z">
                  <w:rPr>
                    <w:rFonts w:cstheme="minorHAnsi"/>
                    <w:color w:val="000000"/>
                    <w:sz w:val="20"/>
                    <w:szCs w:val="20"/>
                    <w:lang w:val="en-ID" w:eastAsia="en-ID"/>
                  </w:rPr>
                </w:rPrChange>
              </w:rPr>
            </w:pPr>
            <w:ins w:id="51" w:author="Erick Hizkia Pangihutan Marbun" w:date="2026-07-01T13:09:00Z" w16du:dateUtc="2026-07-01T06:09:00Z">
              <w:r w:rsidRPr="007B5EE3">
                <w:rPr>
                  <w:rFonts w:cstheme="minorHAnsi"/>
                  <w:i/>
                  <w:iCs/>
                  <w:color w:val="5B9BD5" w:themeColor="accent5"/>
                  <w:sz w:val="20"/>
                  <w:szCs w:val="20"/>
                  <w:highlight w:val="yellow"/>
                  <w:rPrChange w:id="52" w:author="Erick Hizkia Pangihutan Marbun" w:date="2026-07-01T13:09:00Z" w16du:dateUtc="2026-07-01T06:09:00Z">
                    <w:rPr>
                      <w:rFonts w:cstheme="minorHAnsi"/>
                      <w:sz w:val="20"/>
                      <w:szCs w:val="20"/>
                    </w:rPr>
                  </w:rPrChange>
                </w:rPr>
                <w:t>&lt;Premium payment method&gt;</w:t>
              </w:r>
            </w:ins>
            <w:ins w:id="53" w:author="Indria Mukti Efayanti" w:date="2025-01-06T23:09:00Z" w16du:dateUtc="2025-01-06T16:09:00Z">
              <w:del w:id="54" w:author="Erick Hizkia Pangihutan Marbun" w:date="2026-07-01T13:09:00Z" w16du:dateUtc="2026-07-01T06:09:00Z">
                <w:r w:rsidR="00303C9C" w:rsidRPr="007B5EE3" w:rsidDel="007B5EE3">
                  <w:rPr>
                    <w:rFonts w:cstheme="minorHAnsi"/>
                    <w:i/>
                    <w:iCs/>
                    <w:sz w:val="20"/>
                    <w:szCs w:val="20"/>
                    <w:rPrChange w:id="55" w:author="Erick Hizkia Pangihutan Marbun" w:date="2026-07-01T13:09:00Z" w16du:dateUtc="2026-07-01T06:09:00Z">
                      <w:rPr>
                        <w:rFonts w:cstheme="minorHAnsi"/>
                        <w:sz w:val="20"/>
                        <w:szCs w:val="20"/>
                      </w:rPr>
                    </w:rPrChange>
                  </w:rPr>
                  <w:delText>Tahunan</w:delText>
                </w:r>
              </w:del>
              <w:r w:rsidR="00303C9C" w:rsidRPr="007B5EE3" w:rsidDel="00303C9C">
                <w:rPr>
                  <w:rFonts w:cstheme="minorHAnsi"/>
                  <w:i/>
                  <w:iCs/>
                  <w:color w:val="4472C4" w:themeColor="accent1"/>
                  <w:sz w:val="20"/>
                  <w:szCs w:val="20"/>
                </w:rPr>
                <w:t xml:space="preserve"> </w:t>
              </w:r>
            </w:ins>
            <w:del w:id="56" w:author="Indria Mukti Efayanti" w:date="2025-01-06T23:09:00Z" w16du:dateUtc="2025-01-06T16:09:00Z">
              <w:r w:rsidR="00191402" w:rsidRPr="007B5EE3" w:rsidDel="00303C9C">
                <w:rPr>
                  <w:rFonts w:cstheme="minorHAnsi"/>
                  <w:i/>
                  <w:iCs/>
                  <w:color w:val="4472C4" w:themeColor="accent1"/>
                  <w:sz w:val="20"/>
                  <w:szCs w:val="20"/>
                </w:rPr>
                <w:delText>&lt;PremiumFreq&gt;</w:delText>
              </w:r>
            </w:del>
          </w:p>
        </w:tc>
        <w:tc>
          <w:tcPr>
            <w:tcW w:w="360" w:type="dxa"/>
            <w:tcBorders>
              <w:top w:val="nil"/>
              <w:left w:val="single" w:sz="4" w:space="0" w:color="auto"/>
              <w:bottom w:val="nil"/>
              <w:right w:val="single" w:sz="4" w:space="0" w:color="auto"/>
            </w:tcBorders>
          </w:tcPr>
          <w:p w14:paraId="7EC2CBD8" w14:textId="77777777" w:rsidR="00191402" w:rsidRPr="008915FD" w:rsidRDefault="00191402" w:rsidP="00014D98">
            <w:pPr>
              <w:ind w:firstLine="720"/>
              <w:rPr>
                <w:rFonts w:cstheme="minorHAnsi"/>
              </w:rPr>
            </w:pPr>
          </w:p>
        </w:tc>
      </w:tr>
      <w:tr w:rsidR="00191402" w:rsidRPr="008915FD" w14:paraId="09AB974B" w14:textId="77777777" w:rsidTr="006B2460">
        <w:trPr>
          <w:trHeight w:val="54"/>
        </w:trPr>
        <w:tc>
          <w:tcPr>
            <w:tcW w:w="2820" w:type="dxa"/>
            <w:gridSpan w:val="11"/>
            <w:tcBorders>
              <w:top w:val="nil"/>
              <w:left w:val="single" w:sz="4" w:space="0" w:color="auto"/>
              <w:bottom w:val="nil"/>
              <w:right w:val="nil"/>
            </w:tcBorders>
          </w:tcPr>
          <w:p w14:paraId="7F7DA2A6" w14:textId="77777777" w:rsidR="00191402" w:rsidRPr="008915FD" w:rsidRDefault="00191402" w:rsidP="00014D98">
            <w:pPr>
              <w:jc w:val="left"/>
              <w:rPr>
                <w:rFonts w:cstheme="minorHAnsi"/>
                <w:sz w:val="20"/>
                <w:szCs w:val="20"/>
              </w:rPr>
            </w:pPr>
          </w:p>
        </w:tc>
        <w:tc>
          <w:tcPr>
            <w:tcW w:w="7890" w:type="dxa"/>
            <w:gridSpan w:val="31"/>
            <w:tcBorders>
              <w:top w:val="single" w:sz="4" w:space="0" w:color="auto"/>
              <w:left w:val="nil"/>
              <w:bottom w:val="single" w:sz="4" w:space="0" w:color="auto"/>
              <w:right w:val="nil"/>
            </w:tcBorders>
          </w:tcPr>
          <w:p w14:paraId="11D5B33E" w14:textId="77777777" w:rsidR="00191402" w:rsidRPr="008915FD" w:rsidRDefault="00191402" w:rsidP="00014D98">
            <w:pPr>
              <w:rPr>
                <w:rFonts w:cstheme="minorHAnsi"/>
                <w:color w:val="000000"/>
                <w:sz w:val="20"/>
                <w:szCs w:val="20"/>
                <w:lang w:val="en-ID" w:eastAsia="en-ID"/>
              </w:rPr>
            </w:pPr>
          </w:p>
        </w:tc>
        <w:tc>
          <w:tcPr>
            <w:tcW w:w="360" w:type="dxa"/>
            <w:tcBorders>
              <w:top w:val="nil"/>
              <w:left w:val="nil"/>
              <w:bottom w:val="nil"/>
              <w:right w:val="single" w:sz="4" w:space="0" w:color="auto"/>
            </w:tcBorders>
          </w:tcPr>
          <w:p w14:paraId="4E4A0B98" w14:textId="77777777" w:rsidR="00191402" w:rsidRPr="008915FD" w:rsidRDefault="00191402" w:rsidP="00014D98">
            <w:pPr>
              <w:ind w:firstLine="720"/>
              <w:rPr>
                <w:rFonts w:cstheme="minorHAnsi"/>
              </w:rPr>
            </w:pPr>
          </w:p>
        </w:tc>
      </w:tr>
      <w:tr w:rsidR="00191402" w:rsidRPr="008915FD" w14:paraId="5D4272B5" w14:textId="77777777" w:rsidTr="00CD6142">
        <w:tblPrEx>
          <w:tblW w:w="11070" w:type="dxa"/>
          <w:tblInd w:w="-5" w:type="dxa"/>
          <w:tblLayout w:type="fixed"/>
          <w:tblPrExChange w:id="57" w:author="Indria Mukti Efayanti" w:date="2024-12-20T12:46:00Z" w16du:dateUtc="2024-12-20T05:46:00Z">
            <w:tblPrEx>
              <w:tblW w:w="11070" w:type="dxa"/>
              <w:tblInd w:w="-5" w:type="dxa"/>
              <w:tblLayout w:type="fixed"/>
            </w:tblPrEx>
          </w:tblPrExChange>
        </w:tblPrEx>
        <w:trPr>
          <w:trHeight w:val="269"/>
          <w:trPrChange w:id="58" w:author="Indria Mukti Efayanti" w:date="2024-12-20T12:46:00Z" w16du:dateUtc="2024-12-20T05:46:00Z">
            <w:trPr>
              <w:gridBefore w:val="4"/>
              <w:trHeight w:val="269"/>
            </w:trPr>
          </w:trPrChange>
        </w:trPr>
        <w:tc>
          <w:tcPr>
            <w:tcW w:w="2820" w:type="dxa"/>
            <w:gridSpan w:val="11"/>
            <w:tcBorders>
              <w:top w:val="nil"/>
              <w:left w:val="single" w:sz="4" w:space="0" w:color="auto"/>
              <w:bottom w:val="nil"/>
              <w:right w:val="single" w:sz="4" w:space="0" w:color="auto"/>
            </w:tcBorders>
            <w:tcPrChange w:id="59" w:author="Indria Mukti Efayanti" w:date="2024-12-20T12:46:00Z" w16du:dateUtc="2024-12-20T05:46:00Z">
              <w:tcPr>
                <w:tcW w:w="2820" w:type="dxa"/>
                <w:gridSpan w:val="20"/>
                <w:tcBorders>
                  <w:top w:val="nil"/>
                  <w:left w:val="single" w:sz="4" w:space="0" w:color="auto"/>
                  <w:bottom w:val="nil"/>
                  <w:right w:val="single" w:sz="4" w:space="0" w:color="auto"/>
                </w:tcBorders>
              </w:tcPr>
            </w:tcPrChange>
          </w:tcPr>
          <w:p w14:paraId="16D7E041" w14:textId="77777777" w:rsidR="00191402" w:rsidRPr="008915FD" w:rsidRDefault="00191402" w:rsidP="00014D98">
            <w:pPr>
              <w:rPr>
                <w:rFonts w:cstheme="minorHAnsi"/>
                <w:sz w:val="20"/>
                <w:szCs w:val="20"/>
              </w:rPr>
            </w:pPr>
            <w:r w:rsidRPr="008915FD">
              <w:rPr>
                <w:rFonts w:cstheme="minorHAnsi"/>
                <w:sz w:val="20"/>
                <w:szCs w:val="20"/>
              </w:rPr>
              <w:t>Uang Pertanggungan</w:t>
            </w:r>
          </w:p>
        </w:tc>
        <w:tc>
          <w:tcPr>
            <w:tcW w:w="4290" w:type="dxa"/>
            <w:gridSpan w:val="18"/>
            <w:tcBorders>
              <w:top w:val="single" w:sz="4" w:space="0" w:color="auto"/>
              <w:left w:val="single" w:sz="4" w:space="0" w:color="auto"/>
              <w:bottom w:val="single" w:sz="4" w:space="0" w:color="auto"/>
              <w:right w:val="single" w:sz="4" w:space="0" w:color="auto"/>
            </w:tcBorders>
            <w:shd w:val="clear" w:color="auto" w:fill="E7E6E6" w:themeFill="background2"/>
            <w:tcPrChange w:id="60" w:author="Indria Mukti Efayanti" w:date="2024-12-20T12:46:00Z" w16du:dateUtc="2024-12-20T05:46:00Z">
              <w:tcPr>
                <w:tcW w:w="4290" w:type="dxa"/>
                <w:gridSpan w:val="30"/>
                <w:tcBorders>
                  <w:top w:val="single" w:sz="4" w:space="0" w:color="auto"/>
                  <w:left w:val="single" w:sz="4" w:space="0" w:color="auto"/>
                  <w:bottom w:val="single" w:sz="4" w:space="0" w:color="auto"/>
                  <w:right w:val="single" w:sz="4" w:space="0" w:color="auto"/>
                </w:tcBorders>
              </w:tcPr>
            </w:tcPrChange>
          </w:tcPr>
          <w:p w14:paraId="72C2E671" w14:textId="77777777" w:rsidR="00191402" w:rsidRPr="008915FD" w:rsidRDefault="00191402" w:rsidP="00014D98">
            <w:pPr>
              <w:rPr>
                <w:rFonts w:cstheme="minorHAnsi"/>
                <w:b/>
                <w:bCs/>
                <w:color w:val="000000"/>
                <w:sz w:val="20"/>
                <w:szCs w:val="20"/>
                <w:lang w:val="en-ID" w:eastAsia="en-ID"/>
                <w:rPrChange w:id="61" w:author="Indria Mukti Efayanti" w:date="2025-04-25T17:01:00Z" w16du:dateUtc="2025-04-25T10:01:00Z">
                  <w:rPr>
                    <w:rFonts w:cstheme="minorHAnsi"/>
                    <w:color w:val="000000"/>
                    <w:sz w:val="20"/>
                    <w:szCs w:val="20"/>
                    <w:lang w:val="en-ID" w:eastAsia="en-ID"/>
                  </w:rPr>
                </w:rPrChange>
              </w:rPr>
            </w:pPr>
            <w:r w:rsidRPr="008915FD">
              <w:rPr>
                <w:rFonts w:cstheme="minorHAnsi"/>
                <w:b/>
                <w:bCs/>
                <w:color w:val="000000"/>
                <w:sz w:val="20"/>
                <w:szCs w:val="20"/>
                <w:lang w:val="en-ID" w:eastAsia="en-ID"/>
                <w:rPrChange w:id="62" w:author="Indria Mukti Efayanti" w:date="2025-04-25T17:01:00Z" w16du:dateUtc="2025-04-25T10:01:00Z">
                  <w:rPr>
                    <w:rFonts w:cstheme="minorHAnsi"/>
                    <w:color w:val="000000"/>
                    <w:sz w:val="20"/>
                    <w:szCs w:val="20"/>
                    <w:lang w:val="en-ID" w:eastAsia="en-ID"/>
                  </w:rPr>
                </w:rPrChange>
              </w:rPr>
              <w:t>Manfaat</w:t>
            </w:r>
          </w:p>
        </w:tc>
        <w:tc>
          <w:tcPr>
            <w:tcW w:w="3600" w:type="dxa"/>
            <w:gridSpan w:val="13"/>
            <w:tcBorders>
              <w:top w:val="single" w:sz="4" w:space="0" w:color="auto"/>
              <w:left w:val="single" w:sz="4" w:space="0" w:color="auto"/>
              <w:bottom w:val="single" w:sz="4" w:space="0" w:color="auto"/>
              <w:right w:val="single" w:sz="4" w:space="0" w:color="auto"/>
            </w:tcBorders>
            <w:shd w:val="clear" w:color="auto" w:fill="E7E6E6" w:themeFill="background2"/>
            <w:tcPrChange w:id="63" w:author="Indria Mukti Efayanti" w:date="2024-12-20T12:46:00Z" w16du:dateUtc="2024-12-20T05:46:00Z">
              <w:tcPr>
                <w:tcW w:w="3600" w:type="dxa"/>
                <w:gridSpan w:val="17"/>
                <w:tcBorders>
                  <w:top w:val="single" w:sz="4" w:space="0" w:color="auto"/>
                  <w:left w:val="single" w:sz="4" w:space="0" w:color="auto"/>
                  <w:bottom w:val="single" w:sz="4" w:space="0" w:color="auto"/>
                  <w:right w:val="single" w:sz="4" w:space="0" w:color="auto"/>
                </w:tcBorders>
              </w:tcPr>
            </w:tcPrChange>
          </w:tcPr>
          <w:p w14:paraId="3A0F6C2C" w14:textId="77777777" w:rsidR="00191402" w:rsidRPr="008915FD" w:rsidRDefault="00191402" w:rsidP="00014D98">
            <w:pPr>
              <w:rPr>
                <w:rFonts w:cstheme="minorHAnsi"/>
                <w:b/>
                <w:bCs/>
                <w:color w:val="000000"/>
                <w:sz w:val="20"/>
                <w:szCs w:val="20"/>
                <w:lang w:val="en-ID" w:eastAsia="en-ID"/>
                <w:rPrChange w:id="64" w:author="Indria Mukti Efayanti" w:date="2025-04-25T17:01:00Z" w16du:dateUtc="2025-04-25T10:01:00Z">
                  <w:rPr>
                    <w:rFonts w:cstheme="minorHAnsi"/>
                    <w:color w:val="000000"/>
                    <w:sz w:val="20"/>
                    <w:szCs w:val="20"/>
                    <w:lang w:val="en-ID" w:eastAsia="en-ID"/>
                  </w:rPr>
                </w:rPrChange>
              </w:rPr>
            </w:pPr>
            <w:r w:rsidRPr="008915FD">
              <w:rPr>
                <w:rFonts w:cstheme="minorHAnsi"/>
                <w:b/>
                <w:bCs/>
                <w:color w:val="000000"/>
                <w:sz w:val="20"/>
                <w:szCs w:val="20"/>
                <w:lang w:val="en-ID" w:eastAsia="en-ID"/>
                <w:rPrChange w:id="65" w:author="Indria Mukti Efayanti" w:date="2025-04-25T17:01:00Z" w16du:dateUtc="2025-04-25T10:01:00Z">
                  <w:rPr>
                    <w:rFonts w:cstheme="minorHAnsi"/>
                    <w:color w:val="000000"/>
                    <w:sz w:val="20"/>
                    <w:szCs w:val="20"/>
                    <w:lang w:val="en-ID" w:eastAsia="en-ID"/>
                  </w:rPr>
                </w:rPrChange>
              </w:rPr>
              <w:t>Uang Pertanggungan</w:t>
            </w:r>
          </w:p>
        </w:tc>
        <w:tc>
          <w:tcPr>
            <w:tcW w:w="360" w:type="dxa"/>
            <w:tcBorders>
              <w:top w:val="nil"/>
              <w:left w:val="single" w:sz="4" w:space="0" w:color="auto"/>
              <w:bottom w:val="nil"/>
              <w:right w:val="single" w:sz="4" w:space="0" w:color="auto"/>
            </w:tcBorders>
            <w:tcPrChange w:id="66" w:author="Indria Mukti Efayanti" w:date="2024-12-20T12:46:00Z" w16du:dateUtc="2024-12-20T05:46:00Z">
              <w:tcPr>
                <w:tcW w:w="360" w:type="dxa"/>
                <w:gridSpan w:val="5"/>
                <w:tcBorders>
                  <w:top w:val="nil"/>
                  <w:left w:val="single" w:sz="4" w:space="0" w:color="auto"/>
                  <w:bottom w:val="nil"/>
                  <w:right w:val="single" w:sz="4" w:space="0" w:color="auto"/>
                </w:tcBorders>
              </w:tcPr>
            </w:tcPrChange>
          </w:tcPr>
          <w:p w14:paraId="7CB595D8" w14:textId="77777777" w:rsidR="00191402" w:rsidRPr="008915FD" w:rsidRDefault="00191402" w:rsidP="00014D98">
            <w:pPr>
              <w:ind w:firstLine="720"/>
              <w:rPr>
                <w:rFonts w:cstheme="minorHAnsi"/>
              </w:rPr>
            </w:pPr>
          </w:p>
        </w:tc>
      </w:tr>
      <w:tr w:rsidR="00191402" w:rsidRPr="008915FD" w14:paraId="1CBCEF2A" w14:textId="77777777" w:rsidTr="00191402">
        <w:trPr>
          <w:trHeight w:val="269"/>
        </w:trPr>
        <w:tc>
          <w:tcPr>
            <w:tcW w:w="2820" w:type="dxa"/>
            <w:gridSpan w:val="11"/>
            <w:tcBorders>
              <w:top w:val="nil"/>
              <w:left w:val="single" w:sz="4" w:space="0" w:color="auto"/>
              <w:bottom w:val="nil"/>
              <w:right w:val="single" w:sz="4" w:space="0" w:color="auto"/>
            </w:tcBorders>
          </w:tcPr>
          <w:p w14:paraId="593771AE"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3F10F794" w14:textId="77777777" w:rsidR="00191402" w:rsidRPr="008915FD" w:rsidRDefault="00191402" w:rsidP="00014D98">
            <w:pPr>
              <w:rPr>
                <w:rFonts w:cstheme="minorHAnsi"/>
                <w:color w:val="000000"/>
                <w:sz w:val="20"/>
                <w:szCs w:val="20"/>
                <w:lang w:val="en-ID" w:eastAsia="en-ID"/>
              </w:rPr>
            </w:pPr>
            <w:r w:rsidRPr="008915FD">
              <w:rPr>
                <w:rFonts w:cstheme="minorHAnsi"/>
                <w:color w:val="000000"/>
                <w:sz w:val="20"/>
                <w:szCs w:val="20"/>
                <w:lang w:val="en-ID" w:eastAsia="en-ID"/>
              </w:rPr>
              <w:t>Asuransi Dasar</w:t>
            </w:r>
          </w:p>
        </w:tc>
        <w:tc>
          <w:tcPr>
            <w:tcW w:w="3600" w:type="dxa"/>
            <w:gridSpan w:val="13"/>
            <w:tcBorders>
              <w:top w:val="single" w:sz="4" w:space="0" w:color="auto"/>
              <w:left w:val="single" w:sz="4" w:space="0" w:color="auto"/>
              <w:bottom w:val="single" w:sz="4" w:space="0" w:color="auto"/>
              <w:right w:val="single" w:sz="4" w:space="0" w:color="auto"/>
            </w:tcBorders>
          </w:tcPr>
          <w:p w14:paraId="08F6BAAA" w14:textId="77777777" w:rsidR="00191402" w:rsidRPr="008915FD" w:rsidRDefault="00191402" w:rsidP="00014D98">
            <w:pPr>
              <w:rPr>
                <w:rFonts w:cstheme="minorHAnsi"/>
                <w:color w:val="000000"/>
                <w:sz w:val="20"/>
                <w:szCs w:val="20"/>
                <w:lang w:val="en-ID" w:eastAsia="en-ID"/>
              </w:rPr>
            </w:pPr>
          </w:p>
        </w:tc>
        <w:tc>
          <w:tcPr>
            <w:tcW w:w="360" w:type="dxa"/>
            <w:tcBorders>
              <w:top w:val="nil"/>
              <w:left w:val="single" w:sz="4" w:space="0" w:color="auto"/>
              <w:bottom w:val="nil"/>
              <w:right w:val="single" w:sz="4" w:space="0" w:color="auto"/>
            </w:tcBorders>
          </w:tcPr>
          <w:p w14:paraId="7C63D3B0" w14:textId="77777777" w:rsidR="00191402" w:rsidRPr="008915FD" w:rsidRDefault="00191402" w:rsidP="00014D98">
            <w:pPr>
              <w:ind w:firstLine="720"/>
              <w:rPr>
                <w:rFonts w:cstheme="minorHAnsi"/>
              </w:rPr>
            </w:pPr>
          </w:p>
        </w:tc>
      </w:tr>
      <w:tr w:rsidR="00191402" w:rsidRPr="008915FD" w14:paraId="4EDF36A4" w14:textId="77777777" w:rsidTr="00191402">
        <w:trPr>
          <w:trHeight w:val="269"/>
        </w:trPr>
        <w:tc>
          <w:tcPr>
            <w:tcW w:w="2820" w:type="dxa"/>
            <w:gridSpan w:val="11"/>
            <w:tcBorders>
              <w:top w:val="nil"/>
              <w:left w:val="single" w:sz="4" w:space="0" w:color="auto"/>
              <w:bottom w:val="nil"/>
              <w:right w:val="single" w:sz="4" w:space="0" w:color="auto"/>
            </w:tcBorders>
          </w:tcPr>
          <w:p w14:paraId="172FEB36"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245F3F00" w14:textId="77777777" w:rsidR="00191402" w:rsidRPr="008915FD" w:rsidRDefault="00191402" w:rsidP="00014D98">
            <w:pPr>
              <w:pStyle w:val="ListParagraph"/>
              <w:numPr>
                <w:ilvl w:val="0"/>
                <w:numId w:val="65"/>
              </w:numPr>
              <w:ind w:left="360"/>
              <w:rPr>
                <w:rFonts w:cstheme="minorHAnsi"/>
                <w:color w:val="000000"/>
                <w:sz w:val="20"/>
                <w:szCs w:val="20"/>
                <w:lang w:val="en-ID" w:eastAsia="en-ID"/>
              </w:rPr>
            </w:pPr>
            <w:r w:rsidRPr="008915FD">
              <w:rPr>
                <w:rFonts w:cstheme="minorHAnsi"/>
                <w:color w:val="000000"/>
                <w:sz w:val="20"/>
                <w:szCs w:val="20"/>
                <w:lang w:val="en-ID" w:eastAsia="en-ID"/>
              </w:rPr>
              <w:t xml:space="preserve">Meninggal Dunia </w:t>
            </w:r>
            <w:del w:id="67" w:author="Indria Mukti Efayanti" w:date="2024-12-20T10:44:00Z" w16du:dateUtc="2024-12-20T03:44:00Z">
              <w:r w:rsidRPr="008915FD" w:rsidDel="00E10ECC">
                <w:rPr>
                  <w:rFonts w:cstheme="minorHAnsi"/>
                  <w:color w:val="000000"/>
                  <w:sz w:val="20"/>
                  <w:szCs w:val="20"/>
                  <w:lang w:val="en-ID" w:eastAsia="en-ID"/>
                </w:rPr>
                <w:delText>bukan karena Kecelakaan</w:delText>
              </w:r>
            </w:del>
            <w:ins w:id="68" w:author="Indria Mukti Efayanti" w:date="2024-12-20T10:44:00Z" w16du:dateUtc="2024-12-20T03:44:00Z">
              <w:r w:rsidR="00E10ECC" w:rsidRPr="008915FD">
                <w:rPr>
                  <w:rFonts w:cstheme="minorHAnsi"/>
                  <w:color w:val="000000"/>
                  <w:sz w:val="20"/>
                  <w:szCs w:val="20"/>
                  <w:lang w:val="en-ID" w:eastAsia="en-ID"/>
                </w:rPr>
                <w:t>karena sebab apapun</w:t>
              </w:r>
            </w:ins>
          </w:p>
        </w:tc>
        <w:tc>
          <w:tcPr>
            <w:tcW w:w="3600" w:type="dxa"/>
            <w:gridSpan w:val="13"/>
            <w:tcBorders>
              <w:top w:val="single" w:sz="4" w:space="0" w:color="auto"/>
              <w:left w:val="single" w:sz="4" w:space="0" w:color="auto"/>
              <w:bottom w:val="single" w:sz="4" w:space="0" w:color="auto"/>
              <w:right w:val="single" w:sz="4" w:space="0" w:color="auto"/>
            </w:tcBorders>
          </w:tcPr>
          <w:p w14:paraId="7500A84E" w14:textId="6050981A" w:rsidR="00191402" w:rsidRPr="008915FD" w:rsidRDefault="00303C9C" w:rsidP="00014D98">
            <w:pPr>
              <w:rPr>
                <w:rFonts w:cstheme="minorHAnsi"/>
                <w:i/>
                <w:iCs/>
                <w:color w:val="4472C4" w:themeColor="accent1"/>
                <w:sz w:val="20"/>
                <w:szCs w:val="20"/>
              </w:rPr>
            </w:pPr>
            <w:ins w:id="69" w:author="Indria Mukti Efayanti" w:date="2025-01-06T23:09:00Z" w16du:dateUtc="2025-01-06T16:09:00Z">
              <w:r w:rsidRPr="008915FD">
                <w:rPr>
                  <w:rFonts w:cstheme="minorHAnsi"/>
                  <w:sz w:val="20"/>
                  <w:szCs w:val="20"/>
                </w:rPr>
                <w:t>Rp</w:t>
              </w:r>
            </w:ins>
            <w:ins w:id="70" w:author="Erick Hizkia Pangihutan Marbun" w:date="2026-07-01T13:09:00Z" w16du:dateUtc="2026-07-01T06:09:00Z">
              <w:r w:rsidR="007B5EE3" w:rsidRPr="007B5EE3">
                <w:rPr>
                  <w:rFonts w:cstheme="minorHAnsi"/>
                  <w:i/>
                  <w:iCs/>
                  <w:color w:val="5B9BD5" w:themeColor="accent5"/>
                  <w:sz w:val="20"/>
                  <w:szCs w:val="20"/>
                  <w:highlight w:val="yellow"/>
                  <w:rPrChange w:id="71" w:author="Erick Hizkia Pangihutan Marbun" w:date="2026-07-01T13:09:00Z" w16du:dateUtc="2026-07-01T06:09:00Z">
                    <w:rPr>
                      <w:rFonts w:cstheme="minorHAnsi"/>
                      <w:sz w:val="20"/>
                      <w:szCs w:val="20"/>
                    </w:rPr>
                  </w:rPrChange>
                </w:rPr>
                <w:t>&lt;</w:t>
              </w:r>
            </w:ins>
            <w:ins w:id="72" w:author="Erick Hizkia Pangihutan Marbun" w:date="2026-07-01T13:10:00Z" w16du:dateUtc="2026-07-01T06:10:00Z">
              <w:r w:rsidR="007B5EE3">
                <w:rPr>
                  <w:rFonts w:cstheme="minorHAnsi"/>
                  <w:i/>
                  <w:iCs/>
                  <w:color w:val="5B9BD5" w:themeColor="accent5"/>
                  <w:sz w:val="20"/>
                  <w:szCs w:val="20"/>
                  <w:highlight w:val="yellow"/>
                </w:rPr>
                <w:t xml:space="preserve">basic </w:t>
              </w:r>
            </w:ins>
            <w:ins w:id="73" w:author="Erick Hizkia Pangihutan Marbun" w:date="2026-07-01T13:09:00Z" w16du:dateUtc="2026-07-01T06:09:00Z">
              <w:r w:rsidR="007B5EE3" w:rsidRPr="007B5EE3">
                <w:rPr>
                  <w:rFonts w:cstheme="minorHAnsi"/>
                  <w:i/>
                  <w:iCs/>
                  <w:color w:val="5B9BD5" w:themeColor="accent5"/>
                  <w:sz w:val="20"/>
                  <w:szCs w:val="20"/>
                  <w:highlight w:val="yellow"/>
                  <w:rPrChange w:id="74" w:author="Erick Hizkia Pangihutan Marbun" w:date="2026-07-01T13:09:00Z" w16du:dateUtc="2026-07-01T06:09:00Z">
                    <w:rPr>
                      <w:rFonts w:cstheme="minorHAnsi"/>
                      <w:sz w:val="20"/>
                      <w:szCs w:val="20"/>
                    </w:rPr>
                  </w:rPrChange>
                </w:rPr>
                <w:t>sum assured&gt;</w:t>
              </w:r>
            </w:ins>
            <w:ins w:id="75" w:author="Indria Mukti Efayanti" w:date="2025-01-06T23:09:00Z" w16du:dateUtc="2025-01-06T16:09:00Z">
              <w:del w:id="76" w:author="Erick Hizkia Pangihutan Marbun" w:date="2026-07-01T13:09:00Z" w16du:dateUtc="2026-07-01T06:09:00Z">
                <w:r w:rsidRPr="008915FD" w:rsidDel="007B5EE3">
                  <w:rPr>
                    <w:rFonts w:cstheme="minorHAnsi"/>
                    <w:sz w:val="20"/>
                    <w:szCs w:val="20"/>
                  </w:rPr>
                  <w:delText>500.000.000</w:delText>
                </w:r>
              </w:del>
            </w:ins>
            <w:del w:id="77" w:author="Indria Mukti Efayanti" w:date="2025-01-06T23:09:00Z" w16du:dateUtc="2025-01-06T16:09:00Z">
              <w:r w:rsidR="00191402" w:rsidRPr="008915FD" w:rsidDel="00303C9C">
                <w:rPr>
                  <w:rFonts w:cstheme="minorHAnsi"/>
                  <w:i/>
                  <w:iCs/>
                  <w:color w:val="4472C4" w:themeColor="accent1"/>
                  <w:sz w:val="20"/>
                  <w:szCs w:val="20"/>
                </w:rPr>
                <w:delText xml:space="preserve">&lt;Sum Assured of </w:delText>
              </w:r>
            </w:del>
            <w:del w:id="78" w:author="Indria Mukti Efayanti" w:date="2024-12-31T11:45:00Z" w16du:dateUtc="2024-12-31T04:45:00Z">
              <w:r w:rsidR="00191402" w:rsidRPr="008915FD" w:rsidDel="004D1204">
                <w:rPr>
                  <w:rFonts w:cstheme="minorHAnsi"/>
                  <w:i/>
                  <w:iCs/>
                  <w:color w:val="4472C4" w:themeColor="accent1"/>
                  <w:sz w:val="20"/>
                  <w:szCs w:val="20"/>
                </w:rPr>
                <w:delText>ND</w:delText>
              </w:r>
            </w:del>
            <w:del w:id="79" w:author="Indria Mukti Efayanti" w:date="2025-01-06T23:09:00Z" w16du:dateUtc="2025-01-06T16:09:00Z">
              <w:r w:rsidR="00191402" w:rsidRPr="008915FD" w:rsidDel="00303C9C">
                <w:rPr>
                  <w:rFonts w:cstheme="minorHAnsi"/>
                  <w:i/>
                  <w:iCs/>
                  <w:color w:val="4472C4" w:themeColor="accent1"/>
                  <w:sz w:val="20"/>
                  <w:szCs w:val="20"/>
                </w:rPr>
                <w:delText>&gt;</w:delText>
              </w:r>
            </w:del>
          </w:p>
        </w:tc>
        <w:tc>
          <w:tcPr>
            <w:tcW w:w="360" w:type="dxa"/>
            <w:tcBorders>
              <w:top w:val="nil"/>
              <w:left w:val="single" w:sz="4" w:space="0" w:color="auto"/>
              <w:bottom w:val="nil"/>
              <w:right w:val="single" w:sz="4" w:space="0" w:color="auto"/>
            </w:tcBorders>
          </w:tcPr>
          <w:p w14:paraId="3545B937" w14:textId="77777777" w:rsidR="00191402" w:rsidRPr="008915FD" w:rsidRDefault="00191402" w:rsidP="00014D98">
            <w:pPr>
              <w:ind w:firstLine="720"/>
              <w:rPr>
                <w:rFonts w:cstheme="minorHAnsi"/>
              </w:rPr>
            </w:pPr>
          </w:p>
        </w:tc>
      </w:tr>
      <w:tr w:rsidR="00191402" w:rsidRPr="008915FD" w14:paraId="30FEEF1D" w14:textId="77777777" w:rsidTr="00191402">
        <w:trPr>
          <w:trHeight w:val="269"/>
        </w:trPr>
        <w:tc>
          <w:tcPr>
            <w:tcW w:w="2820" w:type="dxa"/>
            <w:gridSpan w:val="11"/>
            <w:tcBorders>
              <w:top w:val="nil"/>
              <w:left w:val="single" w:sz="4" w:space="0" w:color="auto"/>
              <w:bottom w:val="nil"/>
              <w:right w:val="single" w:sz="4" w:space="0" w:color="auto"/>
            </w:tcBorders>
          </w:tcPr>
          <w:p w14:paraId="64400C3D"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08227820" w14:textId="77777777" w:rsidR="009737D2" w:rsidRPr="009737D2" w:rsidRDefault="009737D2" w:rsidP="009737D2">
            <w:pPr>
              <w:pStyle w:val="ListParagraph"/>
              <w:numPr>
                <w:ilvl w:val="0"/>
                <w:numId w:val="65"/>
              </w:numPr>
              <w:ind w:left="360"/>
              <w:rPr>
                <w:rFonts w:cstheme="minorHAnsi"/>
                <w:color w:val="000000"/>
                <w:sz w:val="20"/>
                <w:szCs w:val="20"/>
                <w:lang w:val="en-ID" w:eastAsia="en-ID"/>
                <w:rPrChange w:id="80" w:author="Rosita P L Tobing" w:date="2026-03-30T09:53:00Z" w16du:dateUtc="2026-03-30T02:53:00Z">
                  <w:rPr>
                    <w:lang w:val="en-ID" w:eastAsia="en-ID"/>
                  </w:rPr>
                </w:rPrChange>
              </w:rPr>
            </w:pPr>
            <w:ins w:id="81" w:author="Rosita P L Tobing" w:date="2026-03-30T09:54:00Z">
              <w:r w:rsidRPr="009737D2">
                <w:rPr>
                  <w:rFonts w:cstheme="minorHAnsi"/>
                  <w:color w:val="000000"/>
                  <w:sz w:val="20"/>
                  <w:szCs w:val="20"/>
                  <w:highlight w:val="yellow"/>
                  <w:lang w:eastAsia="en-ID"/>
                  <w:rPrChange w:id="82" w:author="Rosita P L Tobing" w:date="2026-03-30T09:54:00Z" w16du:dateUtc="2026-03-30T02:54:00Z">
                    <w:rPr>
                      <w:rFonts w:cstheme="minorHAnsi"/>
                      <w:color w:val="000000"/>
                      <w:sz w:val="20"/>
                      <w:szCs w:val="20"/>
                      <w:lang w:eastAsia="en-ID"/>
                    </w:rPr>
                  </w:rPrChange>
                </w:rPr>
                <w:t>Tambahan Manfaat Meninggal Dunia Karena Kecelakaan</w:t>
              </w:r>
              <w:r w:rsidRPr="009737D2">
                <w:rPr>
                  <w:rFonts w:cstheme="minorHAnsi"/>
                  <w:color w:val="000000"/>
                  <w:sz w:val="20"/>
                  <w:szCs w:val="20"/>
                  <w:lang w:eastAsia="en-ID"/>
                </w:rPr>
                <w:t xml:space="preserve"> </w:t>
              </w:r>
            </w:ins>
            <w:del w:id="83" w:author="Rosita P L Tobing" w:date="2026-03-30T09:54:00Z" w16du:dateUtc="2026-03-30T02:54:00Z">
              <w:r w:rsidR="00191402" w:rsidRPr="008915FD" w:rsidDel="009737D2">
                <w:rPr>
                  <w:rFonts w:cstheme="minorHAnsi"/>
                  <w:color w:val="000000"/>
                  <w:sz w:val="20"/>
                  <w:szCs w:val="20"/>
                  <w:lang w:val="en-ID" w:eastAsia="en-ID"/>
                </w:rPr>
                <w:delText>Meninggal Dunia bukan karena Kecelakaan</w:delText>
              </w:r>
            </w:del>
          </w:p>
        </w:tc>
        <w:tc>
          <w:tcPr>
            <w:tcW w:w="3600" w:type="dxa"/>
            <w:gridSpan w:val="13"/>
            <w:tcBorders>
              <w:top w:val="single" w:sz="4" w:space="0" w:color="auto"/>
              <w:left w:val="single" w:sz="4" w:space="0" w:color="auto"/>
              <w:bottom w:val="single" w:sz="4" w:space="0" w:color="auto"/>
              <w:right w:val="single" w:sz="4" w:space="0" w:color="auto"/>
            </w:tcBorders>
          </w:tcPr>
          <w:p w14:paraId="2D670FAF" w14:textId="20A7772E" w:rsidR="00191402" w:rsidRPr="008915FD" w:rsidRDefault="00303C9C" w:rsidP="00014D98">
            <w:pPr>
              <w:rPr>
                <w:rFonts w:cstheme="minorHAnsi"/>
                <w:i/>
                <w:iCs/>
                <w:color w:val="4472C4" w:themeColor="accent1"/>
                <w:sz w:val="20"/>
                <w:szCs w:val="20"/>
              </w:rPr>
            </w:pPr>
            <w:ins w:id="84" w:author="Indria Mukti Efayanti" w:date="2025-01-06T23:09:00Z" w16du:dateUtc="2025-01-06T16:09:00Z">
              <w:r w:rsidRPr="008915FD">
                <w:rPr>
                  <w:rFonts w:cstheme="minorHAnsi"/>
                  <w:sz w:val="20"/>
                  <w:szCs w:val="20"/>
                </w:rPr>
                <w:t>Rp</w:t>
              </w:r>
            </w:ins>
            <w:ins w:id="85" w:author="Erick Hizkia Pangihutan Marbun" w:date="2026-07-01T13:10:00Z" w16du:dateUtc="2026-07-01T06:10:00Z">
              <w:r w:rsidR="007B5EE3" w:rsidRPr="007B5EE3">
                <w:rPr>
                  <w:rFonts w:cstheme="minorHAnsi"/>
                  <w:i/>
                  <w:iCs/>
                  <w:color w:val="5B9BD5" w:themeColor="accent5"/>
                  <w:sz w:val="20"/>
                  <w:szCs w:val="20"/>
                  <w:highlight w:val="yellow"/>
                  <w:rPrChange w:id="86" w:author="Erick Hizkia Pangihutan Marbun" w:date="2026-07-01T13:10:00Z" w16du:dateUtc="2026-07-01T06:10:00Z">
                    <w:rPr>
                      <w:rFonts w:cstheme="minorHAnsi"/>
                      <w:sz w:val="20"/>
                      <w:szCs w:val="20"/>
                    </w:rPr>
                  </w:rPrChange>
                </w:rPr>
                <w:t>&lt;accidental death benefit&gt;</w:t>
              </w:r>
            </w:ins>
            <w:ins w:id="87" w:author="Indria Mukti Efayanti" w:date="2025-01-06T23:09:00Z" w16du:dateUtc="2025-01-06T16:09:00Z">
              <w:del w:id="88" w:author="Erick Hizkia Pangihutan Marbun" w:date="2026-07-01T13:10:00Z" w16du:dateUtc="2026-07-01T06:10:00Z">
                <w:r w:rsidRPr="008915FD" w:rsidDel="007B5EE3">
                  <w:rPr>
                    <w:rFonts w:cstheme="minorHAnsi"/>
                    <w:sz w:val="20"/>
                    <w:szCs w:val="20"/>
                  </w:rPr>
                  <w:delText>500.000.000</w:delText>
                </w:r>
              </w:del>
            </w:ins>
            <w:del w:id="89" w:author="Indria Mukti Efayanti" w:date="2025-01-06T23:09:00Z" w16du:dateUtc="2025-01-06T16:09:00Z">
              <w:r w:rsidR="00191402" w:rsidRPr="008915FD" w:rsidDel="00303C9C">
                <w:rPr>
                  <w:rFonts w:cstheme="minorHAnsi"/>
                  <w:i/>
                  <w:iCs/>
                  <w:color w:val="4472C4" w:themeColor="accent1"/>
                  <w:sz w:val="20"/>
                  <w:szCs w:val="20"/>
                </w:rPr>
                <w:delText>&lt;Sum Assured of ADB&gt;</w:delText>
              </w:r>
            </w:del>
          </w:p>
        </w:tc>
        <w:tc>
          <w:tcPr>
            <w:tcW w:w="360" w:type="dxa"/>
            <w:tcBorders>
              <w:top w:val="nil"/>
              <w:left w:val="single" w:sz="4" w:space="0" w:color="auto"/>
              <w:bottom w:val="nil"/>
              <w:right w:val="single" w:sz="4" w:space="0" w:color="auto"/>
            </w:tcBorders>
          </w:tcPr>
          <w:p w14:paraId="65D17EEB" w14:textId="77777777" w:rsidR="00191402" w:rsidRPr="008915FD" w:rsidRDefault="00191402" w:rsidP="00014D98">
            <w:pPr>
              <w:ind w:firstLine="720"/>
              <w:rPr>
                <w:rFonts w:cstheme="minorHAnsi"/>
              </w:rPr>
            </w:pPr>
          </w:p>
        </w:tc>
      </w:tr>
      <w:tr w:rsidR="00191402" w:rsidRPr="008915FD" w14:paraId="501C0940" w14:textId="77777777" w:rsidTr="00191402">
        <w:trPr>
          <w:trHeight w:val="269"/>
        </w:trPr>
        <w:tc>
          <w:tcPr>
            <w:tcW w:w="2820" w:type="dxa"/>
            <w:gridSpan w:val="11"/>
            <w:tcBorders>
              <w:top w:val="nil"/>
              <w:left w:val="single" w:sz="4" w:space="0" w:color="auto"/>
              <w:bottom w:val="nil"/>
              <w:right w:val="single" w:sz="4" w:space="0" w:color="auto"/>
            </w:tcBorders>
          </w:tcPr>
          <w:p w14:paraId="3F27FB09"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7BD65764" w14:textId="77777777" w:rsidR="00191402" w:rsidRPr="008915FD" w:rsidRDefault="00191402" w:rsidP="00014D98">
            <w:pPr>
              <w:pStyle w:val="ListParagraph"/>
              <w:numPr>
                <w:ilvl w:val="0"/>
                <w:numId w:val="65"/>
              </w:numPr>
              <w:ind w:left="360"/>
              <w:rPr>
                <w:rFonts w:cstheme="minorHAnsi"/>
                <w:color w:val="000000"/>
                <w:sz w:val="20"/>
                <w:szCs w:val="20"/>
                <w:lang w:val="en-ID" w:eastAsia="en-ID"/>
              </w:rPr>
            </w:pPr>
            <w:r w:rsidRPr="008915FD">
              <w:rPr>
                <w:rFonts w:cstheme="minorHAnsi"/>
                <w:color w:val="000000"/>
                <w:sz w:val="20"/>
                <w:szCs w:val="20"/>
                <w:lang w:val="en-ID" w:eastAsia="en-ID"/>
              </w:rPr>
              <w:t>Manfaat Akhir Pertanggungan</w:t>
            </w:r>
          </w:p>
        </w:tc>
        <w:tc>
          <w:tcPr>
            <w:tcW w:w="3600" w:type="dxa"/>
            <w:gridSpan w:val="13"/>
            <w:tcBorders>
              <w:top w:val="single" w:sz="4" w:space="0" w:color="auto"/>
              <w:left w:val="single" w:sz="4" w:space="0" w:color="auto"/>
              <w:bottom w:val="single" w:sz="4" w:space="0" w:color="auto"/>
              <w:right w:val="single" w:sz="4" w:space="0" w:color="auto"/>
            </w:tcBorders>
          </w:tcPr>
          <w:p w14:paraId="68E39056" w14:textId="77777777" w:rsidR="00191402" w:rsidRPr="008915FD" w:rsidDel="00303C9C" w:rsidRDefault="00191402" w:rsidP="00014D98">
            <w:pPr>
              <w:rPr>
                <w:del w:id="90" w:author="Indria Mukti Efayanti" w:date="2025-01-06T23:09:00Z" w16du:dateUtc="2025-01-06T16:09:00Z"/>
                <w:rFonts w:cstheme="minorHAnsi"/>
                <w:i/>
                <w:iCs/>
                <w:color w:val="4472C4" w:themeColor="accent1"/>
                <w:sz w:val="20"/>
                <w:szCs w:val="20"/>
              </w:rPr>
            </w:pPr>
            <w:del w:id="91" w:author="Indria Mukti Efayanti" w:date="2025-01-06T23:09:00Z" w16du:dateUtc="2025-01-06T16:09:00Z">
              <w:r w:rsidRPr="008915FD" w:rsidDel="00303C9C">
                <w:rPr>
                  <w:rFonts w:cstheme="minorHAnsi"/>
                  <w:i/>
                  <w:iCs/>
                  <w:color w:val="4472C4" w:themeColor="accent1"/>
                  <w:sz w:val="20"/>
                  <w:szCs w:val="20"/>
                </w:rPr>
                <w:delText>IF Plan Silver, then this row will not appear</w:delText>
              </w:r>
            </w:del>
          </w:p>
          <w:p w14:paraId="7D251A91" w14:textId="77777777" w:rsidR="00191402" w:rsidRPr="008915FD" w:rsidDel="00303C9C" w:rsidRDefault="00191402" w:rsidP="00014D98">
            <w:pPr>
              <w:rPr>
                <w:del w:id="92" w:author="Indria Mukti Efayanti" w:date="2025-01-06T23:09:00Z" w16du:dateUtc="2025-01-06T16:09:00Z"/>
                <w:rFonts w:cstheme="minorHAnsi"/>
                <w:i/>
                <w:iCs/>
                <w:color w:val="4472C4" w:themeColor="accent1"/>
                <w:sz w:val="20"/>
                <w:szCs w:val="20"/>
              </w:rPr>
            </w:pPr>
            <w:del w:id="93" w:author="Indria Mukti Efayanti" w:date="2025-01-06T23:09:00Z" w16du:dateUtc="2025-01-06T16:09:00Z">
              <w:r w:rsidRPr="008915FD" w:rsidDel="00303C9C">
                <w:rPr>
                  <w:rFonts w:cstheme="minorHAnsi"/>
                  <w:i/>
                  <w:iCs/>
                  <w:color w:val="4472C4" w:themeColor="accent1"/>
                  <w:sz w:val="20"/>
                  <w:szCs w:val="20"/>
                </w:rPr>
                <w:delText>IF Plan Gold, then “</w:delText>
              </w:r>
              <w:r w:rsidRPr="008915FD" w:rsidDel="00303C9C">
                <w:rPr>
                  <w:rFonts w:cstheme="minorHAnsi"/>
                  <w:sz w:val="20"/>
                  <w:szCs w:val="20"/>
                </w:rPr>
                <w:delText>Total Premi yang dibayarkan</w:delText>
              </w:r>
              <w:r w:rsidRPr="008915FD" w:rsidDel="00303C9C">
                <w:rPr>
                  <w:rFonts w:cstheme="minorHAnsi"/>
                  <w:i/>
                  <w:iCs/>
                  <w:color w:val="4472C4" w:themeColor="accent1"/>
                  <w:sz w:val="20"/>
                  <w:szCs w:val="20"/>
                </w:rPr>
                <w:delText>”</w:delText>
              </w:r>
            </w:del>
          </w:p>
          <w:p w14:paraId="13791906" w14:textId="77777777" w:rsidR="00191402" w:rsidRPr="008915FD" w:rsidRDefault="00191402" w:rsidP="00014D98">
            <w:pPr>
              <w:rPr>
                <w:rFonts w:cstheme="minorHAnsi"/>
                <w:i/>
                <w:iCs/>
                <w:color w:val="4472C4" w:themeColor="accent1"/>
                <w:sz w:val="20"/>
                <w:szCs w:val="20"/>
              </w:rPr>
            </w:pPr>
            <w:del w:id="94" w:author="Indria Mukti Efayanti" w:date="2025-01-06T23:09:00Z" w16du:dateUtc="2025-01-06T16:09:00Z">
              <w:r w:rsidRPr="008915FD" w:rsidDel="00303C9C">
                <w:rPr>
                  <w:rFonts w:cstheme="minorHAnsi"/>
                  <w:i/>
                  <w:iCs/>
                  <w:color w:val="4472C4" w:themeColor="accent1"/>
                  <w:sz w:val="20"/>
                  <w:szCs w:val="20"/>
                </w:rPr>
                <w:delText>IF Plan Platinum, then “</w:delText>
              </w:r>
            </w:del>
            <w:r w:rsidRPr="008915FD">
              <w:rPr>
                <w:rFonts w:cstheme="minorHAnsi"/>
                <w:sz w:val="20"/>
                <w:szCs w:val="20"/>
              </w:rPr>
              <w:t xml:space="preserve">100% Uang Pertanggungan Meninggal Dunia </w:t>
            </w:r>
            <w:del w:id="95" w:author="Indria Mukti Efayanti" w:date="2025-01-06T23:09:00Z" w16du:dateUtc="2025-01-06T16:09:00Z">
              <w:r w:rsidRPr="008915FD" w:rsidDel="00303C9C">
                <w:rPr>
                  <w:rFonts w:cstheme="minorHAnsi"/>
                  <w:sz w:val="20"/>
                  <w:szCs w:val="20"/>
                </w:rPr>
                <w:delText>bukan karena Kecelakaan</w:delText>
              </w:r>
            </w:del>
            <w:ins w:id="96" w:author="Indria Mukti Efayanti" w:date="2025-01-06T23:09:00Z" w16du:dateUtc="2025-01-06T16:09:00Z">
              <w:r w:rsidR="00303C9C" w:rsidRPr="008915FD">
                <w:rPr>
                  <w:rFonts w:cstheme="minorHAnsi"/>
                  <w:sz w:val="20"/>
                  <w:szCs w:val="20"/>
                </w:rPr>
                <w:t>karena sebab apapu</w:t>
              </w:r>
              <w:r w:rsidR="00303C9C" w:rsidRPr="001D3975">
                <w:rPr>
                  <w:rFonts w:cstheme="minorHAnsi"/>
                  <w:sz w:val="20"/>
                  <w:szCs w:val="20"/>
                  <w:highlight w:val="green"/>
                  <w:rPrChange w:id="97" w:author="Aswin Nabila" w:date="2026-03-30T17:01:00Z" w16du:dateUtc="2026-03-30T10:01:00Z">
                    <w:rPr>
                      <w:rFonts w:cstheme="minorHAnsi"/>
                      <w:sz w:val="20"/>
                      <w:szCs w:val="20"/>
                    </w:rPr>
                  </w:rPrChange>
                </w:rPr>
                <w:t>n</w:t>
              </w:r>
            </w:ins>
            <w:ins w:id="98" w:author="Indria Mukti Efayanti" w:date="2025-01-06T23:10:00Z" w16du:dateUtc="2025-01-06T16:10:00Z">
              <w:del w:id="99" w:author="Aswin Nabila" w:date="2026-03-30T17:01:00Z" w16du:dateUtc="2026-03-30T10:01:00Z">
                <w:r w:rsidR="00303C9C" w:rsidRPr="008915FD" w:rsidDel="001D3975">
                  <w:rPr>
                    <w:rFonts w:cstheme="minorHAnsi"/>
                    <w:sz w:val="20"/>
                    <w:szCs w:val="20"/>
                  </w:rPr>
                  <w:delText>.</w:delText>
                </w:r>
              </w:del>
            </w:ins>
            <w:del w:id="100" w:author="Indria Mukti Efayanti" w:date="2025-01-06T23:09:00Z" w16du:dateUtc="2025-01-06T16:09:00Z">
              <w:r w:rsidRPr="008915FD" w:rsidDel="00303C9C">
                <w:rPr>
                  <w:rFonts w:cstheme="minorHAnsi"/>
                  <w:i/>
                  <w:iCs/>
                  <w:color w:val="4472C4" w:themeColor="accent1"/>
                  <w:sz w:val="20"/>
                  <w:szCs w:val="20"/>
                </w:rPr>
                <w:delText>”</w:delText>
              </w:r>
            </w:del>
          </w:p>
        </w:tc>
        <w:tc>
          <w:tcPr>
            <w:tcW w:w="360" w:type="dxa"/>
            <w:tcBorders>
              <w:top w:val="nil"/>
              <w:left w:val="single" w:sz="4" w:space="0" w:color="auto"/>
              <w:bottom w:val="nil"/>
              <w:right w:val="single" w:sz="4" w:space="0" w:color="auto"/>
            </w:tcBorders>
          </w:tcPr>
          <w:p w14:paraId="27C1C7D5" w14:textId="77777777" w:rsidR="00191402" w:rsidRPr="008915FD" w:rsidRDefault="00191402" w:rsidP="00014D98">
            <w:pPr>
              <w:ind w:firstLine="720"/>
              <w:rPr>
                <w:rFonts w:cstheme="minorHAnsi"/>
              </w:rPr>
            </w:pPr>
          </w:p>
        </w:tc>
      </w:tr>
      <w:tr w:rsidR="00191402" w:rsidRPr="008915FD" w14:paraId="1429CA8D" w14:textId="77777777" w:rsidTr="00191402">
        <w:trPr>
          <w:trHeight w:val="269"/>
        </w:trPr>
        <w:tc>
          <w:tcPr>
            <w:tcW w:w="2820" w:type="dxa"/>
            <w:gridSpan w:val="11"/>
            <w:tcBorders>
              <w:top w:val="nil"/>
              <w:left w:val="single" w:sz="4" w:space="0" w:color="auto"/>
              <w:bottom w:val="nil"/>
              <w:right w:val="single" w:sz="4" w:space="0" w:color="auto"/>
            </w:tcBorders>
          </w:tcPr>
          <w:p w14:paraId="5E9BB20B"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160A2904" w14:textId="0FAE22AB" w:rsidR="00191402" w:rsidRPr="008915FD" w:rsidRDefault="00191402" w:rsidP="00014D98">
            <w:pPr>
              <w:rPr>
                <w:rFonts w:cstheme="minorHAnsi"/>
                <w:color w:val="000000"/>
                <w:sz w:val="20"/>
                <w:szCs w:val="20"/>
                <w:lang w:val="en-ID" w:eastAsia="en-ID"/>
              </w:rPr>
            </w:pPr>
            <w:r w:rsidRPr="008915FD">
              <w:rPr>
                <w:rFonts w:cstheme="minorHAnsi"/>
                <w:color w:val="000000"/>
                <w:sz w:val="20"/>
                <w:szCs w:val="20"/>
                <w:lang w:val="en-ID" w:eastAsia="en-ID"/>
              </w:rPr>
              <w:t>Asuransi Tambahan</w:t>
            </w:r>
            <w:ins w:id="101" w:author="Erick Hizkia Pangihutan Marbun" w:date="2026-07-01T13:10:00Z" w16du:dateUtc="2026-07-01T06:10:00Z">
              <w:r w:rsidR="007B5EE3">
                <w:rPr>
                  <w:rFonts w:cstheme="minorHAnsi"/>
                  <w:color w:val="000000"/>
                  <w:sz w:val="20"/>
                  <w:szCs w:val="20"/>
                  <w:lang w:val="en-ID" w:eastAsia="en-ID"/>
                </w:rPr>
                <w:t xml:space="preserve"> </w:t>
              </w:r>
              <w:r w:rsidR="007B5EE3" w:rsidRPr="007B5EE3">
                <w:rPr>
                  <w:rFonts w:cstheme="minorHAnsi"/>
                  <w:i/>
                  <w:iCs/>
                  <w:color w:val="5B9BD5" w:themeColor="accent5"/>
                  <w:sz w:val="20"/>
                  <w:szCs w:val="20"/>
                  <w:highlight w:val="yellow"/>
                  <w:lang w:val="en-ID" w:eastAsia="en-ID"/>
                  <w:rPrChange w:id="102" w:author="Erick Hizkia Pangihutan Marbun" w:date="2026-07-01T13:11:00Z" w16du:dateUtc="2026-07-01T06:11:00Z">
                    <w:rPr>
                      <w:rFonts w:cstheme="minorHAnsi"/>
                      <w:color w:val="000000"/>
                      <w:sz w:val="20"/>
                      <w:szCs w:val="20"/>
                      <w:lang w:val="en-ID" w:eastAsia="en-ID"/>
                    </w:rPr>
                  </w:rPrChange>
                </w:rPr>
                <w:t>&lt;this row showed only if riders are chosen&gt;</w:t>
              </w:r>
            </w:ins>
            <w:del w:id="103" w:author="Indria Mukti Efayanti" w:date="2025-01-06T23:10:00Z" w16du:dateUtc="2025-01-06T16:10:00Z">
              <w:r w:rsidRPr="008915FD" w:rsidDel="00303C9C">
                <w:rPr>
                  <w:rFonts w:cstheme="minorHAnsi"/>
                  <w:color w:val="000000"/>
                  <w:sz w:val="20"/>
                  <w:szCs w:val="20"/>
                  <w:lang w:val="en-ID" w:eastAsia="en-ID"/>
                </w:rPr>
                <w:delText xml:space="preserve"> </w:delText>
              </w:r>
              <w:r w:rsidRPr="008915FD" w:rsidDel="00303C9C">
                <w:rPr>
                  <w:rFonts w:cstheme="minorHAnsi"/>
                  <w:i/>
                  <w:iCs/>
                  <w:color w:val="4472C4" w:themeColor="accent1"/>
                  <w:sz w:val="20"/>
                  <w:szCs w:val="20"/>
                  <w:lang w:val="en-ID" w:eastAsia="en-ID"/>
                </w:rPr>
                <w:delText>(this row only appear if one of riders is taken)</w:delText>
              </w:r>
            </w:del>
          </w:p>
        </w:tc>
        <w:tc>
          <w:tcPr>
            <w:tcW w:w="3600" w:type="dxa"/>
            <w:gridSpan w:val="13"/>
            <w:tcBorders>
              <w:top w:val="single" w:sz="4" w:space="0" w:color="auto"/>
              <w:left w:val="single" w:sz="4" w:space="0" w:color="auto"/>
              <w:bottom w:val="single" w:sz="4" w:space="0" w:color="auto"/>
              <w:right w:val="single" w:sz="4" w:space="0" w:color="auto"/>
            </w:tcBorders>
          </w:tcPr>
          <w:p w14:paraId="1ED429D7" w14:textId="77777777" w:rsidR="00191402" w:rsidRPr="008915FD" w:rsidRDefault="00191402" w:rsidP="00014D98">
            <w:pPr>
              <w:rPr>
                <w:rFonts w:cstheme="minorHAnsi"/>
                <w:color w:val="000000"/>
                <w:sz w:val="20"/>
                <w:szCs w:val="20"/>
                <w:lang w:val="en-ID" w:eastAsia="en-ID"/>
              </w:rPr>
            </w:pPr>
          </w:p>
        </w:tc>
        <w:tc>
          <w:tcPr>
            <w:tcW w:w="360" w:type="dxa"/>
            <w:tcBorders>
              <w:top w:val="nil"/>
              <w:left w:val="single" w:sz="4" w:space="0" w:color="auto"/>
              <w:bottom w:val="nil"/>
              <w:right w:val="single" w:sz="4" w:space="0" w:color="auto"/>
            </w:tcBorders>
          </w:tcPr>
          <w:p w14:paraId="4C55D719" w14:textId="77777777" w:rsidR="00191402" w:rsidRPr="008915FD" w:rsidRDefault="00191402" w:rsidP="00014D98">
            <w:pPr>
              <w:ind w:firstLine="720"/>
              <w:rPr>
                <w:rFonts w:cstheme="minorHAnsi"/>
              </w:rPr>
            </w:pPr>
          </w:p>
        </w:tc>
      </w:tr>
      <w:tr w:rsidR="00191402" w:rsidRPr="008915FD" w14:paraId="422C08F0" w14:textId="77777777" w:rsidTr="00191402">
        <w:trPr>
          <w:trHeight w:val="269"/>
        </w:trPr>
        <w:tc>
          <w:tcPr>
            <w:tcW w:w="2820" w:type="dxa"/>
            <w:gridSpan w:val="11"/>
            <w:tcBorders>
              <w:top w:val="nil"/>
              <w:left w:val="single" w:sz="4" w:space="0" w:color="auto"/>
              <w:bottom w:val="nil"/>
              <w:right w:val="single" w:sz="4" w:space="0" w:color="auto"/>
            </w:tcBorders>
          </w:tcPr>
          <w:p w14:paraId="224C4F5A"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648CF826" w14:textId="77777777" w:rsidR="00191402" w:rsidRPr="008915FD" w:rsidDel="00303C9C" w:rsidRDefault="00191402" w:rsidP="00014D98">
            <w:pPr>
              <w:pStyle w:val="ListParagraph"/>
              <w:numPr>
                <w:ilvl w:val="0"/>
                <w:numId w:val="65"/>
              </w:numPr>
              <w:ind w:left="360"/>
              <w:rPr>
                <w:del w:id="104" w:author="Indria Mukti Efayanti" w:date="2025-01-06T23:10:00Z" w16du:dateUtc="2025-01-06T16:10:00Z"/>
                <w:rFonts w:cstheme="minorHAnsi"/>
                <w:color w:val="000000"/>
                <w:sz w:val="20"/>
                <w:szCs w:val="20"/>
                <w:lang w:val="en-ID" w:eastAsia="en-ID"/>
              </w:rPr>
            </w:pPr>
            <w:r w:rsidRPr="008915FD">
              <w:rPr>
                <w:rFonts w:cstheme="minorHAnsi"/>
                <w:color w:val="000000"/>
                <w:sz w:val="20"/>
                <w:szCs w:val="20"/>
                <w:lang w:val="en-ID" w:eastAsia="en-ID"/>
              </w:rPr>
              <w:t>Mega Critical Illness Care</w:t>
            </w:r>
          </w:p>
          <w:p w14:paraId="0F18BC73" w14:textId="77777777" w:rsidR="00191402" w:rsidRPr="008915FD" w:rsidRDefault="00191402">
            <w:pPr>
              <w:pStyle w:val="ListParagraph"/>
              <w:numPr>
                <w:ilvl w:val="0"/>
                <w:numId w:val="65"/>
              </w:numPr>
              <w:ind w:left="360"/>
              <w:rPr>
                <w:rFonts w:cstheme="minorHAnsi"/>
                <w:i/>
                <w:iCs/>
                <w:color w:val="000000"/>
                <w:sz w:val="20"/>
                <w:szCs w:val="20"/>
                <w:lang w:val="en-ID" w:eastAsia="en-ID"/>
              </w:rPr>
              <w:pPrChange w:id="105" w:author="Indria Mukti Efayanti" w:date="2025-01-06T23:10:00Z" w16du:dateUtc="2025-01-06T16:10:00Z">
                <w:pPr/>
              </w:pPrChange>
            </w:pPr>
            <w:del w:id="106" w:author="Indria Mukti Efayanti" w:date="2025-01-06T23:10:00Z" w16du:dateUtc="2025-01-06T16:10:00Z">
              <w:r w:rsidRPr="008915FD" w:rsidDel="00303C9C">
                <w:rPr>
                  <w:rFonts w:cstheme="minorHAnsi"/>
                  <w:i/>
                  <w:iCs/>
                  <w:color w:val="4472C4" w:themeColor="accent1"/>
                  <w:sz w:val="20"/>
                  <w:szCs w:val="20"/>
                </w:rPr>
                <w:delText>Only appear if Rider CI is taken</w:delText>
              </w:r>
            </w:del>
          </w:p>
        </w:tc>
        <w:tc>
          <w:tcPr>
            <w:tcW w:w="3600" w:type="dxa"/>
            <w:gridSpan w:val="13"/>
            <w:tcBorders>
              <w:top w:val="single" w:sz="4" w:space="0" w:color="auto"/>
              <w:left w:val="single" w:sz="4" w:space="0" w:color="auto"/>
              <w:bottom w:val="single" w:sz="4" w:space="0" w:color="auto"/>
              <w:right w:val="single" w:sz="4" w:space="0" w:color="auto"/>
            </w:tcBorders>
          </w:tcPr>
          <w:p w14:paraId="430237CE" w14:textId="018618C5" w:rsidR="00191402" w:rsidRPr="008915FD" w:rsidRDefault="00303C9C" w:rsidP="00014D98">
            <w:pPr>
              <w:rPr>
                <w:rFonts w:cstheme="minorHAnsi"/>
                <w:sz w:val="20"/>
                <w:szCs w:val="20"/>
                <w:rPrChange w:id="107" w:author="Indria Mukti Efayanti" w:date="2025-04-25T17:01:00Z" w16du:dateUtc="2025-04-25T10:01:00Z">
                  <w:rPr>
                    <w:rFonts w:cstheme="minorHAnsi"/>
                    <w:color w:val="000000"/>
                    <w:sz w:val="20"/>
                    <w:szCs w:val="20"/>
                    <w:lang w:val="en-ID" w:eastAsia="en-ID"/>
                  </w:rPr>
                </w:rPrChange>
              </w:rPr>
            </w:pPr>
            <w:ins w:id="108" w:author="Indria Mukti Efayanti" w:date="2025-01-06T23:10:00Z" w16du:dateUtc="2025-01-06T16:10:00Z">
              <w:r w:rsidRPr="008915FD">
                <w:rPr>
                  <w:rFonts w:cstheme="minorHAnsi"/>
                  <w:sz w:val="20"/>
                  <w:szCs w:val="20"/>
                </w:rPr>
                <w:t>Rp</w:t>
              </w:r>
            </w:ins>
            <w:ins w:id="109" w:author="Erick Hizkia Pangihutan Marbun" w:date="2026-07-01T13:11:00Z" w16du:dateUtc="2026-07-01T06:11:00Z">
              <w:r w:rsidR="007B5EE3" w:rsidRPr="007B5EE3">
                <w:rPr>
                  <w:rFonts w:cstheme="minorHAnsi"/>
                  <w:i/>
                  <w:iCs/>
                  <w:color w:val="5B9BD5" w:themeColor="accent5"/>
                  <w:sz w:val="20"/>
                  <w:szCs w:val="20"/>
                  <w:highlight w:val="yellow"/>
                  <w:rPrChange w:id="110" w:author="Erick Hizkia Pangihutan Marbun" w:date="2026-07-01T13:11:00Z" w16du:dateUtc="2026-07-01T06:11:00Z">
                    <w:rPr>
                      <w:rFonts w:cstheme="minorHAnsi"/>
                      <w:sz w:val="20"/>
                      <w:szCs w:val="20"/>
                    </w:rPr>
                  </w:rPrChange>
                </w:rPr>
                <w:t>&lt;CI Sum assured&gt;</w:t>
              </w:r>
            </w:ins>
            <w:ins w:id="111" w:author="Indria Mukti Efayanti" w:date="2025-01-06T23:10:00Z" w16du:dateUtc="2025-01-06T16:10:00Z">
              <w:del w:id="112" w:author="Erick Hizkia Pangihutan Marbun" w:date="2026-07-01T13:11:00Z" w16du:dateUtc="2026-07-01T06:11:00Z">
                <w:r w:rsidRPr="008915FD" w:rsidDel="007B5EE3">
                  <w:rPr>
                    <w:rFonts w:cstheme="minorHAnsi"/>
                    <w:sz w:val="20"/>
                    <w:szCs w:val="20"/>
                  </w:rPr>
                  <w:delText>200.000.000</w:delText>
                </w:r>
              </w:del>
            </w:ins>
            <w:del w:id="113" w:author="Indria Mukti Efayanti" w:date="2025-01-06T23:10:00Z" w16du:dateUtc="2025-01-06T16:10:00Z">
              <w:r w:rsidR="00191402" w:rsidRPr="008915FD" w:rsidDel="00303C9C">
                <w:rPr>
                  <w:rFonts w:cstheme="minorHAnsi"/>
                  <w:sz w:val="20"/>
                  <w:szCs w:val="20"/>
                  <w:rPrChange w:id="114" w:author="Indria Mukti Efayanti" w:date="2025-04-25T17:01:00Z" w16du:dateUtc="2025-04-25T10:01:00Z">
                    <w:rPr>
                      <w:rFonts w:cstheme="minorHAnsi"/>
                      <w:i/>
                      <w:iCs/>
                      <w:color w:val="4472C4" w:themeColor="accent1"/>
                      <w:sz w:val="20"/>
                      <w:szCs w:val="20"/>
                    </w:rPr>
                  </w:rPrChange>
                </w:rPr>
                <w:delText>&lt;Sum Assured of Rider CI&gt;</w:delText>
              </w:r>
            </w:del>
          </w:p>
        </w:tc>
        <w:tc>
          <w:tcPr>
            <w:tcW w:w="360" w:type="dxa"/>
            <w:tcBorders>
              <w:top w:val="nil"/>
              <w:left w:val="single" w:sz="4" w:space="0" w:color="auto"/>
              <w:bottom w:val="nil"/>
              <w:right w:val="single" w:sz="4" w:space="0" w:color="auto"/>
            </w:tcBorders>
          </w:tcPr>
          <w:p w14:paraId="4723C43C" w14:textId="77777777" w:rsidR="00191402" w:rsidRPr="008915FD" w:rsidRDefault="00191402" w:rsidP="00014D98">
            <w:pPr>
              <w:ind w:firstLine="720"/>
              <w:rPr>
                <w:rFonts w:cstheme="minorHAnsi"/>
              </w:rPr>
            </w:pPr>
          </w:p>
        </w:tc>
      </w:tr>
      <w:tr w:rsidR="00191402" w:rsidRPr="008915FD" w14:paraId="0C5895C2" w14:textId="77777777" w:rsidTr="00191402">
        <w:trPr>
          <w:trHeight w:val="269"/>
        </w:trPr>
        <w:tc>
          <w:tcPr>
            <w:tcW w:w="2820" w:type="dxa"/>
            <w:gridSpan w:val="11"/>
            <w:tcBorders>
              <w:top w:val="nil"/>
              <w:left w:val="single" w:sz="4" w:space="0" w:color="auto"/>
              <w:bottom w:val="nil"/>
              <w:right w:val="single" w:sz="4" w:space="0" w:color="auto"/>
            </w:tcBorders>
          </w:tcPr>
          <w:p w14:paraId="2E5FC28B" w14:textId="77777777" w:rsidR="00191402" w:rsidRPr="008915FD" w:rsidRDefault="00191402" w:rsidP="00014D98">
            <w:pPr>
              <w:rPr>
                <w:rFonts w:cstheme="minorHAnsi"/>
                <w:sz w:val="20"/>
                <w:szCs w:val="20"/>
              </w:rPr>
            </w:pPr>
          </w:p>
        </w:tc>
        <w:tc>
          <w:tcPr>
            <w:tcW w:w="4290" w:type="dxa"/>
            <w:gridSpan w:val="18"/>
            <w:tcBorders>
              <w:top w:val="single" w:sz="4" w:space="0" w:color="auto"/>
              <w:left w:val="single" w:sz="4" w:space="0" w:color="auto"/>
              <w:bottom w:val="single" w:sz="4" w:space="0" w:color="auto"/>
              <w:right w:val="single" w:sz="4" w:space="0" w:color="auto"/>
            </w:tcBorders>
          </w:tcPr>
          <w:p w14:paraId="2AB722CB" w14:textId="77777777" w:rsidR="00191402" w:rsidRPr="008915FD" w:rsidDel="00303C9C" w:rsidRDefault="00191402">
            <w:pPr>
              <w:pStyle w:val="ListParagraph"/>
              <w:numPr>
                <w:ilvl w:val="0"/>
                <w:numId w:val="65"/>
              </w:numPr>
              <w:ind w:left="360"/>
              <w:rPr>
                <w:del w:id="115" w:author="Indria Mukti Efayanti" w:date="2025-01-06T23:10:00Z" w16du:dateUtc="2025-01-06T16:10:00Z"/>
                <w:rFonts w:cstheme="minorHAnsi"/>
                <w:color w:val="000000"/>
                <w:sz w:val="20"/>
                <w:szCs w:val="20"/>
                <w:lang w:val="en-ID" w:eastAsia="en-ID"/>
              </w:rPr>
            </w:pPr>
            <w:r w:rsidRPr="008915FD">
              <w:rPr>
                <w:rFonts w:cstheme="minorHAnsi"/>
                <w:color w:val="000000"/>
                <w:sz w:val="20"/>
                <w:szCs w:val="20"/>
                <w:lang w:val="en-ID" w:eastAsia="en-ID"/>
              </w:rPr>
              <w:t>Mega Waiver Assurance</w:t>
            </w:r>
          </w:p>
          <w:p w14:paraId="4EBE867C" w14:textId="77777777" w:rsidR="00191402" w:rsidRPr="008915FD" w:rsidRDefault="00191402">
            <w:pPr>
              <w:pStyle w:val="ListParagraph"/>
              <w:numPr>
                <w:ilvl w:val="0"/>
                <w:numId w:val="65"/>
              </w:numPr>
              <w:ind w:left="360"/>
              <w:rPr>
                <w:rFonts w:cstheme="minorHAnsi"/>
                <w:color w:val="000000"/>
                <w:sz w:val="20"/>
                <w:szCs w:val="20"/>
                <w:lang w:val="en-ID" w:eastAsia="en-ID"/>
              </w:rPr>
              <w:pPrChange w:id="116" w:author="Indria Mukti Efayanti" w:date="2025-01-06T23:10:00Z" w16du:dateUtc="2025-01-06T16:10:00Z">
                <w:pPr/>
              </w:pPrChange>
            </w:pPr>
            <w:del w:id="117" w:author="Indria Mukti Efayanti" w:date="2025-01-06T23:10:00Z" w16du:dateUtc="2025-01-06T16:10:00Z">
              <w:r w:rsidRPr="008915FD" w:rsidDel="00303C9C">
                <w:rPr>
                  <w:rFonts w:cstheme="minorHAnsi"/>
                  <w:i/>
                  <w:iCs/>
                  <w:color w:val="4472C4" w:themeColor="accent1"/>
                  <w:sz w:val="20"/>
                  <w:szCs w:val="20"/>
                </w:rPr>
                <w:delText>Only appear if Rider WoP is taken</w:delText>
              </w:r>
            </w:del>
          </w:p>
        </w:tc>
        <w:tc>
          <w:tcPr>
            <w:tcW w:w="3600" w:type="dxa"/>
            <w:gridSpan w:val="13"/>
            <w:tcBorders>
              <w:top w:val="single" w:sz="4" w:space="0" w:color="auto"/>
              <w:left w:val="single" w:sz="4" w:space="0" w:color="auto"/>
              <w:bottom w:val="single" w:sz="4" w:space="0" w:color="auto"/>
              <w:right w:val="single" w:sz="4" w:space="0" w:color="auto"/>
            </w:tcBorders>
          </w:tcPr>
          <w:p w14:paraId="7E3A1A7C" w14:textId="77777777" w:rsidR="00191402" w:rsidRPr="008915FD" w:rsidRDefault="003454A0" w:rsidP="00014D98">
            <w:pPr>
              <w:rPr>
                <w:rFonts w:cstheme="minorHAnsi"/>
                <w:sz w:val="20"/>
                <w:szCs w:val="20"/>
                <w:rPrChange w:id="118" w:author="Indria Mukti Efayanti" w:date="2025-04-25T17:01:00Z" w16du:dateUtc="2025-04-25T10:01:00Z">
                  <w:rPr>
                    <w:rFonts w:cstheme="minorHAnsi"/>
                    <w:color w:val="000000"/>
                    <w:sz w:val="20"/>
                    <w:szCs w:val="20"/>
                    <w:lang w:val="en-ID" w:eastAsia="en-ID"/>
                  </w:rPr>
                </w:rPrChange>
              </w:rPr>
            </w:pPr>
            <w:ins w:id="119" w:author="Indria Mukti Efayanti" w:date="2025-02-11T11:39:00Z">
              <w:r w:rsidRPr="008915FD">
                <w:rPr>
                  <w:rFonts w:cstheme="minorHAnsi"/>
                  <w:sz w:val="20"/>
                  <w:szCs w:val="20"/>
                </w:rPr>
                <w:t xml:space="preserve">Sesuai besaran </w:t>
              </w:r>
              <w:r w:rsidRPr="008915FD">
                <w:rPr>
                  <w:rFonts w:cstheme="minorHAnsi"/>
                  <w:i/>
                  <w:iCs/>
                  <w:sz w:val="20"/>
                  <w:szCs w:val="20"/>
                  <w:rPrChange w:id="120" w:author="Indria Mukti Efayanti" w:date="2025-04-25T17:01:00Z" w16du:dateUtc="2025-04-25T10:01:00Z">
                    <w:rPr>
                      <w:rFonts w:cstheme="minorHAnsi"/>
                      <w:sz w:val="20"/>
                      <w:szCs w:val="20"/>
                    </w:rPr>
                  </w:rPrChange>
                </w:rPr>
                <w:t>Outstanding Premium</w:t>
              </w:r>
            </w:ins>
            <w:del w:id="121" w:author="Indria Mukti Efayanti" w:date="2025-01-06T23:10:00Z" w16du:dateUtc="2025-01-06T16:10:00Z">
              <w:r w:rsidR="00191402" w:rsidRPr="008915FD" w:rsidDel="00303C9C">
                <w:rPr>
                  <w:rFonts w:cstheme="minorHAnsi"/>
                  <w:sz w:val="20"/>
                  <w:szCs w:val="20"/>
                  <w:rPrChange w:id="122" w:author="Indria Mukti Efayanti" w:date="2025-04-25T17:01:00Z" w16du:dateUtc="2025-04-25T10:01:00Z">
                    <w:rPr>
                      <w:rFonts w:cstheme="minorHAnsi"/>
                      <w:i/>
                      <w:iCs/>
                      <w:color w:val="4472C4" w:themeColor="accent1"/>
                      <w:sz w:val="20"/>
                      <w:szCs w:val="20"/>
                    </w:rPr>
                  </w:rPrChange>
                </w:rPr>
                <w:delText>&lt;Basic Premium+Rider Premium+Additional Premium&gt;</w:delText>
              </w:r>
            </w:del>
          </w:p>
        </w:tc>
        <w:tc>
          <w:tcPr>
            <w:tcW w:w="360" w:type="dxa"/>
            <w:tcBorders>
              <w:top w:val="nil"/>
              <w:left w:val="single" w:sz="4" w:space="0" w:color="auto"/>
              <w:bottom w:val="nil"/>
              <w:right w:val="single" w:sz="4" w:space="0" w:color="auto"/>
            </w:tcBorders>
          </w:tcPr>
          <w:p w14:paraId="16170647" w14:textId="77777777" w:rsidR="00191402" w:rsidRPr="008915FD" w:rsidRDefault="00191402" w:rsidP="00014D98">
            <w:pPr>
              <w:ind w:firstLine="720"/>
              <w:rPr>
                <w:rFonts w:cstheme="minorHAnsi"/>
              </w:rPr>
            </w:pPr>
          </w:p>
        </w:tc>
      </w:tr>
      <w:tr w:rsidR="00191402" w:rsidRPr="008915FD" w14:paraId="4790F435" w14:textId="77777777" w:rsidTr="006B2460">
        <w:trPr>
          <w:trHeight w:val="188"/>
        </w:trPr>
        <w:tc>
          <w:tcPr>
            <w:tcW w:w="2820" w:type="dxa"/>
            <w:gridSpan w:val="11"/>
            <w:tcBorders>
              <w:top w:val="nil"/>
              <w:left w:val="single" w:sz="4" w:space="0" w:color="auto"/>
              <w:bottom w:val="nil"/>
              <w:right w:val="nil"/>
            </w:tcBorders>
          </w:tcPr>
          <w:p w14:paraId="3D75DD49" w14:textId="77777777" w:rsidR="00191402" w:rsidRPr="008915FD" w:rsidRDefault="00191402" w:rsidP="00014D98">
            <w:pPr>
              <w:rPr>
                <w:rFonts w:cstheme="minorHAnsi"/>
                <w:sz w:val="20"/>
                <w:szCs w:val="20"/>
              </w:rPr>
            </w:pPr>
          </w:p>
        </w:tc>
        <w:tc>
          <w:tcPr>
            <w:tcW w:w="7890" w:type="dxa"/>
            <w:gridSpan w:val="31"/>
            <w:tcBorders>
              <w:top w:val="single" w:sz="4" w:space="0" w:color="auto"/>
              <w:left w:val="nil"/>
              <w:bottom w:val="single" w:sz="4" w:space="0" w:color="auto"/>
              <w:right w:val="nil"/>
            </w:tcBorders>
          </w:tcPr>
          <w:p w14:paraId="6DB720FE" w14:textId="77777777" w:rsidR="00191402" w:rsidRPr="008915FD" w:rsidRDefault="00191402" w:rsidP="00014D98">
            <w:pPr>
              <w:rPr>
                <w:rFonts w:cstheme="minorHAnsi"/>
                <w:color w:val="000000"/>
                <w:sz w:val="20"/>
                <w:szCs w:val="20"/>
                <w:lang w:val="en-ID" w:eastAsia="en-ID"/>
              </w:rPr>
            </w:pPr>
          </w:p>
        </w:tc>
        <w:tc>
          <w:tcPr>
            <w:tcW w:w="360" w:type="dxa"/>
            <w:tcBorders>
              <w:top w:val="nil"/>
              <w:left w:val="nil"/>
              <w:bottom w:val="nil"/>
              <w:right w:val="single" w:sz="4" w:space="0" w:color="auto"/>
            </w:tcBorders>
          </w:tcPr>
          <w:p w14:paraId="2579AA8F" w14:textId="77777777" w:rsidR="00191402" w:rsidRPr="008915FD" w:rsidRDefault="00191402" w:rsidP="00014D98">
            <w:pPr>
              <w:ind w:firstLine="720"/>
              <w:rPr>
                <w:rFonts w:cstheme="minorHAnsi"/>
              </w:rPr>
            </w:pPr>
          </w:p>
        </w:tc>
      </w:tr>
      <w:tr w:rsidR="00B271A6" w:rsidRPr="008915FD" w14:paraId="01FB4858" w14:textId="77777777" w:rsidTr="00603D4A">
        <w:trPr>
          <w:trHeight w:val="188"/>
        </w:trPr>
        <w:tc>
          <w:tcPr>
            <w:tcW w:w="2820" w:type="dxa"/>
            <w:gridSpan w:val="11"/>
            <w:tcBorders>
              <w:top w:val="nil"/>
              <w:left w:val="single" w:sz="4" w:space="0" w:color="auto"/>
              <w:bottom w:val="nil"/>
              <w:right w:val="single" w:sz="4" w:space="0" w:color="auto"/>
            </w:tcBorders>
          </w:tcPr>
          <w:p w14:paraId="1EF5814E" w14:textId="77777777" w:rsidR="00B271A6" w:rsidRPr="008915FD" w:rsidRDefault="00B271A6" w:rsidP="00014D98">
            <w:pPr>
              <w:rPr>
                <w:rFonts w:cstheme="minorHAnsi"/>
                <w:sz w:val="20"/>
                <w:szCs w:val="20"/>
              </w:rPr>
            </w:pPr>
            <w:r w:rsidRPr="008915FD">
              <w:rPr>
                <w:rFonts w:cstheme="minorHAnsi"/>
                <w:sz w:val="20"/>
                <w:szCs w:val="20"/>
              </w:rPr>
              <w:t>Plan</w:t>
            </w:r>
          </w:p>
        </w:tc>
        <w:tc>
          <w:tcPr>
            <w:tcW w:w="7890" w:type="dxa"/>
            <w:gridSpan w:val="31"/>
            <w:tcBorders>
              <w:top w:val="single" w:sz="4" w:space="0" w:color="auto"/>
              <w:left w:val="single" w:sz="4" w:space="0" w:color="auto"/>
              <w:right w:val="single" w:sz="4" w:space="0" w:color="auto"/>
            </w:tcBorders>
            <w:vAlign w:val="center"/>
          </w:tcPr>
          <w:p w14:paraId="4B6E3DF7" w14:textId="3A234B42" w:rsidR="00B271A6" w:rsidRPr="008915FD" w:rsidRDefault="00303C9C" w:rsidP="00014D98">
            <w:pPr>
              <w:rPr>
                <w:rFonts w:cstheme="minorHAnsi"/>
                <w:b/>
                <w:bCs/>
                <w:color w:val="000000"/>
                <w:sz w:val="16"/>
                <w:szCs w:val="16"/>
                <w:lang w:val="en-ID" w:eastAsia="en-ID"/>
              </w:rPr>
            </w:pPr>
            <w:ins w:id="123" w:author="Indria Mukti Efayanti" w:date="2025-01-06T23:10:00Z" w16du:dateUtc="2025-01-06T16:10:00Z">
              <w:r w:rsidRPr="008915FD">
                <w:rPr>
                  <w:rFonts w:cstheme="minorHAnsi"/>
                  <w:sz w:val="20"/>
                  <w:szCs w:val="20"/>
                </w:rPr>
                <w:t xml:space="preserve">Plan </w:t>
              </w:r>
            </w:ins>
            <w:ins w:id="124" w:author="Erick Hizkia Pangihutan Marbun" w:date="2026-07-01T13:11:00Z" w16du:dateUtc="2026-07-01T06:11:00Z">
              <w:r w:rsidR="007B5EE3" w:rsidRPr="007B5EE3">
                <w:rPr>
                  <w:rFonts w:cstheme="minorHAnsi"/>
                  <w:i/>
                  <w:iCs/>
                  <w:color w:val="5B9BD5" w:themeColor="accent5"/>
                  <w:sz w:val="20"/>
                  <w:szCs w:val="20"/>
                  <w:highlight w:val="yellow"/>
                  <w:rPrChange w:id="125" w:author="Erick Hizkia Pangihutan Marbun" w:date="2026-07-01T13:12:00Z" w16du:dateUtc="2026-07-01T06:12:00Z">
                    <w:rPr>
                      <w:rFonts w:cstheme="minorHAnsi"/>
                      <w:sz w:val="20"/>
                      <w:szCs w:val="20"/>
                    </w:rPr>
                  </w:rPrChange>
                </w:rPr>
                <w:t>&lt;MAPAN p</w:t>
              </w:r>
            </w:ins>
            <w:ins w:id="126" w:author="Erick Hizkia Pangihutan Marbun" w:date="2026-07-01T13:12:00Z" w16du:dateUtc="2026-07-01T06:12:00Z">
              <w:r w:rsidR="007B5EE3" w:rsidRPr="007B5EE3">
                <w:rPr>
                  <w:rFonts w:cstheme="minorHAnsi"/>
                  <w:i/>
                  <w:iCs/>
                  <w:color w:val="5B9BD5" w:themeColor="accent5"/>
                  <w:sz w:val="20"/>
                  <w:szCs w:val="20"/>
                  <w:highlight w:val="yellow"/>
                  <w:rPrChange w:id="127" w:author="Erick Hizkia Pangihutan Marbun" w:date="2026-07-01T13:12:00Z" w16du:dateUtc="2026-07-01T06:12:00Z">
                    <w:rPr>
                      <w:rFonts w:cstheme="minorHAnsi"/>
                      <w:sz w:val="20"/>
                      <w:szCs w:val="20"/>
                    </w:rPr>
                  </w:rPrChange>
                </w:rPr>
                <w:t>lan choices&gt;</w:t>
              </w:r>
            </w:ins>
            <w:ins w:id="128" w:author="Indria Mukti Efayanti" w:date="2025-01-06T23:10:00Z" w16du:dateUtc="2025-01-06T16:10:00Z">
              <w:del w:id="129" w:author="Erick Hizkia Pangihutan Marbun" w:date="2026-07-01T13:11:00Z" w16du:dateUtc="2026-07-01T06:11:00Z">
                <w:r w:rsidRPr="008915FD" w:rsidDel="007B5EE3">
                  <w:rPr>
                    <w:rFonts w:cstheme="minorHAnsi"/>
                    <w:sz w:val="20"/>
                    <w:szCs w:val="20"/>
                  </w:rPr>
                  <w:delText>Platinum</w:delText>
                </w:r>
              </w:del>
            </w:ins>
            <w:del w:id="130" w:author="Indria Mukti Efayanti" w:date="2025-01-06T23:10:00Z" w16du:dateUtc="2025-01-06T16:10:00Z">
              <w:r w:rsidR="00B271A6" w:rsidRPr="008915FD" w:rsidDel="00303C9C">
                <w:rPr>
                  <w:rFonts w:cstheme="minorHAnsi"/>
                  <w:i/>
                  <w:iCs/>
                  <w:color w:val="4472C4" w:themeColor="accent1"/>
                  <w:sz w:val="20"/>
                  <w:szCs w:val="20"/>
                </w:rPr>
                <w:delText>&lt;PlanName: “Plan Silver” OR “Plan Gold” OR “Plan Platinum”&gt;</w:delText>
              </w:r>
            </w:del>
          </w:p>
        </w:tc>
        <w:tc>
          <w:tcPr>
            <w:tcW w:w="360" w:type="dxa"/>
            <w:tcBorders>
              <w:top w:val="nil"/>
              <w:left w:val="single" w:sz="4" w:space="0" w:color="auto"/>
              <w:bottom w:val="nil"/>
              <w:right w:val="single" w:sz="4" w:space="0" w:color="auto"/>
            </w:tcBorders>
          </w:tcPr>
          <w:p w14:paraId="5F4C0226" w14:textId="77777777" w:rsidR="00B271A6" w:rsidRPr="008915FD" w:rsidRDefault="00B271A6" w:rsidP="00014D98">
            <w:pPr>
              <w:ind w:firstLine="720"/>
              <w:rPr>
                <w:rFonts w:cstheme="minorHAnsi"/>
              </w:rPr>
            </w:pPr>
          </w:p>
        </w:tc>
      </w:tr>
      <w:tr w:rsidR="00191402" w:rsidRPr="008915FD" w14:paraId="4838DE20" w14:textId="77777777" w:rsidTr="00BC44F0">
        <w:trPr>
          <w:trHeight w:val="64"/>
        </w:trPr>
        <w:tc>
          <w:tcPr>
            <w:tcW w:w="11070" w:type="dxa"/>
            <w:gridSpan w:val="43"/>
            <w:tcBorders>
              <w:top w:val="nil"/>
              <w:left w:val="single" w:sz="4" w:space="0" w:color="auto"/>
              <w:bottom w:val="single" w:sz="4" w:space="0" w:color="auto"/>
              <w:right w:val="single" w:sz="4" w:space="0" w:color="auto"/>
            </w:tcBorders>
          </w:tcPr>
          <w:p w14:paraId="201317F6" w14:textId="77777777" w:rsidR="00191402" w:rsidRPr="008915FD" w:rsidRDefault="00191402" w:rsidP="00014D98">
            <w:pPr>
              <w:ind w:firstLine="720"/>
              <w:rPr>
                <w:ins w:id="131" w:author="Indria Mukti Efayanti" w:date="2024-12-20T12:49:00Z" w16du:dateUtc="2024-12-20T05:49:00Z"/>
                <w:rFonts w:cstheme="minorHAnsi"/>
              </w:rPr>
            </w:pPr>
          </w:p>
          <w:p w14:paraId="178AF07E" w14:textId="77777777" w:rsidR="00C2232C" w:rsidRPr="008915FD" w:rsidRDefault="00C2232C" w:rsidP="00014D98">
            <w:pPr>
              <w:ind w:firstLine="720"/>
              <w:rPr>
                <w:rFonts w:cstheme="minorHAnsi"/>
              </w:rPr>
            </w:pPr>
          </w:p>
        </w:tc>
      </w:tr>
      <w:tr w:rsidR="00191402" w:rsidRPr="008915FD" w14:paraId="6218FFD2" w14:textId="77777777" w:rsidTr="004D1F3A">
        <w:tc>
          <w:tcPr>
            <w:tcW w:w="11070" w:type="dxa"/>
            <w:gridSpan w:val="43"/>
            <w:tcBorders>
              <w:top w:val="single" w:sz="4" w:space="0" w:color="auto"/>
              <w:bottom w:val="single" w:sz="4" w:space="0" w:color="auto"/>
            </w:tcBorders>
            <w:shd w:val="clear" w:color="auto" w:fill="000000" w:themeFill="text1"/>
          </w:tcPr>
          <w:p w14:paraId="48AE4EFC" w14:textId="77777777" w:rsidR="00191402" w:rsidRPr="008915FD" w:rsidRDefault="00191402" w:rsidP="00014D98">
            <w:pPr>
              <w:jc w:val="center"/>
              <w:rPr>
                <w:rFonts w:cstheme="minorHAnsi"/>
                <w:b/>
                <w:bCs/>
                <w:sz w:val="20"/>
                <w:szCs w:val="20"/>
              </w:rPr>
            </w:pPr>
            <w:r w:rsidRPr="008915FD">
              <w:rPr>
                <w:rFonts w:cstheme="minorHAnsi"/>
                <w:b/>
                <w:bCs/>
                <w:sz w:val="20"/>
                <w:szCs w:val="20"/>
              </w:rPr>
              <w:t>Manfaat</w:t>
            </w:r>
          </w:p>
        </w:tc>
      </w:tr>
      <w:tr w:rsidR="00191402" w:rsidRPr="008915FD" w14:paraId="3C47DE72" w14:textId="77777777" w:rsidTr="00806F1F">
        <w:tc>
          <w:tcPr>
            <w:tcW w:w="11070" w:type="dxa"/>
            <w:gridSpan w:val="43"/>
            <w:tcBorders>
              <w:top w:val="single" w:sz="4" w:space="0" w:color="auto"/>
              <w:left w:val="single" w:sz="4" w:space="0" w:color="auto"/>
              <w:bottom w:val="single" w:sz="4" w:space="0" w:color="auto"/>
              <w:right w:val="single" w:sz="4" w:space="0" w:color="auto"/>
            </w:tcBorders>
          </w:tcPr>
          <w:p w14:paraId="741B192A" w14:textId="77777777" w:rsidR="00191402" w:rsidRPr="008915FD" w:rsidRDefault="00191402" w:rsidP="00014D98">
            <w:pPr>
              <w:pStyle w:val="BodyTextIndent"/>
              <w:ind w:left="0" w:firstLine="0"/>
              <w:rPr>
                <w:rFonts w:asciiTheme="minorHAnsi" w:hAnsiTheme="minorHAnsi" w:cstheme="minorHAnsi"/>
                <w:szCs w:val="20"/>
              </w:rPr>
            </w:pPr>
            <w:r w:rsidRPr="008915FD">
              <w:rPr>
                <w:rFonts w:asciiTheme="minorHAnsi" w:hAnsiTheme="minorHAnsi" w:cstheme="minorHAnsi"/>
                <w:szCs w:val="20"/>
              </w:rPr>
              <w:t>Manfaat Asuransi Mega Proteksi Masa Depan:</w:t>
            </w:r>
          </w:p>
          <w:p w14:paraId="4EA16674" w14:textId="77777777" w:rsidR="00191402" w:rsidRPr="008915FD" w:rsidRDefault="00191402" w:rsidP="00014D98">
            <w:pPr>
              <w:pStyle w:val="BodyTextIndent"/>
              <w:numPr>
                <w:ilvl w:val="0"/>
                <w:numId w:val="51"/>
              </w:numPr>
              <w:ind w:left="360"/>
              <w:rPr>
                <w:rFonts w:asciiTheme="minorHAnsi" w:hAnsiTheme="minorHAnsi" w:cstheme="minorHAnsi"/>
                <w:b/>
                <w:bCs/>
                <w:szCs w:val="20"/>
              </w:rPr>
            </w:pPr>
            <w:r w:rsidRPr="008915FD">
              <w:rPr>
                <w:rFonts w:asciiTheme="minorHAnsi" w:hAnsiTheme="minorHAnsi" w:cstheme="minorHAnsi"/>
                <w:b/>
                <w:bCs/>
                <w:szCs w:val="20"/>
              </w:rPr>
              <w:t xml:space="preserve">Manfaat Asuransi Meninggal Dunia </w:t>
            </w:r>
            <w:del w:id="132" w:author="Indria Mukti Efayanti" w:date="2024-12-20T10:45:00Z" w16du:dateUtc="2024-12-20T03:45:00Z">
              <w:r w:rsidRPr="008915FD" w:rsidDel="00E10ECC">
                <w:rPr>
                  <w:rFonts w:asciiTheme="minorHAnsi" w:hAnsiTheme="minorHAnsi" w:cstheme="minorHAnsi"/>
                  <w:b/>
                  <w:bCs/>
                  <w:szCs w:val="20"/>
                </w:rPr>
                <w:delText xml:space="preserve">bukan </w:delText>
              </w:r>
            </w:del>
            <w:r w:rsidRPr="008915FD">
              <w:rPr>
                <w:rFonts w:asciiTheme="minorHAnsi" w:hAnsiTheme="minorHAnsi" w:cstheme="minorHAnsi"/>
                <w:b/>
                <w:bCs/>
                <w:szCs w:val="20"/>
              </w:rPr>
              <w:t xml:space="preserve">karena </w:t>
            </w:r>
            <w:ins w:id="133" w:author="Indria Mukti Efayanti" w:date="2024-12-20T10:46:00Z" w16du:dateUtc="2024-12-20T03:46:00Z">
              <w:r w:rsidR="00E10ECC" w:rsidRPr="008915FD">
                <w:rPr>
                  <w:rFonts w:asciiTheme="minorHAnsi" w:hAnsiTheme="minorHAnsi" w:cstheme="minorHAnsi"/>
                  <w:b/>
                  <w:bCs/>
                  <w:szCs w:val="20"/>
                </w:rPr>
                <w:t xml:space="preserve">sebab </w:t>
              </w:r>
            </w:ins>
            <w:del w:id="134" w:author="Indria Mukti Efayanti" w:date="2024-12-20T10:45:00Z" w16du:dateUtc="2024-12-20T03:45:00Z">
              <w:r w:rsidRPr="008915FD" w:rsidDel="00E10ECC">
                <w:rPr>
                  <w:rFonts w:asciiTheme="minorHAnsi" w:hAnsiTheme="minorHAnsi" w:cstheme="minorHAnsi"/>
                  <w:b/>
                  <w:bCs/>
                  <w:szCs w:val="20"/>
                </w:rPr>
                <w:delText>Kecelakaan</w:delText>
              </w:r>
            </w:del>
            <w:ins w:id="135" w:author="Indria Mukti Efayanti" w:date="2024-12-20T10:45:00Z" w16du:dateUtc="2024-12-20T03:45:00Z">
              <w:r w:rsidR="00E10ECC" w:rsidRPr="008915FD">
                <w:rPr>
                  <w:rFonts w:asciiTheme="minorHAnsi" w:hAnsiTheme="minorHAnsi" w:cstheme="minorHAnsi"/>
                  <w:b/>
                  <w:bCs/>
                  <w:szCs w:val="20"/>
                </w:rPr>
                <w:t>apapun</w:t>
              </w:r>
            </w:ins>
          </w:p>
          <w:p w14:paraId="20E45645" w14:textId="77777777" w:rsidR="00191402" w:rsidRDefault="00191402" w:rsidP="00014D98">
            <w:pPr>
              <w:pStyle w:val="BodyTextIndent"/>
              <w:ind w:left="360" w:firstLine="0"/>
              <w:rPr>
                <w:ins w:id="136" w:author="Aswin Nabila" w:date="2026-03-30T17:01:00Z" w16du:dateUtc="2026-03-30T10:01:00Z"/>
                <w:rFonts w:asciiTheme="minorHAnsi" w:hAnsiTheme="minorHAnsi" w:cstheme="minorHAnsi"/>
                <w:szCs w:val="20"/>
              </w:rPr>
            </w:pPr>
            <w:r w:rsidRPr="008915FD">
              <w:rPr>
                <w:rFonts w:asciiTheme="minorHAnsi" w:hAnsiTheme="minorHAnsi" w:cstheme="minorHAnsi"/>
                <w:szCs w:val="20"/>
              </w:rPr>
              <w:t xml:space="preserve">Apabila Tertanggung meninggal dunia </w:t>
            </w:r>
            <w:ins w:id="137" w:author="Indria Mukti Efayanti" w:date="2024-12-20T10:46:00Z" w16du:dateUtc="2024-12-20T03:46:00Z">
              <w:r w:rsidR="00E10ECC" w:rsidRPr="008915FD">
                <w:rPr>
                  <w:rFonts w:asciiTheme="minorHAnsi" w:hAnsiTheme="minorHAnsi" w:cstheme="minorHAnsi"/>
                  <w:szCs w:val="20"/>
                  <w:rPrChange w:id="138" w:author="Indria Mukti Efayanti" w:date="2025-04-25T17:01:00Z" w16du:dateUtc="2025-04-25T10:01:00Z">
                    <w:rPr>
                      <w:rFonts w:asciiTheme="minorHAnsi" w:hAnsiTheme="minorHAnsi" w:cstheme="minorHAnsi"/>
                      <w:szCs w:val="20"/>
                      <w:highlight w:val="yellow"/>
                    </w:rPr>
                  </w:rPrChange>
                </w:rPr>
                <w:t xml:space="preserve">karena sebab apapun </w:t>
              </w:r>
            </w:ins>
            <w:del w:id="139" w:author="Indria Mukti Efayanti" w:date="2024-12-20T10:46:00Z" w16du:dateUtc="2024-12-20T03:46:00Z">
              <w:r w:rsidRPr="008915FD" w:rsidDel="00E10ECC">
                <w:rPr>
                  <w:rFonts w:asciiTheme="minorHAnsi" w:hAnsiTheme="minorHAnsi" w:cstheme="minorHAnsi"/>
                  <w:szCs w:val="20"/>
                </w:rPr>
                <w:delText xml:space="preserve">bukan karena Kecelakaan </w:delText>
              </w:r>
            </w:del>
            <w:r w:rsidRPr="008915FD">
              <w:rPr>
                <w:rFonts w:asciiTheme="minorHAnsi" w:hAnsiTheme="minorHAnsi" w:cstheme="minorHAnsi"/>
                <w:szCs w:val="20"/>
              </w:rPr>
              <w:t>di dalam Masa Pertanggungan dan Polis berstatus aktif, maka Penanggung akan membayarkan Uang Pertanggungan (tanpa Nilai Tunai) dan selanjutnya Polis berakhir.</w:t>
            </w:r>
          </w:p>
          <w:p w14:paraId="72CE5EA5" w14:textId="77777777" w:rsidR="001D3975" w:rsidRPr="008915FD" w:rsidRDefault="001D3975" w:rsidP="00014D98">
            <w:pPr>
              <w:pStyle w:val="BodyTextIndent"/>
              <w:ind w:left="360" w:firstLine="0"/>
              <w:rPr>
                <w:rFonts w:asciiTheme="minorHAnsi" w:hAnsiTheme="minorHAnsi" w:cstheme="minorHAnsi"/>
                <w:szCs w:val="20"/>
              </w:rPr>
            </w:pPr>
          </w:p>
          <w:p w14:paraId="7211C804" w14:textId="77777777" w:rsidR="00191402" w:rsidRPr="008915FD" w:rsidRDefault="00191402" w:rsidP="00014D98">
            <w:pPr>
              <w:pStyle w:val="BodyTextIndent"/>
              <w:numPr>
                <w:ilvl w:val="0"/>
                <w:numId w:val="51"/>
              </w:numPr>
              <w:ind w:left="360"/>
              <w:rPr>
                <w:rFonts w:asciiTheme="minorHAnsi" w:hAnsiTheme="minorHAnsi" w:cstheme="minorHAnsi"/>
                <w:b/>
                <w:bCs/>
                <w:szCs w:val="20"/>
              </w:rPr>
            </w:pPr>
            <w:r w:rsidRPr="008915FD">
              <w:rPr>
                <w:rFonts w:asciiTheme="minorHAnsi" w:hAnsiTheme="minorHAnsi" w:cstheme="minorHAnsi"/>
                <w:b/>
                <w:bCs/>
                <w:szCs w:val="20"/>
              </w:rPr>
              <w:t>Manfaat Asuransi Meninggal Dunia karena Kecelakaan</w:t>
            </w:r>
          </w:p>
          <w:p w14:paraId="2F3326D5" w14:textId="77777777" w:rsidR="00191402" w:rsidRPr="008915FD" w:rsidRDefault="00191402" w:rsidP="00014D98">
            <w:pPr>
              <w:pStyle w:val="BodyTextIndent"/>
              <w:numPr>
                <w:ilvl w:val="0"/>
                <w:numId w:val="52"/>
              </w:numPr>
              <w:rPr>
                <w:rFonts w:asciiTheme="minorHAnsi" w:hAnsiTheme="minorHAnsi" w:cstheme="minorHAnsi"/>
                <w:szCs w:val="20"/>
              </w:rPr>
            </w:pPr>
            <w:r w:rsidRPr="008915FD">
              <w:rPr>
                <w:rFonts w:asciiTheme="minorHAnsi" w:hAnsiTheme="minorHAnsi" w:cstheme="minorHAnsi"/>
                <w:szCs w:val="20"/>
              </w:rPr>
              <w:t>Apabila Tertanggung meninggal dunia karena Kecelakaan di dalam Masa Pertanggungan dan Polis berstatus aktif, maka Penanggung akan membayarkan</w:t>
            </w:r>
            <w:ins w:id="140" w:author="Indria Mukti Efayanti" w:date="2024-12-20T12:56:00Z" w16du:dateUtc="2024-12-20T05:56:00Z">
              <w:r w:rsidR="00D82FDC" w:rsidRPr="008915FD">
                <w:rPr>
                  <w:rFonts w:asciiTheme="minorHAnsi" w:hAnsiTheme="minorHAnsi" w:cstheme="minorHAnsi"/>
                  <w:szCs w:val="20"/>
                </w:rPr>
                <w:t xml:space="preserve"> tambahan</w:t>
              </w:r>
            </w:ins>
            <w:r w:rsidRPr="008915FD">
              <w:rPr>
                <w:rFonts w:asciiTheme="minorHAnsi" w:hAnsiTheme="minorHAnsi" w:cstheme="minorHAnsi"/>
                <w:szCs w:val="20"/>
              </w:rPr>
              <w:t xml:space="preserve"> Uang Pertanggungan (tanpa Nilai Tunai) dan selanjutnya Polis berakhir. </w:t>
            </w:r>
          </w:p>
          <w:p w14:paraId="58658A13" w14:textId="77777777" w:rsidR="00191402" w:rsidRPr="008915FD" w:rsidRDefault="00191402" w:rsidP="00014D98">
            <w:pPr>
              <w:pStyle w:val="BodyTextIndent"/>
              <w:numPr>
                <w:ilvl w:val="0"/>
                <w:numId w:val="52"/>
              </w:numPr>
              <w:rPr>
                <w:rFonts w:asciiTheme="minorHAnsi" w:hAnsiTheme="minorHAnsi" w:cstheme="minorHAnsi"/>
                <w:szCs w:val="20"/>
              </w:rPr>
            </w:pPr>
            <w:r w:rsidRPr="008915FD">
              <w:rPr>
                <w:rFonts w:asciiTheme="minorHAnsi" w:hAnsiTheme="minorHAnsi" w:cstheme="minorHAnsi"/>
                <w:szCs w:val="20"/>
              </w:rPr>
              <w:t>Manfaat Asuransi sebagaimana dimaksud pada poin (a) dapat dibayarkan dengan ketentuan:</w:t>
            </w:r>
          </w:p>
          <w:p w14:paraId="4A6EECCB" w14:textId="77777777" w:rsidR="00191402" w:rsidRPr="008915FD" w:rsidRDefault="00191402" w:rsidP="00014D98">
            <w:pPr>
              <w:pStyle w:val="BodyTextIndent"/>
              <w:numPr>
                <w:ilvl w:val="0"/>
                <w:numId w:val="53"/>
              </w:numPr>
              <w:ind w:left="1080" w:hanging="360"/>
              <w:rPr>
                <w:rFonts w:asciiTheme="minorHAnsi" w:hAnsiTheme="minorHAnsi" w:cstheme="minorHAnsi"/>
                <w:szCs w:val="20"/>
              </w:rPr>
            </w:pPr>
            <w:r w:rsidRPr="008915FD">
              <w:rPr>
                <w:rFonts w:asciiTheme="minorHAnsi" w:hAnsiTheme="minorHAnsi" w:cstheme="minorHAnsi"/>
                <w:szCs w:val="20"/>
              </w:rPr>
              <w:t>Tertanggung meninggal dunia seketika atau dalam waktu 90 (sembilan puluh) Hari Kalender setelah terjadinya Kecelakaan;</w:t>
            </w:r>
          </w:p>
          <w:p w14:paraId="1C7F052F" w14:textId="77777777" w:rsidR="00191402" w:rsidRPr="008915FD" w:rsidRDefault="00191402" w:rsidP="00014D98">
            <w:pPr>
              <w:pStyle w:val="BodyTextIndent"/>
              <w:numPr>
                <w:ilvl w:val="0"/>
                <w:numId w:val="53"/>
              </w:numPr>
              <w:ind w:left="1080" w:hanging="360"/>
              <w:rPr>
                <w:rFonts w:asciiTheme="minorHAnsi" w:hAnsiTheme="minorHAnsi" w:cstheme="minorHAnsi"/>
                <w:szCs w:val="20"/>
              </w:rPr>
            </w:pPr>
            <w:r w:rsidRPr="008915FD">
              <w:rPr>
                <w:rFonts w:asciiTheme="minorHAnsi" w:hAnsiTheme="minorHAnsi" w:cstheme="minorHAnsi"/>
                <w:szCs w:val="20"/>
              </w:rPr>
              <w:t>Baik Kecelakaan maupun meninggalnya Tertanggung karena Kecelakaan harus terjadi dalam Masa Pertanggungan dan Polis berstatus aktif; dan</w:t>
            </w:r>
          </w:p>
          <w:p w14:paraId="4FF6A2F5" w14:textId="77777777" w:rsidR="00191402" w:rsidRPr="008915FD" w:rsidRDefault="00191402" w:rsidP="00014D98">
            <w:pPr>
              <w:pStyle w:val="BodyTextIndent"/>
              <w:numPr>
                <w:ilvl w:val="0"/>
                <w:numId w:val="53"/>
              </w:numPr>
              <w:ind w:left="1080" w:hanging="360"/>
              <w:rPr>
                <w:rFonts w:asciiTheme="minorHAnsi" w:hAnsiTheme="minorHAnsi" w:cstheme="minorHAnsi"/>
                <w:szCs w:val="20"/>
              </w:rPr>
            </w:pPr>
            <w:r w:rsidRPr="008915FD">
              <w:rPr>
                <w:rFonts w:asciiTheme="minorHAnsi" w:hAnsiTheme="minorHAnsi" w:cstheme="minorHAnsi"/>
                <w:szCs w:val="20"/>
              </w:rPr>
              <w:t>Peristiwa meninggal dunia harus merupakan akibat langsung dari dan hanya karena Kecelakaan.</w:t>
            </w:r>
          </w:p>
          <w:p w14:paraId="43D66466" w14:textId="77777777" w:rsidR="00191402" w:rsidRPr="008915FD" w:rsidRDefault="00191402" w:rsidP="00014D98">
            <w:pPr>
              <w:pStyle w:val="BodyTextIndent"/>
              <w:numPr>
                <w:ilvl w:val="0"/>
                <w:numId w:val="51"/>
              </w:numPr>
              <w:ind w:left="360"/>
              <w:rPr>
                <w:rFonts w:asciiTheme="minorHAnsi" w:hAnsiTheme="minorHAnsi" w:cstheme="minorHAnsi"/>
                <w:szCs w:val="20"/>
                <w:rPrChange w:id="141" w:author="Indria Mukti Efayanti" w:date="2025-04-25T17:01:00Z" w16du:dateUtc="2025-04-25T10:01:00Z">
                  <w:rPr>
                    <w:rFonts w:cstheme="minorHAnsi"/>
                    <w:szCs w:val="20"/>
                  </w:rPr>
                </w:rPrChange>
              </w:rPr>
            </w:pPr>
            <w:r w:rsidRPr="008915FD">
              <w:rPr>
                <w:rFonts w:asciiTheme="minorHAnsi" w:hAnsiTheme="minorHAnsi" w:cstheme="minorHAnsi"/>
                <w:szCs w:val="20"/>
              </w:rPr>
              <w:t>Manfaat Akhir Pertanggungan</w:t>
            </w:r>
          </w:p>
          <w:p w14:paraId="12D67D44" w14:textId="77777777" w:rsidR="00191402" w:rsidRPr="008915FD" w:rsidRDefault="00191402" w:rsidP="00014D98">
            <w:pPr>
              <w:pStyle w:val="BodyTextIndent"/>
              <w:ind w:left="360" w:firstLine="0"/>
              <w:rPr>
                <w:rFonts w:asciiTheme="minorHAnsi" w:hAnsiTheme="minorHAnsi" w:cstheme="minorHAnsi"/>
                <w:szCs w:val="20"/>
                <w:rPrChange w:id="142" w:author="Indria Mukti Efayanti" w:date="2025-04-25T17:01:00Z" w16du:dateUtc="2025-04-25T10:01:00Z">
                  <w:rPr>
                    <w:rFonts w:cstheme="minorHAnsi"/>
                    <w:szCs w:val="20"/>
                  </w:rPr>
                </w:rPrChange>
              </w:rPr>
            </w:pPr>
            <w:r w:rsidRPr="008915FD">
              <w:rPr>
                <w:rFonts w:asciiTheme="minorHAnsi" w:hAnsiTheme="minorHAnsi" w:cstheme="minorHAnsi"/>
                <w:szCs w:val="20"/>
              </w:rPr>
              <w:t xml:space="preserve">Jika Tertanggung hidup hingga akhir Masa Pertanggungan dan Polis masih berlaku maka akan dibayarkan Manfaat Akhir Pertanggungan yang terbentuk dan selanjutnya Polis ini berakhir. </w:t>
            </w:r>
          </w:p>
          <w:p w14:paraId="499055DF" w14:textId="77777777" w:rsidR="00191402" w:rsidRPr="008915FD" w:rsidRDefault="00191402" w:rsidP="00014D98">
            <w:pPr>
              <w:pStyle w:val="BodyTextIndent"/>
              <w:numPr>
                <w:ilvl w:val="0"/>
                <w:numId w:val="51"/>
              </w:numPr>
              <w:ind w:left="360"/>
              <w:rPr>
                <w:rFonts w:asciiTheme="minorHAnsi" w:hAnsiTheme="minorHAnsi" w:cstheme="minorHAnsi"/>
                <w:szCs w:val="20"/>
                <w:rPrChange w:id="143" w:author="Indria Mukti Efayanti" w:date="2025-04-25T17:01:00Z" w16du:dateUtc="2025-04-25T10:01:00Z">
                  <w:rPr>
                    <w:rFonts w:cstheme="minorHAnsi"/>
                    <w:szCs w:val="20"/>
                  </w:rPr>
                </w:rPrChange>
              </w:rPr>
            </w:pPr>
            <w:r w:rsidRPr="008915FD">
              <w:rPr>
                <w:rFonts w:asciiTheme="minorHAnsi" w:eastAsiaTheme="minorHAnsi" w:hAnsiTheme="minorHAnsi" w:cstheme="minorHAnsi"/>
                <w:szCs w:val="20"/>
                <w14:ligatures w14:val="standardContextual"/>
              </w:rPr>
              <w:t>Apabila Tertanggung Meninggal dunia dan usia Tertanggung belum mencapai 5 (lima) tahun, maka manfaat Asuransi yang dibayarkan adalah berdasarkan faktor persentase sebagai berikut:</w:t>
            </w:r>
          </w:p>
          <w:tbl>
            <w:tblPr>
              <w:tblStyle w:val="TableGrid"/>
              <w:tblW w:w="0" w:type="auto"/>
              <w:tblInd w:w="355" w:type="dxa"/>
              <w:tblLook w:val="04A0" w:firstRow="1" w:lastRow="0" w:firstColumn="1" w:lastColumn="0" w:noHBand="0" w:noVBand="1"/>
            </w:tblPr>
            <w:tblGrid>
              <w:gridCol w:w="4504"/>
              <w:gridCol w:w="4495"/>
            </w:tblGrid>
            <w:tr w:rsidR="00191402" w:rsidRPr="008915FD" w14:paraId="45C90505" w14:textId="77777777" w:rsidTr="004334C1">
              <w:tc>
                <w:tcPr>
                  <w:tcW w:w="4504" w:type="dxa"/>
                  <w:shd w:val="clear" w:color="auto" w:fill="D5DCE4" w:themeFill="text2" w:themeFillTint="33"/>
                </w:tcPr>
                <w:p w14:paraId="413B2062" w14:textId="77777777" w:rsidR="00191402" w:rsidRPr="008915FD" w:rsidRDefault="00191402">
                  <w:pPr>
                    <w:pStyle w:val="ListParagraph"/>
                    <w:widowControl w:val="0"/>
                    <w:tabs>
                      <w:tab w:val="left" w:pos="667"/>
                    </w:tabs>
                    <w:autoSpaceDE w:val="0"/>
                    <w:autoSpaceDN w:val="0"/>
                    <w:ind w:left="0"/>
                    <w:contextualSpacing w:val="0"/>
                    <w:jc w:val="center"/>
                    <w:rPr>
                      <w:rFonts w:cstheme="minorHAnsi"/>
                      <w:b/>
                      <w:bCs/>
                      <w:sz w:val="20"/>
                    </w:rPr>
                    <w:pPrChange w:id="144"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r w:rsidRPr="008915FD">
                    <w:rPr>
                      <w:rFonts w:cstheme="minorHAnsi"/>
                      <w:b/>
                      <w:bCs/>
                      <w:sz w:val="20"/>
                    </w:rPr>
                    <w:t>Usia tercapai* Tertanggung meninggal dunia</w:t>
                  </w:r>
                </w:p>
              </w:tc>
              <w:tc>
                <w:tcPr>
                  <w:tcW w:w="4495" w:type="dxa"/>
                  <w:shd w:val="clear" w:color="auto" w:fill="D5DCE4" w:themeFill="text2" w:themeFillTint="33"/>
                </w:tcPr>
                <w:p w14:paraId="14561750" w14:textId="77777777" w:rsidR="00191402" w:rsidRPr="008915FD" w:rsidRDefault="00191402">
                  <w:pPr>
                    <w:pStyle w:val="ListParagraph"/>
                    <w:widowControl w:val="0"/>
                    <w:tabs>
                      <w:tab w:val="left" w:pos="667"/>
                    </w:tabs>
                    <w:autoSpaceDE w:val="0"/>
                    <w:autoSpaceDN w:val="0"/>
                    <w:ind w:left="0"/>
                    <w:contextualSpacing w:val="0"/>
                    <w:jc w:val="center"/>
                    <w:rPr>
                      <w:rFonts w:cstheme="minorHAnsi"/>
                      <w:b/>
                      <w:bCs/>
                      <w:sz w:val="20"/>
                    </w:rPr>
                    <w:pPrChange w:id="145"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r w:rsidRPr="008915FD">
                    <w:rPr>
                      <w:rFonts w:cstheme="minorHAnsi"/>
                      <w:b/>
                      <w:bCs/>
                      <w:sz w:val="20"/>
                    </w:rPr>
                    <w:t>Persentase dari Uang Pertanggungan</w:t>
                  </w:r>
                </w:p>
              </w:tc>
            </w:tr>
            <w:tr w:rsidR="008F483D" w:rsidRPr="008915FD" w14:paraId="1FED03A8" w14:textId="77777777" w:rsidTr="004334C1">
              <w:tc>
                <w:tcPr>
                  <w:tcW w:w="4504" w:type="dxa"/>
                </w:tcPr>
                <w:p w14:paraId="4BD26A0E"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46"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47" w:author="Indria Mukti Efayanti" w:date="2025-01-06T12:08:00Z" w16du:dateUtc="2025-01-06T05:08:00Z">
                    <w:r w:rsidRPr="008915FD">
                      <w:rPr>
                        <w:rFonts w:cstheme="minorHAnsi"/>
                        <w:sz w:val="20"/>
                        <w:rPrChange w:id="148" w:author="Indria Mukti Efayanti" w:date="2025-04-25T17:01:00Z" w16du:dateUtc="2025-04-25T10:01:00Z">
                          <w:rPr>
                            <w:rFonts w:cstheme="minorHAnsi"/>
                            <w:sz w:val="20"/>
                            <w:highlight w:val="green"/>
                          </w:rPr>
                        </w:rPrChange>
                      </w:rPr>
                      <w:t>&lt; 1 tahun</w:t>
                    </w:r>
                  </w:ins>
                  <w:del w:id="149" w:author="Indria Mukti Efayanti" w:date="2025-01-06T12:08:00Z" w16du:dateUtc="2025-01-06T05:08:00Z">
                    <w:r w:rsidRPr="008915FD" w:rsidDel="002A7045">
                      <w:rPr>
                        <w:rFonts w:cstheme="minorHAnsi"/>
                        <w:sz w:val="20"/>
                      </w:rPr>
                      <w:delText>1 tahun s.d &lt; 2 tahun</w:delText>
                    </w:r>
                  </w:del>
                </w:p>
              </w:tc>
              <w:tc>
                <w:tcPr>
                  <w:tcW w:w="4495" w:type="dxa"/>
                </w:tcPr>
                <w:p w14:paraId="623B81BC"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50"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51" w:author="Indria Mukti Efayanti" w:date="2025-01-06T12:08:00Z" w16du:dateUtc="2025-01-06T05:08:00Z">
                    <w:r w:rsidRPr="008915FD">
                      <w:rPr>
                        <w:rFonts w:cstheme="minorHAnsi"/>
                        <w:sz w:val="20"/>
                        <w:rPrChange w:id="152" w:author="Indria Mukti Efayanti" w:date="2025-04-25T17:01:00Z" w16du:dateUtc="2025-04-25T10:01:00Z">
                          <w:rPr>
                            <w:rFonts w:cstheme="minorHAnsi"/>
                            <w:sz w:val="20"/>
                            <w:highlight w:val="green"/>
                          </w:rPr>
                        </w:rPrChange>
                      </w:rPr>
                      <w:t>20%</w:t>
                    </w:r>
                  </w:ins>
                  <w:del w:id="153" w:author="Indria Mukti Efayanti" w:date="2025-01-06T12:08:00Z" w16du:dateUtc="2025-01-06T05:08:00Z">
                    <w:r w:rsidRPr="008915FD" w:rsidDel="002A7045">
                      <w:rPr>
                        <w:rFonts w:cstheme="minorHAnsi"/>
                        <w:sz w:val="20"/>
                      </w:rPr>
                      <w:delText>20%</w:delText>
                    </w:r>
                  </w:del>
                </w:p>
              </w:tc>
            </w:tr>
            <w:tr w:rsidR="008F483D" w:rsidRPr="008915FD" w14:paraId="7879FB48" w14:textId="77777777" w:rsidTr="004334C1">
              <w:tc>
                <w:tcPr>
                  <w:tcW w:w="4504" w:type="dxa"/>
                </w:tcPr>
                <w:p w14:paraId="62B20F42"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54"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55" w:author="Indria Mukti Efayanti" w:date="2025-01-06T12:08:00Z" w16du:dateUtc="2025-01-06T05:08:00Z">
                    <w:r w:rsidRPr="008915FD">
                      <w:rPr>
                        <w:rFonts w:cstheme="minorHAnsi"/>
                        <w:sz w:val="20"/>
                        <w:rPrChange w:id="156" w:author="Indria Mukti Efayanti" w:date="2025-04-25T17:01:00Z" w16du:dateUtc="2025-04-25T10:01:00Z">
                          <w:rPr>
                            <w:rFonts w:cstheme="minorHAnsi"/>
                            <w:sz w:val="20"/>
                            <w:highlight w:val="green"/>
                          </w:rPr>
                        </w:rPrChange>
                      </w:rPr>
                      <w:t>1 tahun s.d &lt; 2 tahun</w:t>
                    </w:r>
                  </w:ins>
                  <w:del w:id="157" w:author="Indria Mukti Efayanti" w:date="2025-01-06T12:08:00Z" w16du:dateUtc="2025-01-06T05:08:00Z">
                    <w:r w:rsidRPr="008915FD" w:rsidDel="002A7045">
                      <w:rPr>
                        <w:rFonts w:cstheme="minorHAnsi"/>
                        <w:sz w:val="20"/>
                      </w:rPr>
                      <w:delText>2 tahun s.d &lt; 3 tahun</w:delText>
                    </w:r>
                  </w:del>
                </w:p>
              </w:tc>
              <w:tc>
                <w:tcPr>
                  <w:tcW w:w="4495" w:type="dxa"/>
                </w:tcPr>
                <w:p w14:paraId="64003EE6"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58"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59" w:author="Indria Mukti Efayanti" w:date="2025-01-06T12:08:00Z" w16du:dateUtc="2025-01-06T05:08:00Z">
                    <w:r w:rsidRPr="008915FD">
                      <w:rPr>
                        <w:rFonts w:cstheme="minorHAnsi"/>
                        <w:sz w:val="20"/>
                        <w:rPrChange w:id="160" w:author="Indria Mukti Efayanti" w:date="2025-04-25T17:01:00Z" w16du:dateUtc="2025-04-25T10:01:00Z">
                          <w:rPr>
                            <w:rFonts w:cstheme="minorHAnsi"/>
                            <w:sz w:val="20"/>
                            <w:highlight w:val="green"/>
                          </w:rPr>
                        </w:rPrChange>
                      </w:rPr>
                      <w:t>40%</w:t>
                    </w:r>
                  </w:ins>
                  <w:del w:id="161" w:author="Indria Mukti Efayanti" w:date="2025-01-06T12:08:00Z" w16du:dateUtc="2025-01-06T05:08:00Z">
                    <w:r w:rsidRPr="008915FD" w:rsidDel="002A7045">
                      <w:rPr>
                        <w:rFonts w:cstheme="minorHAnsi"/>
                        <w:sz w:val="20"/>
                      </w:rPr>
                      <w:delText>40%</w:delText>
                    </w:r>
                  </w:del>
                </w:p>
              </w:tc>
            </w:tr>
            <w:tr w:rsidR="008F483D" w:rsidRPr="008915FD" w14:paraId="50E149A5" w14:textId="77777777" w:rsidTr="004334C1">
              <w:tc>
                <w:tcPr>
                  <w:tcW w:w="4504" w:type="dxa"/>
                </w:tcPr>
                <w:p w14:paraId="7AA9F16A" w14:textId="77777777" w:rsidR="008F483D" w:rsidRPr="008915FD" w:rsidRDefault="008C7DC5">
                  <w:pPr>
                    <w:pStyle w:val="ListParagraph"/>
                    <w:widowControl w:val="0"/>
                    <w:tabs>
                      <w:tab w:val="left" w:pos="667"/>
                    </w:tabs>
                    <w:autoSpaceDE w:val="0"/>
                    <w:autoSpaceDN w:val="0"/>
                    <w:ind w:left="0"/>
                    <w:contextualSpacing w:val="0"/>
                    <w:jc w:val="center"/>
                    <w:rPr>
                      <w:rFonts w:cstheme="minorHAnsi"/>
                      <w:sz w:val="20"/>
                    </w:rPr>
                    <w:pPrChange w:id="162"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63" w:author="Indria Mukti Efayanti" w:date="2025-04-23T16:50:00Z" w16du:dateUtc="2025-04-23T09:50:00Z">
                    <w:r w:rsidRPr="008915FD">
                      <w:rPr>
                        <w:rFonts w:cstheme="minorHAnsi"/>
                        <w:sz w:val="20"/>
                      </w:rPr>
                      <w:t>2</w:t>
                    </w:r>
                  </w:ins>
                  <w:ins w:id="164" w:author="Indria Mukti Efayanti" w:date="2025-01-06T12:08:00Z" w16du:dateUtc="2025-01-06T05:08:00Z">
                    <w:r w:rsidR="008F483D" w:rsidRPr="008915FD">
                      <w:rPr>
                        <w:rFonts w:cstheme="minorHAnsi"/>
                        <w:sz w:val="20"/>
                        <w:rPrChange w:id="165" w:author="Indria Mukti Efayanti" w:date="2025-04-25T17:01:00Z" w16du:dateUtc="2025-04-25T10:01:00Z">
                          <w:rPr>
                            <w:rFonts w:cstheme="minorHAnsi"/>
                            <w:sz w:val="20"/>
                            <w:highlight w:val="green"/>
                          </w:rPr>
                        </w:rPrChange>
                      </w:rPr>
                      <w:t xml:space="preserve"> tahun s.d &lt; 3 tahun</w:t>
                    </w:r>
                  </w:ins>
                  <w:del w:id="166" w:author="Indria Mukti Efayanti" w:date="2025-01-06T12:08:00Z" w16du:dateUtc="2025-01-06T05:08:00Z">
                    <w:r w:rsidR="008F483D" w:rsidRPr="008915FD" w:rsidDel="002A7045">
                      <w:rPr>
                        <w:rFonts w:cstheme="minorHAnsi"/>
                        <w:sz w:val="20"/>
                      </w:rPr>
                      <w:delText>3 tahun s.d &lt; 4 tahun</w:delText>
                    </w:r>
                  </w:del>
                </w:p>
              </w:tc>
              <w:tc>
                <w:tcPr>
                  <w:tcW w:w="4495" w:type="dxa"/>
                </w:tcPr>
                <w:p w14:paraId="649F5DE0"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67"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68" w:author="Indria Mukti Efayanti" w:date="2025-01-06T12:08:00Z" w16du:dateUtc="2025-01-06T05:08:00Z">
                    <w:r w:rsidRPr="008915FD">
                      <w:rPr>
                        <w:rFonts w:cstheme="minorHAnsi"/>
                        <w:sz w:val="20"/>
                        <w:rPrChange w:id="169" w:author="Indria Mukti Efayanti" w:date="2025-04-25T17:01:00Z" w16du:dateUtc="2025-04-25T10:01:00Z">
                          <w:rPr>
                            <w:rFonts w:cstheme="minorHAnsi"/>
                            <w:sz w:val="20"/>
                            <w:highlight w:val="green"/>
                          </w:rPr>
                        </w:rPrChange>
                      </w:rPr>
                      <w:t>60%</w:t>
                    </w:r>
                  </w:ins>
                  <w:del w:id="170" w:author="Indria Mukti Efayanti" w:date="2025-01-06T12:08:00Z" w16du:dateUtc="2025-01-06T05:08:00Z">
                    <w:r w:rsidRPr="008915FD" w:rsidDel="002A7045">
                      <w:rPr>
                        <w:rFonts w:cstheme="minorHAnsi"/>
                        <w:sz w:val="20"/>
                      </w:rPr>
                      <w:delText>60%</w:delText>
                    </w:r>
                  </w:del>
                </w:p>
              </w:tc>
            </w:tr>
            <w:tr w:rsidR="008F483D" w:rsidRPr="008915FD" w14:paraId="27F4D2BE" w14:textId="77777777" w:rsidTr="004334C1">
              <w:tc>
                <w:tcPr>
                  <w:tcW w:w="4504" w:type="dxa"/>
                </w:tcPr>
                <w:p w14:paraId="6DD30EAA"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71"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72" w:author="Indria Mukti Efayanti" w:date="2025-01-06T12:08:00Z" w16du:dateUtc="2025-01-06T05:08:00Z">
                    <w:r w:rsidRPr="008915FD">
                      <w:rPr>
                        <w:rFonts w:cstheme="minorHAnsi"/>
                        <w:sz w:val="20"/>
                        <w:rPrChange w:id="173" w:author="Indria Mukti Efayanti" w:date="2025-04-25T17:01:00Z" w16du:dateUtc="2025-04-25T10:01:00Z">
                          <w:rPr>
                            <w:rFonts w:cstheme="minorHAnsi"/>
                            <w:sz w:val="20"/>
                            <w:highlight w:val="green"/>
                          </w:rPr>
                        </w:rPrChange>
                      </w:rPr>
                      <w:t>3 tahun s.d &lt; 4 tahun</w:t>
                    </w:r>
                  </w:ins>
                  <w:del w:id="174" w:author="Indria Mukti Efayanti" w:date="2025-01-06T12:08:00Z" w16du:dateUtc="2025-01-06T05:08:00Z">
                    <w:r w:rsidRPr="008915FD" w:rsidDel="002A7045">
                      <w:rPr>
                        <w:rFonts w:cstheme="minorHAnsi"/>
                        <w:sz w:val="20"/>
                      </w:rPr>
                      <w:delText>4 tahun s.d &lt; 5 tahun</w:delText>
                    </w:r>
                  </w:del>
                </w:p>
              </w:tc>
              <w:tc>
                <w:tcPr>
                  <w:tcW w:w="4495" w:type="dxa"/>
                </w:tcPr>
                <w:p w14:paraId="54E673C9"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75"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76" w:author="Indria Mukti Efayanti" w:date="2025-01-06T12:08:00Z" w16du:dateUtc="2025-01-06T05:08:00Z">
                    <w:r w:rsidRPr="008915FD">
                      <w:rPr>
                        <w:rFonts w:cstheme="minorHAnsi"/>
                        <w:sz w:val="20"/>
                        <w:rPrChange w:id="177" w:author="Indria Mukti Efayanti" w:date="2025-04-25T17:01:00Z" w16du:dateUtc="2025-04-25T10:01:00Z">
                          <w:rPr>
                            <w:rFonts w:cstheme="minorHAnsi"/>
                            <w:sz w:val="20"/>
                            <w:highlight w:val="green"/>
                          </w:rPr>
                        </w:rPrChange>
                      </w:rPr>
                      <w:t>80%</w:t>
                    </w:r>
                  </w:ins>
                  <w:del w:id="178" w:author="Indria Mukti Efayanti" w:date="2025-01-06T12:08:00Z" w16du:dateUtc="2025-01-06T05:08:00Z">
                    <w:r w:rsidRPr="008915FD" w:rsidDel="002A7045">
                      <w:rPr>
                        <w:rFonts w:cstheme="minorHAnsi"/>
                        <w:sz w:val="20"/>
                      </w:rPr>
                      <w:delText>80%</w:delText>
                    </w:r>
                  </w:del>
                </w:p>
              </w:tc>
            </w:tr>
            <w:tr w:rsidR="008F483D" w:rsidRPr="008915FD" w14:paraId="054BCE13" w14:textId="77777777" w:rsidTr="004334C1">
              <w:tc>
                <w:tcPr>
                  <w:tcW w:w="4504" w:type="dxa"/>
                  <w:tcBorders>
                    <w:bottom w:val="single" w:sz="4" w:space="0" w:color="auto"/>
                  </w:tcBorders>
                </w:tcPr>
                <w:p w14:paraId="76458C00"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79"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80" w:author="Indria Mukti Efayanti" w:date="2025-01-06T12:08:00Z" w16du:dateUtc="2025-01-06T05:08:00Z">
                    <w:r w:rsidRPr="008915FD">
                      <w:rPr>
                        <w:rFonts w:cstheme="minorHAnsi"/>
                        <w:sz w:val="20"/>
                        <w:rPrChange w:id="181" w:author="Indria Mukti Efayanti" w:date="2025-04-25T17:01:00Z" w16du:dateUtc="2025-04-25T10:01:00Z">
                          <w:rPr>
                            <w:rFonts w:cstheme="minorHAnsi"/>
                            <w:sz w:val="20"/>
                            <w:highlight w:val="green"/>
                          </w:rPr>
                        </w:rPrChange>
                      </w:rPr>
                      <w:t>4 tahun ke atas</w:t>
                    </w:r>
                  </w:ins>
                  <w:del w:id="182" w:author="Indria Mukti Efayanti" w:date="2025-01-06T12:08:00Z" w16du:dateUtc="2025-01-06T05:08:00Z">
                    <w:r w:rsidRPr="008915FD" w:rsidDel="002A7045">
                      <w:rPr>
                        <w:rFonts w:cstheme="minorHAnsi"/>
                        <w:sz w:val="20"/>
                      </w:rPr>
                      <w:delText>5 tahun ke atas</w:delText>
                    </w:r>
                  </w:del>
                </w:p>
              </w:tc>
              <w:tc>
                <w:tcPr>
                  <w:tcW w:w="4495" w:type="dxa"/>
                  <w:tcBorders>
                    <w:bottom w:val="single" w:sz="4" w:space="0" w:color="auto"/>
                  </w:tcBorders>
                </w:tcPr>
                <w:p w14:paraId="6518D90E" w14:textId="77777777" w:rsidR="008F483D" w:rsidRPr="008915FD" w:rsidRDefault="008F483D">
                  <w:pPr>
                    <w:pStyle w:val="ListParagraph"/>
                    <w:widowControl w:val="0"/>
                    <w:tabs>
                      <w:tab w:val="left" w:pos="667"/>
                    </w:tabs>
                    <w:autoSpaceDE w:val="0"/>
                    <w:autoSpaceDN w:val="0"/>
                    <w:ind w:left="0"/>
                    <w:contextualSpacing w:val="0"/>
                    <w:jc w:val="center"/>
                    <w:rPr>
                      <w:rFonts w:cstheme="minorHAnsi"/>
                      <w:sz w:val="20"/>
                    </w:rPr>
                    <w:pPrChange w:id="183"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center"/>
                      </w:pPr>
                    </w:pPrChange>
                  </w:pPr>
                  <w:ins w:id="184" w:author="Indria Mukti Efayanti" w:date="2025-01-06T12:08:00Z" w16du:dateUtc="2025-01-06T05:08:00Z">
                    <w:r w:rsidRPr="008915FD">
                      <w:rPr>
                        <w:rFonts w:cstheme="minorHAnsi"/>
                        <w:sz w:val="20"/>
                        <w:rPrChange w:id="185" w:author="Indria Mukti Efayanti" w:date="2025-04-25T17:01:00Z" w16du:dateUtc="2025-04-25T10:01:00Z">
                          <w:rPr>
                            <w:rFonts w:cstheme="minorHAnsi"/>
                            <w:sz w:val="20"/>
                            <w:highlight w:val="green"/>
                          </w:rPr>
                        </w:rPrChange>
                      </w:rPr>
                      <w:t>100%</w:t>
                    </w:r>
                  </w:ins>
                  <w:del w:id="186" w:author="Indria Mukti Efayanti" w:date="2025-01-06T12:08:00Z" w16du:dateUtc="2025-01-06T05:08:00Z">
                    <w:r w:rsidRPr="008915FD" w:rsidDel="002A7045">
                      <w:rPr>
                        <w:rFonts w:cstheme="minorHAnsi"/>
                        <w:sz w:val="20"/>
                      </w:rPr>
                      <w:delText>100%</w:delText>
                    </w:r>
                  </w:del>
                </w:p>
              </w:tc>
            </w:tr>
            <w:tr w:rsidR="00191402" w:rsidRPr="008915FD" w14:paraId="0E4F69FE" w14:textId="77777777" w:rsidTr="004334C1">
              <w:tc>
                <w:tcPr>
                  <w:tcW w:w="8999" w:type="dxa"/>
                  <w:gridSpan w:val="2"/>
                  <w:tcBorders>
                    <w:top w:val="single" w:sz="4" w:space="0" w:color="auto"/>
                    <w:left w:val="nil"/>
                    <w:bottom w:val="nil"/>
                    <w:right w:val="nil"/>
                  </w:tcBorders>
                </w:tcPr>
                <w:p w14:paraId="482D562A" w14:textId="77777777" w:rsidR="00191402" w:rsidRPr="008915FD" w:rsidRDefault="00191402">
                  <w:pPr>
                    <w:pStyle w:val="ListParagraph"/>
                    <w:widowControl w:val="0"/>
                    <w:tabs>
                      <w:tab w:val="left" w:pos="667"/>
                    </w:tabs>
                    <w:autoSpaceDE w:val="0"/>
                    <w:autoSpaceDN w:val="0"/>
                    <w:ind w:left="0"/>
                    <w:contextualSpacing w:val="0"/>
                    <w:jc w:val="left"/>
                    <w:rPr>
                      <w:rFonts w:cstheme="minorHAnsi"/>
                      <w:i/>
                      <w:iCs/>
                      <w:sz w:val="20"/>
                    </w:rPr>
                    <w:pPrChange w:id="187" w:author="Indria Mukti Efayanti" w:date="2024-12-20T12:12:00Z" w16du:dateUtc="2024-12-20T05:12:00Z">
                      <w:pPr>
                        <w:pStyle w:val="ListParagraph"/>
                        <w:widowControl w:val="0"/>
                        <w:tabs>
                          <w:tab w:val="left" w:pos="667"/>
                        </w:tabs>
                        <w:autoSpaceDE w:val="0"/>
                        <w:autoSpaceDN w:val="0"/>
                        <w:spacing w:line="276" w:lineRule="auto"/>
                        <w:ind w:left="0"/>
                        <w:contextualSpacing w:val="0"/>
                        <w:jc w:val="left"/>
                      </w:pPr>
                    </w:pPrChange>
                  </w:pPr>
                  <w:r w:rsidRPr="008915FD">
                    <w:rPr>
                      <w:rFonts w:cstheme="minorHAnsi"/>
                      <w:i/>
                      <w:iCs/>
                      <w:sz w:val="18"/>
                      <w:szCs w:val="20"/>
                    </w:rPr>
                    <w:t>*sesuai dengan keterangan pada kartu identitas Tertanggung</w:t>
                  </w:r>
                </w:p>
              </w:tc>
            </w:tr>
          </w:tbl>
          <w:p w14:paraId="17A1FBDC" w14:textId="77777777" w:rsidR="00191402" w:rsidRPr="008915FD" w:rsidRDefault="00191402" w:rsidP="00014D98">
            <w:pPr>
              <w:pStyle w:val="BodyTextIndent"/>
              <w:ind w:left="0" w:firstLine="0"/>
              <w:rPr>
                <w:rFonts w:asciiTheme="minorHAnsi" w:hAnsiTheme="minorHAnsi" w:cstheme="minorHAnsi"/>
                <w:b/>
                <w:bCs/>
                <w:szCs w:val="20"/>
              </w:rPr>
            </w:pPr>
          </w:p>
        </w:tc>
      </w:tr>
      <w:tr w:rsidR="009464E5" w:rsidRPr="008915FD" w14:paraId="34FDD81C" w14:textId="77777777" w:rsidTr="00AA7C89">
        <w:tc>
          <w:tcPr>
            <w:tcW w:w="5535" w:type="dxa"/>
            <w:gridSpan w:val="21"/>
            <w:tcBorders>
              <w:bottom w:val="single" w:sz="4" w:space="0" w:color="auto"/>
            </w:tcBorders>
          </w:tcPr>
          <w:p w14:paraId="2C2D85BF" w14:textId="4A43ADCC" w:rsidR="009464E5" w:rsidRPr="00096B21" w:rsidRDefault="009464E5" w:rsidP="009464E5">
            <w:pPr>
              <w:rPr>
                <w:rFonts w:cstheme="minorHAnsi"/>
                <w:b/>
                <w:i/>
                <w:iCs/>
                <w:color w:val="5B9BD5" w:themeColor="accent5"/>
                <w:sz w:val="20"/>
                <w:szCs w:val="20"/>
                <w:rPrChange w:id="188" w:author="Erick Hizkia Pangihutan Marbun" w:date="2026-07-01T13:34:00Z" w16du:dateUtc="2026-07-01T06:34:00Z">
                  <w:rPr>
                    <w:rFonts w:cstheme="minorHAnsi"/>
                    <w:b/>
                    <w:sz w:val="20"/>
                    <w:szCs w:val="20"/>
                  </w:rPr>
                </w:rPrChange>
              </w:rPr>
            </w:pPr>
            <w:r w:rsidRPr="008915FD">
              <w:rPr>
                <w:rFonts w:cstheme="minorHAnsi"/>
                <w:b/>
                <w:sz w:val="20"/>
                <w:szCs w:val="20"/>
              </w:rPr>
              <w:lastRenderedPageBreak/>
              <w:t>Manfaat Asuransi Tambahan</w:t>
            </w:r>
            <w:ins w:id="189" w:author="Erick Hizkia Pangihutan Marbun" w:date="2026-07-01T13:28:00Z" w16du:dateUtc="2026-07-01T06:28:00Z">
              <w:r w:rsidR="00D1381A">
                <w:rPr>
                  <w:rFonts w:cstheme="minorHAnsi"/>
                  <w:b/>
                  <w:sz w:val="20"/>
                  <w:szCs w:val="20"/>
                </w:rPr>
                <w:t xml:space="preserve"> </w:t>
              </w:r>
              <w:r w:rsidR="00D1381A" w:rsidRPr="00096B21">
                <w:rPr>
                  <w:rFonts w:cstheme="minorHAnsi"/>
                  <w:b/>
                  <w:i/>
                  <w:iCs/>
                  <w:color w:val="5B9BD5" w:themeColor="accent5"/>
                  <w:sz w:val="20"/>
                  <w:szCs w:val="20"/>
                  <w:rPrChange w:id="190" w:author="Erick Hizkia Pangihutan Marbun" w:date="2026-07-01T13:34:00Z" w16du:dateUtc="2026-07-01T06:34:00Z">
                    <w:rPr>
                      <w:rFonts w:cstheme="minorHAnsi"/>
                      <w:b/>
                      <w:sz w:val="20"/>
                      <w:szCs w:val="20"/>
                    </w:rPr>
                  </w:rPrChange>
                </w:rPr>
                <w:t>&lt;</w:t>
              </w:r>
            </w:ins>
            <w:ins w:id="191" w:author="Erick Hizkia Pangihutan Marbun" w:date="2026-07-01T13:33:00Z" w16du:dateUtc="2026-07-01T06:33:00Z">
              <w:r w:rsidR="00096B21" w:rsidRPr="00096B21">
                <w:rPr>
                  <w:rFonts w:cstheme="minorHAnsi"/>
                  <w:b/>
                  <w:i/>
                  <w:iCs/>
                  <w:color w:val="5B9BD5" w:themeColor="accent5"/>
                  <w:sz w:val="20"/>
                  <w:szCs w:val="20"/>
                  <w:rPrChange w:id="192" w:author="Erick Hizkia Pangihutan Marbun" w:date="2026-07-01T13:34:00Z" w16du:dateUtc="2026-07-01T06:34:00Z">
                    <w:rPr>
                      <w:rFonts w:cstheme="minorHAnsi"/>
                      <w:b/>
                      <w:sz w:val="20"/>
                      <w:szCs w:val="20"/>
                    </w:rPr>
                  </w:rPrChange>
                </w:rPr>
                <w:t xml:space="preserve">this section showed only if riders </w:t>
              </w:r>
            </w:ins>
            <w:ins w:id="193" w:author="Erick Hizkia Pangihutan Marbun" w:date="2026-07-01T13:34:00Z" w16du:dateUtc="2026-07-01T06:34:00Z">
              <w:r w:rsidR="00096B21">
                <w:rPr>
                  <w:rFonts w:cstheme="minorHAnsi"/>
                  <w:b/>
                  <w:i/>
                  <w:iCs/>
                  <w:color w:val="5B9BD5" w:themeColor="accent5"/>
                  <w:sz w:val="20"/>
                  <w:szCs w:val="20"/>
                </w:rPr>
                <w:t xml:space="preserve">CI </w:t>
              </w:r>
            </w:ins>
            <w:ins w:id="194" w:author="Erick Hizkia Pangihutan Marbun" w:date="2026-07-01T13:33:00Z" w16du:dateUtc="2026-07-01T06:33:00Z">
              <w:r w:rsidR="00096B21" w:rsidRPr="00096B21">
                <w:rPr>
                  <w:rFonts w:cstheme="minorHAnsi"/>
                  <w:b/>
                  <w:i/>
                  <w:iCs/>
                  <w:color w:val="5B9BD5" w:themeColor="accent5"/>
                  <w:sz w:val="20"/>
                  <w:szCs w:val="20"/>
                  <w:rPrChange w:id="195" w:author="Erick Hizkia Pangihutan Marbun" w:date="2026-07-01T13:34:00Z" w16du:dateUtc="2026-07-01T06:34:00Z">
                    <w:rPr>
                      <w:rFonts w:cstheme="minorHAnsi"/>
                      <w:b/>
                      <w:sz w:val="20"/>
                      <w:szCs w:val="20"/>
                    </w:rPr>
                  </w:rPrChange>
                </w:rPr>
                <w:t>chosen</w:t>
              </w:r>
            </w:ins>
            <w:ins w:id="196" w:author="Erick Hizkia Pangihutan Marbun" w:date="2026-07-01T13:34:00Z" w16du:dateUtc="2026-07-01T06:34:00Z">
              <w:r w:rsidR="00096B21" w:rsidRPr="00096B21">
                <w:rPr>
                  <w:rFonts w:cstheme="minorHAnsi"/>
                  <w:b/>
                  <w:i/>
                  <w:iCs/>
                  <w:color w:val="5B9BD5" w:themeColor="accent5"/>
                  <w:sz w:val="20"/>
                  <w:szCs w:val="20"/>
                  <w:rPrChange w:id="197" w:author="Erick Hizkia Pangihutan Marbun" w:date="2026-07-01T13:34:00Z" w16du:dateUtc="2026-07-01T06:34:00Z">
                    <w:rPr>
                      <w:rFonts w:cstheme="minorHAnsi"/>
                      <w:b/>
                      <w:sz w:val="20"/>
                      <w:szCs w:val="20"/>
                    </w:rPr>
                  </w:rPrChange>
                </w:rPr>
                <w:t>&gt;</w:t>
              </w:r>
            </w:ins>
          </w:p>
          <w:p w14:paraId="6970AB0E" w14:textId="77777777" w:rsidR="009464E5" w:rsidRPr="008915FD" w:rsidRDefault="009464E5" w:rsidP="009464E5">
            <w:pPr>
              <w:rPr>
                <w:rFonts w:cstheme="minorHAnsi"/>
                <w:b/>
                <w:sz w:val="20"/>
                <w:szCs w:val="20"/>
              </w:rPr>
            </w:pPr>
            <w:r w:rsidRPr="008915FD">
              <w:rPr>
                <w:rFonts w:cstheme="minorHAnsi"/>
                <w:b/>
                <w:sz w:val="20"/>
                <w:szCs w:val="20"/>
              </w:rPr>
              <w:t xml:space="preserve">Mega Critical Illness Care </w:t>
            </w:r>
            <w:del w:id="198" w:author="Indria Mukti Efayanti" w:date="2025-01-06T23:10:00Z" w16du:dateUtc="2025-01-06T16:10:00Z">
              <w:r w:rsidRPr="008915FD" w:rsidDel="003B6304">
                <w:rPr>
                  <w:rFonts w:cstheme="minorHAnsi"/>
                  <w:i/>
                  <w:iCs/>
                  <w:color w:val="4472C4" w:themeColor="accent1"/>
                  <w:sz w:val="20"/>
                  <w:szCs w:val="20"/>
                </w:rPr>
                <w:delText>Only appear if Rider CI is taken</w:delText>
              </w:r>
            </w:del>
          </w:p>
          <w:p w14:paraId="225F1A8B" w14:textId="77777777" w:rsidR="009464E5" w:rsidRPr="008915FD" w:rsidRDefault="009464E5">
            <w:pPr>
              <w:pStyle w:val="BodyText"/>
              <w:widowControl w:val="0"/>
              <w:numPr>
                <w:ilvl w:val="0"/>
                <w:numId w:val="69"/>
              </w:numPr>
              <w:autoSpaceDE w:val="0"/>
              <w:autoSpaceDN w:val="0"/>
              <w:spacing w:after="0"/>
              <w:ind w:left="360"/>
              <w:jc w:val="both"/>
              <w:rPr>
                <w:rFonts w:asciiTheme="minorHAnsi" w:hAnsiTheme="minorHAnsi" w:cstheme="minorHAnsi"/>
                <w:bCs/>
                <w:sz w:val="20"/>
                <w:szCs w:val="20"/>
              </w:rPr>
              <w:pPrChange w:id="199" w:author="Indria Mukti Efayanti" w:date="2024-12-20T12:12:00Z" w16du:dateUtc="2024-12-20T05:12:00Z">
                <w:pPr>
                  <w:pStyle w:val="BodyText"/>
                  <w:widowControl w:val="0"/>
                  <w:numPr>
                    <w:numId w:val="69"/>
                  </w:numPr>
                  <w:autoSpaceDE w:val="0"/>
                  <w:autoSpaceDN w:val="0"/>
                  <w:spacing w:after="0" w:line="276" w:lineRule="auto"/>
                  <w:ind w:left="360" w:hanging="360"/>
                  <w:jc w:val="both"/>
                </w:pPr>
              </w:pPrChange>
            </w:pPr>
            <w:r w:rsidRPr="008915FD">
              <w:rPr>
                <w:rFonts w:asciiTheme="minorHAnsi" w:hAnsiTheme="minorHAnsi" w:cstheme="minorHAnsi"/>
                <w:bCs/>
                <w:sz w:val="20"/>
                <w:szCs w:val="20"/>
              </w:rPr>
              <w:t>Manfaat Asuransi Tambahan, yang berupa Uang Pertanggung</w:t>
            </w:r>
            <w:ins w:id="200" w:author="Aswin Nabila" w:date="2026-03-30T15:12:00Z" w16du:dateUtc="2026-03-30T08:12:00Z">
              <w:r w:rsidR="009E2865">
                <w:rPr>
                  <w:rFonts w:asciiTheme="minorHAnsi" w:hAnsiTheme="minorHAnsi" w:cstheme="minorHAnsi"/>
                  <w:bCs/>
                  <w:sz w:val="20"/>
                  <w:szCs w:val="20"/>
                </w:rPr>
                <w:t>a</w:t>
              </w:r>
            </w:ins>
            <w:r w:rsidRPr="008915FD">
              <w:rPr>
                <w:rFonts w:asciiTheme="minorHAnsi" w:hAnsiTheme="minorHAnsi" w:cstheme="minorHAnsi"/>
                <w:bCs/>
                <w:sz w:val="20"/>
                <w:szCs w:val="20"/>
              </w:rPr>
              <w:t>n, akan dibayarkan oleh Penanggung apabila semua ketentuan di bawah ini terpenuhi:</w:t>
            </w:r>
          </w:p>
          <w:p w14:paraId="358A13E6" w14:textId="77777777" w:rsidR="009464E5" w:rsidRPr="008915FD" w:rsidRDefault="009464E5">
            <w:pPr>
              <w:pStyle w:val="BodyText"/>
              <w:widowControl w:val="0"/>
              <w:numPr>
                <w:ilvl w:val="0"/>
                <w:numId w:val="70"/>
              </w:numPr>
              <w:autoSpaceDE w:val="0"/>
              <w:autoSpaceDN w:val="0"/>
              <w:spacing w:after="0"/>
              <w:jc w:val="both"/>
              <w:rPr>
                <w:rFonts w:asciiTheme="minorHAnsi" w:hAnsiTheme="minorHAnsi" w:cstheme="minorHAnsi"/>
                <w:bCs/>
                <w:sz w:val="20"/>
                <w:szCs w:val="20"/>
              </w:rPr>
              <w:pPrChange w:id="201" w:author="Indria Mukti Efayanti" w:date="2024-12-20T12:12:00Z" w16du:dateUtc="2024-12-20T05:12:00Z">
                <w:pPr>
                  <w:pStyle w:val="BodyText"/>
                  <w:widowControl w:val="0"/>
                  <w:numPr>
                    <w:numId w:val="70"/>
                  </w:numPr>
                  <w:autoSpaceDE w:val="0"/>
                  <w:autoSpaceDN w:val="0"/>
                  <w:spacing w:after="0" w:line="276" w:lineRule="auto"/>
                  <w:ind w:left="720" w:hanging="360"/>
                  <w:jc w:val="both"/>
                </w:pPr>
              </w:pPrChange>
            </w:pPr>
            <w:r w:rsidRPr="008915FD">
              <w:rPr>
                <w:rFonts w:asciiTheme="minorHAnsi" w:hAnsiTheme="minorHAnsi" w:cstheme="minorHAnsi"/>
                <w:sz w:val="20"/>
                <w:szCs w:val="20"/>
              </w:rPr>
              <w:t>Tertanggung</w:t>
            </w:r>
            <w:r w:rsidRPr="008915FD">
              <w:rPr>
                <w:rFonts w:asciiTheme="minorHAnsi" w:hAnsiTheme="minorHAnsi" w:cstheme="minorHAnsi"/>
                <w:spacing w:val="-5"/>
                <w:sz w:val="20"/>
                <w:szCs w:val="20"/>
              </w:rPr>
              <w:t xml:space="preserve"> </w:t>
            </w:r>
            <w:r w:rsidRPr="008915FD">
              <w:rPr>
                <w:rFonts w:asciiTheme="minorHAnsi" w:hAnsiTheme="minorHAnsi" w:cstheme="minorHAnsi"/>
                <w:sz w:val="20"/>
                <w:szCs w:val="20"/>
              </w:rPr>
              <w:t xml:space="preserve">mengalami kondisi kritis, sebagaimana dinyatakan dalam klasifikasi yang tercantum dalam lampiran Asuransi </w:t>
            </w:r>
            <w:ins w:id="202" w:author="Aswin Nabila" w:date="2026-03-30T15:13:00Z" w16du:dateUtc="2026-03-30T08:13:00Z">
              <w:r w:rsidR="009E2865" w:rsidRPr="009E2865">
                <w:rPr>
                  <w:rFonts w:asciiTheme="minorHAnsi" w:hAnsiTheme="minorHAnsi" w:cstheme="minorHAnsi"/>
                  <w:sz w:val="20"/>
                  <w:szCs w:val="20"/>
                  <w:highlight w:val="green"/>
                  <w:rPrChange w:id="203" w:author="Aswin Nabila" w:date="2026-03-30T15:13:00Z" w16du:dateUtc="2026-03-30T08:13:00Z">
                    <w:rPr>
                      <w:rFonts w:asciiTheme="minorHAnsi" w:hAnsiTheme="minorHAnsi" w:cstheme="minorHAnsi"/>
                      <w:sz w:val="20"/>
                      <w:szCs w:val="20"/>
                    </w:rPr>
                  </w:rPrChange>
                </w:rPr>
                <w:t>T</w:t>
              </w:r>
            </w:ins>
            <w:del w:id="204" w:author="Aswin Nabila" w:date="2026-03-30T15:13:00Z" w16du:dateUtc="2026-03-30T08:13:00Z">
              <w:r w:rsidRPr="008915FD" w:rsidDel="009E2865">
                <w:rPr>
                  <w:rFonts w:asciiTheme="minorHAnsi" w:hAnsiTheme="minorHAnsi" w:cstheme="minorHAnsi"/>
                  <w:sz w:val="20"/>
                  <w:szCs w:val="20"/>
                </w:rPr>
                <w:delText>t</w:delText>
              </w:r>
            </w:del>
            <w:r w:rsidRPr="008915FD">
              <w:rPr>
                <w:rFonts w:asciiTheme="minorHAnsi" w:hAnsiTheme="minorHAnsi" w:cstheme="minorHAnsi"/>
                <w:sz w:val="20"/>
                <w:szCs w:val="20"/>
              </w:rPr>
              <w:t xml:space="preserve">ambahan </w:t>
            </w:r>
            <w:ins w:id="205" w:author="Aswin Nabila" w:date="2026-03-30T15:13:00Z" w16du:dateUtc="2026-03-30T08:13:00Z">
              <w:r w:rsidR="009E2865" w:rsidRPr="009E2865">
                <w:rPr>
                  <w:rFonts w:asciiTheme="minorHAnsi" w:hAnsiTheme="minorHAnsi" w:cstheme="minorHAnsi"/>
                  <w:sz w:val="20"/>
                  <w:szCs w:val="20"/>
                  <w:highlight w:val="green"/>
                  <w:rPrChange w:id="206" w:author="Aswin Nabila" w:date="2026-03-30T15:13:00Z" w16du:dateUtc="2026-03-30T08:13:00Z">
                    <w:rPr>
                      <w:rFonts w:asciiTheme="minorHAnsi" w:hAnsiTheme="minorHAnsi" w:cstheme="minorHAnsi"/>
                      <w:sz w:val="20"/>
                      <w:szCs w:val="20"/>
                    </w:rPr>
                  </w:rPrChange>
                </w:rPr>
                <w:t>P</w:t>
              </w:r>
            </w:ins>
            <w:del w:id="207" w:author="Aswin Nabila" w:date="2026-03-30T15:13:00Z" w16du:dateUtc="2026-03-30T08:13:00Z">
              <w:r w:rsidRPr="008915FD" w:rsidDel="009E2865">
                <w:rPr>
                  <w:rFonts w:asciiTheme="minorHAnsi" w:hAnsiTheme="minorHAnsi" w:cstheme="minorHAnsi"/>
                  <w:sz w:val="20"/>
                  <w:szCs w:val="20"/>
                </w:rPr>
                <w:delText>p</w:delText>
              </w:r>
            </w:del>
            <w:r w:rsidRPr="008915FD">
              <w:rPr>
                <w:rFonts w:asciiTheme="minorHAnsi" w:hAnsiTheme="minorHAnsi" w:cstheme="minorHAnsi"/>
                <w:sz w:val="20"/>
                <w:szCs w:val="20"/>
              </w:rPr>
              <w:t xml:space="preserve">enyakit </w:t>
            </w:r>
            <w:ins w:id="208" w:author="Aswin Nabila" w:date="2026-03-30T15:13:00Z" w16du:dateUtc="2026-03-30T08:13:00Z">
              <w:r w:rsidR="009E2865" w:rsidRPr="009E2865">
                <w:rPr>
                  <w:rFonts w:asciiTheme="minorHAnsi" w:hAnsiTheme="minorHAnsi" w:cstheme="minorHAnsi"/>
                  <w:sz w:val="20"/>
                  <w:szCs w:val="20"/>
                  <w:highlight w:val="green"/>
                  <w:rPrChange w:id="209" w:author="Aswin Nabila" w:date="2026-03-30T15:13:00Z" w16du:dateUtc="2026-03-30T08:13:00Z">
                    <w:rPr>
                      <w:rFonts w:asciiTheme="minorHAnsi" w:hAnsiTheme="minorHAnsi" w:cstheme="minorHAnsi"/>
                      <w:sz w:val="20"/>
                      <w:szCs w:val="20"/>
                    </w:rPr>
                  </w:rPrChange>
                </w:rPr>
                <w:t>K</w:t>
              </w:r>
            </w:ins>
            <w:del w:id="210" w:author="Aswin Nabila" w:date="2026-03-30T15:13:00Z" w16du:dateUtc="2026-03-30T08:13:00Z">
              <w:r w:rsidRPr="008915FD" w:rsidDel="009E2865">
                <w:rPr>
                  <w:rFonts w:asciiTheme="minorHAnsi" w:hAnsiTheme="minorHAnsi" w:cstheme="minorHAnsi"/>
                  <w:sz w:val="20"/>
                  <w:szCs w:val="20"/>
                </w:rPr>
                <w:delText>k</w:delText>
              </w:r>
            </w:del>
            <w:r w:rsidRPr="008915FD">
              <w:rPr>
                <w:rFonts w:asciiTheme="minorHAnsi" w:hAnsiTheme="minorHAnsi" w:cstheme="minorHAnsi"/>
                <w:sz w:val="20"/>
                <w:szCs w:val="20"/>
              </w:rPr>
              <w:t>ritis, di dalam Masa Pertanggungan dan Polis berstatus aktif.</w:t>
            </w:r>
          </w:p>
          <w:p w14:paraId="0D2A2A63" w14:textId="77777777" w:rsidR="009464E5" w:rsidRPr="008915FD" w:rsidDel="003237CE" w:rsidRDefault="009464E5" w:rsidP="009464E5">
            <w:pPr>
              <w:pStyle w:val="BodyText"/>
              <w:widowControl w:val="0"/>
              <w:numPr>
                <w:ilvl w:val="0"/>
                <w:numId w:val="70"/>
              </w:numPr>
              <w:autoSpaceDE w:val="0"/>
              <w:autoSpaceDN w:val="0"/>
              <w:spacing w:after="0"/>
              <w:jc w:val="both"/>
              <w:rPr>
                <w:del w:id="211" w:author="Indria Mukti Efayanti" w:date="2024-12-31T11:48:00Z" w16du:dateUtc="2024-12-31T04:48:00Z"/>
                <w:rFonts w:asciiTheme="minorHAnsi" w:hAnsiTheme="minorHAnsi" w:cstheme="minorHAnsi"/>
                <w:sz w:val="20"/>
                <w:szCs w:val="20"/>
              </w:rPr>
            </w:pPr>
            <w:r w:rsidRPr="008915FD">
              <w:rPr>
                <w:rFonts w:asciiTheme="minorHAnsi" w:hAnsiTheme="minorHAnsi" w:cstheme="minorHAnsi"/>
                <w:sz w:val="20"/>
                <w:szCs w:val="20"/>
              </w:rPr>
              <w:t>Kondisi kritis yang dialami oleh Tertanggung adalah kondisi kritis yang pertama kalinya dalam klasifikasi seperti</w:t>
            </w:r>
            <w:r w:rsidRPr="008915FD">
              <w:rPr>
                <w:rFonts w:asciiTheme="minorHAnsi" w:hAnsiTheme="minorHAnsi" w:cstheme="minorHAnsi"/>
                <w:spacing w:val="-6"/>
                <w:sz w:val="20"/>
                <w:szCs w:val="20"/>
              </w:rPr>
              <w:t xml:space="preserve"> </w:t>
            </w:r>
            <w:r w:rsidRPr="008915FD">
              <w:rPr>
                <w:rFonts w:asciiTheme="minorHAnsi" w:hAnsiTheme="minorHAnsi" w:cstheme="minorHAnsi"/>
                <w:sz w:val="20"/>
                <w:szCs w:val="20"/>
              </w:rPr>
              <w:t>yang</w:t>
            </w:r>
            <w:r w:rsidRPr="008915FD">
              <w:rPr>
                <w:rFonts w:asciiTheme="minorHAnsi" w:hAnsiTheme="minorHAnsi" w:cstheme="minorHAnsi"/>
                <w:spacing w:val="-6"/>
                <w:sz w:val="20"/>
                <w:szCs w:val="20"/>
              </w:rPr>
              <w:t xml:space="preserve"> </w:t>
            </w:r>
            <w:r w:rsidRPr="008915FD">
              <w:rPr>
                <w:rFonts w:asciiTheme="minorHAnsi" w:hAnsiTheme="minorHAnsi" w:cstheme="minorHAnsi"/>
                <w:sz w:val="20"/>
                <w:szCs w:val="20"/>
              </w:rPr>
              <w:t>tercantum</w:t>
            </w:r>
            <w:r w:rsidRPr="008915FD">
              <w:rPr>
                <w:rFonts w:asciiTheme="minorHAnsi" w:hAnsiTheme="minorHAnsi" w:cstheme="minorHAnsi"/>
                <w:spacing w:val="-6"/>
                <w:sz w:val="20"/>
                <w:szCs w:val="20"/>
              </w:rPr>
              <w:t xml:space="preserve"> </w:t>
            </w:r>
            <w:r w:rsidRPr="008915FD">
              <w:rPr>
                <w:rFonts w:asciiTheme="minorHAnsi" w:hAnsiTheme="minorHAnsi" w:cstheme="minorHAnsi"/>
                <w:sz w:val="20"/>
                <w:szCs w:val="20"/>
              </w:rPr>
              <w:t>dalam</w:t>
            </w:r>
            <w:r w:rsidRPr="008915FD">
              <w:rPr>
                <w:rFonts w:asciiTheme="minorHAnsi" w:hAnsiTheme="minorHAnsi" w:cstheme="minorHAnsi"/>
                <w:spacing w:val="-5"/>
                <w:sz w:val="20"/>
                <w:szCs w:val="20"/>
              </w:rPr>
              <w:t xml:space="preserve"> </w:t>
            </w:r>
            <w:r w:rsidRPr="008915FD">
              <w:rPr>
                <w:rFonts w:asciiTheme="minorHAnsi" w:hAnsiTheme="minorHAnsi" w:cstheme="minorHAnsi"/>
                <w:sz w:val="20"/>
                <w:szCs w:val="20"/>
              </w:rPr>
              <w:t xml:space="preserve">lampiran </w:t>
            </w:r>
            <w:ins w:id="212" w:author="Aswin Nabila" w:date="2026-03-30T15:28:00Z" w16du:dateUtc="2026-03-30T08:28:00Z">
              <w:r w:rsidR="007E0414" w:rsidRPr="001D3975">
                <w:rPr>
                  <w:rFonts w:asciiTheme="minorHAnsi" w:hAnsiTheme="minorHAnsi" w:cstheme="minorHAnsi"/>
                  <w:sz w:val="20"/>
                  <w:szCs w:val="20"/>
                  <w:highlight w:val="green"/>
                  <w:rPrChange w:id="213" w:author="Aswin Nabila" w:date="2026-03-30T17:04:00Z" w16du:dateUtc="2026-03-30T10:04:00Z">
                    <w:rPr>
                      <w:rFonts w:cstheme="minorHAnsi"/>
                      <w:sz w:val="20"/>
                      <w:szCs w:val="20"/>
                    </w:rPr>
                  </w:rPrChange>
                </w:rPr>
                <w:t>A</w:t>
              </w:r>
              <w:r w:rsidR="007E0414" w:rsidRPr="008915FD">
                <w:rPr>
                  <w:rFonts w:asciiTheme="minorHAnsi" w:hAnsiTheme="minorHAnsi" w:cstheme="minorHAnsi"/>
                  <w:sz w:val="20"/>
                  <w:szCs w:val="20"/>
                </w:rPr>
                <w:t xml:space="preserve">suransi </w:t>
              </w:r>
              <w:r w:rsidR="007E0414" w:rsidRPr="008D67A0">
                <w:rPr>
                  <w:rFonts w:asciiTheme="minorHAnsi" w:hAnsiTheme="minorHAnsi" w:cstheme="minorHAnsi"/>
                  <w:sz w:val="20"/>
                  <w:szCs w:val="20"/>
                  <w:highlight w:val="green"/>
                </w:rPr>
                <w:t>T</w:t>
              </w:r>
              <w:r w:rsidR="007E0414" w:rsidRPr="008915FD">
                <w:rPr>
                  <w:rFonts w:asciiTheme="minorHAnsi" w:hAnsiTheme="minorHAnsi" w:cstheme="minorHAnsi"/>
                  <w:sz w:val="20"/>
                  <w:szCs w:val="20"/>
                </w:rPr>
                <w:t xml:space="preserve">ambahan </w:t>
              </w:r>
              <w:r w:rsidR="007E0414" w:rsidRPr="008D67A0">
                <w:rPr>
                  <w:rFonts w:asciiTheme="minorHAnsi" w:hAnsiTheme="minorHAnsi" w:cstheme="minorHAnsi"/>
                  <w:sz w:val="20"/>
                  <w:szCs w:val="20"/>
                  <w:highlight w:val="green"/>
                </w:rPr>
                <w:t>P</w:t>
              </w:r>
              <w:r w:rsidR="007E0414" w:rsidRPr="008915FD">
                <w:rPr>
                  <w:rFonts w:asciiTheme="minorHAnsi" w:hAnsiTheme="minorHAnsi" w:cstheme="minorHAnsi"/>
                  <w:sz w:val="20"/>
                  <w:szCs w:val="20"/>
                </w:rPr>
                <w:t xml:space="preserve">enyakit </w:t>
              </w:r>
              <w:r w:rsidR="007E0414" w:rsidRPr="008D67A0">
                <w:rPr>
                  <w:rFonts w:asciiTheme="minorHAnsi" w:hAnsiTheme="minorHAnsi" w:cstheme="minorHAnsi"/>
                  <w:sz w:val="20"/>
                  <w:szCs w:val="20"/>
                  <w:highlight w:val="green"/>
                </w:rPr>
                <w:t>K</w:t>
              </w:r>
              <w:r w:rsidR="007E0414" w:rsidRPr="008915FD">
                <w:rPr>
                  <w:rFonts w:asciiTheme="minorHAnsi" w:hAnsiTheme="minorHAnsi" w:cstheme="minorHAnsi"/>
                  <w:sz w:val="20"/>
                  <w:szCs w:val="20"/>
                </w:rPr>
                <w:t>ritis</w:t>
              </w:r>
            </w:ins>
            <w:del w:id="214" w:author="Aswin Nabila" w:date="2026-03-30T15:28:00Z" w16du:dateUtc="2026-03-30T08:28:00Z">
              <w:r w:rsidRPr="008915FD" w:rsidDel="007E0414">
                <w:rPr>
                  <w:rFonts w:asciiTheme="minorHAnsi" w:hAnsiTheme="minorHAnsi" w:cstheme="minorHAnsi"/>
                  <w:sz w:val="20"/>
                  <w:szCs w:val="20"/>
                </w:rPr>
                <w:delText>asuransi tambahan penyakit kritis</w:delText>
              </w:r>
            </w:del>
            <w:r w:rsidRPr="008915FD">
              <w:rPr>
                <w:rFonts w:asciiTheme="minorHAnsi" w:hAnsiTheme="minorHAnsi" w:cstheme="minorHAnsi"/>
                <w:sz w:val="20"/>
                <w:szCs w:val="20"/>
              </w:rPr>
              <w:t>.</w:t>
            </w:r>
          </w:p>
          <w:p w14:paraId="25A8C48D" w14:textId="77777777" w:rsidR="009464E5" w:rsidRPr="008915FD" w:rsidRDefault="009464E5">
            <w:pPr>
              <w:pStyle w:val="BodyText"/>
              <w:widowControl w:val="0"/>
              <w:numPr>
                <w:ilvl w:val="0"/>
                <w:numId w:val="70"/>
              </w:numPr>
              <w:autoSpaceDE w:val="0"/>
              <w:autoSpaceDN w:val="0"/>
              <w:spacing w:after="0"/>
              <w:jc w:val="both"/>
              <w:rPr>
                <w:ins w:id="215" w:author="Indria Mukti Efayanti" w:date="2024-12-31T11:48:00Z" w16du:dateUtc="2024-12-31T04:48:00Z"/>
                <w:rFonts w:asciiTheme="minorHAnsi" w:hAnsiTheme="minorHAnsi" w:cstheme="minorHAnsi"/>
                <w:sz w:val="20"/>
                <w:szCs w:val="20"/>
              </w:rPr>
              <w:pPrChange w:id="216" w:author="Indria Mukti Efayanti" w:date="2024-12-20T12:12:00Z" w16du:dateUtc="2024-12-20T05:12:00Z">
                <w:pPr>
                  <w:pStyle w:val="BodyText"/>
                  <w:widowControl w:val="0"/>
                  <w:numPr>
                    <w:numId w:val="70"/>
                  </w:numPr>
                  <w:autoSpaceDE w:val="0"/>
                  <w:autoSpaceDN w:val="0"/>
                  <w:spacing w:after="0" w:line="276" w:lineRule="auto"/>
                  <w:ind w:left="720" w:hanging="360"/>
                  <w:jc w:val="both"/>
                </w:pPr>
              </w:pPrChange>
            </w:pPr>
          </w:p>
          <w:p w14:paraId="56890B9F" w14:textId="77777777" w:rsidR="009464E5" w:rsidRPr="008915FD" w:rsidDel="003237CE" w:rsidRDefault="009464E5">
            <w:pPr>
              <w:pStyle w:val="BodyText"/>
              <w:widowControl w:val="0"/>
              <w:numPr>
                <w:ilvl w:val="0"/>
                <w:numId w:val="70"/>
              </w:numPr>
              <w:autoSpaceDE w:val="0"/>
              <w:autoSpaceDN w:val="0"/>
              <w:spacing w:after="0"/>
              <w:jc w:val="both"/>
              <w:rPr>
                <w:del w:id="217" w:author="Indria Mukti Efayanti" w:date="2024-12-31T11:47:00Z" w16du:dateUtc="2024-12-31T04:47:00Z"/>
                <w:rFonts w:asciiTheme="minorHAnsi" w:hAnsiTheme="minorHAnsi" w:cstheme="minorHAnsi"/>
                <w:sz w:val="20"/>
                <w:szCs w:val="20"/>
              </w:rPr>
              <w:pPrChange w:id="218" w:author="Indria Mukti Efayanti" w:date="2024-12-31T11:48:00Z" w16du:dateUtc="2024-12-31T04:48:00Z">
                <w:pPr>
                  <w:pStyle w:val="BodyText"/>
                  <w:widowControl w:val="0"/>
                  <w:numPr>
                    <w:numId w:val="70"/>
                  </w:numPr>
                  <w:autoSpaceDE w:val="0"/>
                  <w:autoSpaceDN w:val="0"/>
                  <w:spacing w:after="0" w:line="276" w:lineRule="auto"/>
                  <w:ind w:left="720" w:hanging="360"/>
                  <w:jc w:val="both"/>
                </w:pPr>
              </w:pPrChange>
            </w:pPr>
            <w:ins w:id="219" w:author="Indria Mukti Efayanti" w:date="2024-12-31T11:48:00Z" w16du:dateUtc="2024-12-31T04:48:00Z">
              <w:r w:rsidRPr="008915FD">
                <w:rPr>
                  <w:rFonts w:asciiTheme="minorHAnsi" w:hAnsiTheme="minorHAnsi" w:cstheme="minorHAnsi"/>
                  <w:sz w:val="20"/>
                  <w:szCs w:val="20"/>
                  <w:rPrChange w:id="220" w:author="Indria Mukti Efayanti" w:date="2025-04-25T17:01:00Z" w16du:dateUtc="2025-04-25T10:01:00Z">
                    <w:rPr>
                      <w:rFonts w:cstheme="minorHAnsi"/>
                      <w:sz w:val="20"/>
                      <w:szCs w:val="20"/>
                    </w:rPr>
                  </w:rPrChange>
                </w:rPr>
                <w:t>Manfaat Asuransi pada Asuransi Tambahan ini akan dibayarkan sesuai dengan ketentuan sebagai berikut:</w:t>
              </w:r>
            </w:ins>
            <w:del w:id="221" w:author="Indria Mukti Efayanti" w:date="2024-12-31T11:47:00Z" w16du:dateUtc="2024-12-31T04:47:00Z">
              <w:r w:rsidRPr="008915FD" w:rsidDel="003237CE">
                <w:rPr>
                  <w:rFonts w:asciiTheme="minorHAnsi" w:hAnsiTheme="minorHAnsi" w:cstheme="minorHAnsi"/>
                  <w:sz w:val="20"/>
                  <w:szCs w:val="20"/>
                  <w:rPrChange w:id="222" w:author="Indria Mukti Efayanti" w:date="2025-04-25T17:01:00Z" w16du:dateUtc="2025-04-25T10:01:00Z">
                    <w:rPr>
                      <w:rFonts w:cstheme="minorHAnsi"/>
                      <w:sz w:val="20"/>
                      <w:szCs w:val="20"/>
                    </w:rPr>
                  </w:rPrChange>
                </w:rPr>
                <w:delText>Manfaat</w:delText>
              </w:r>
              <w:r w:rsidRPr="008915FD" w:rsidDel="003237CE">
                <w:rPr>
                  <w:rFonts w:asciiTheme="minorHAnsi" w:hAnsiTheme="minorHAnsi" w:cstheme="minorHAnsi"/>
                  <w:spacing w:val="-6"/>
                  <w:sz w:val="20"/>
                  <w:szCs w:val="20"/>
                  <w:rPrChange w:id="223"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24" w:author="Indria Mukti Efayanti" w:date="2025-04-25T17:01:00Z" w16du:dateUtc="2025-04-25T10:01:00Z">
                    <w:rPr>
                      <w:rFonts w:cstheme="minorHAnsi"/>
                      <w:sz w:val="20"/>
                      <w:szCs w:val="20"/>
                    </w:rPr>
                  </w:rPrChange>
                </w:rPr>
                <w:delText>Asuransi</w:delText>
              </w:r>
              <w:r w:rsidRPr="008915FD" w:rsidDel="003237CE">
                <w:rPr>
                  <w:rFonts w:asciiTheme="minorHAnsi" w:hAnsiTheme="minorHAnsi" w:cstheme="minorHAnsi"/>
                  <w:spacing w:val="-6"/>
                  <w:sz w:val="20"/>
                  <w:szCs w:val="20"/>
                  <w:rPrChange w:id="225"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26" w:author="Indria Mukti Efayanti" w:date="2025-04-25T17:01:00Z" w16du:dateUtc="2025-04-25T10:01:00Z">
                    <w:rPr>
                      <w:rFonts w:cstheme="minorHAnsi"/>
                      <w:sz w:val="20"/>
                      <w:szCs w:val="20"/>
                    </w:rPr>
                  </w:rPrChange>
                </w:rPr>
                <w:delText>pada</w:delText>
              </w:r>
              <w:r w:rsidRPr="008915FD" w:rsidDel="003237CE">
                <w:rPr>
                  <w:rFonts w:asciiTheme="minorHAnsi" w:hAnsiTheme="minorHAnsi" w:cstheme="minorHAnsi"/>
                  <w:spacing w:val="-6"/>
                  <w:sz w:val="20"/>
                  <w:szCs w:val="20"/>
                  <w:rPrChange w:id="227"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28" w:author="Indria Mukti Efayanti" w:date="2025-04-25T17:01:00Z" w16du:dateUtc="2025-04-25T10:01:00Z">
                    <w:rPr>
                      <w:rFonts w:cstheme="minorHAnsi"/>
                      <w:sz w:val="20"/>
                      <w:szCs w:val="20"/>
                    </w:rPr>
                  </w:rPrChange>
                </w:rPr>
                <w:delText>Asuransi</w:delText>
              </w:r>
              <w:r w:rsidRPr="008915FD" w:rsidDel="003237CE">
                <w:rPr>
                  <w:rFonts w:asciiTheme="minorHAnsi" w:hAnsiTheme="minorHAnsi" w:cstheme="minorHAnsi"/>
                  <w:spacing w:val="-6"/>
                  <w:sz w:val="20"/>
                  <w:szCs w:val="20"/>
                  <w:rPrChange w:id="229"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30" w:author="Indria Mukti Efayanti" w:date="2025-04-25T17:01:00Z" w16du:dateUtc="2025-04-25T10:01:00Z">
                    <w:rPr>
                      <w:rFonts w:cstheme="minorHAnsi"/>
                      <w:sz w:val="20"/>
                      <w:szCs w:val="20"/>
                    </w:rPr>
                  </w:rPrChange>
                </w:rPr>
                <w:delText>Tambahan</w:delText>
              </w:r>
              <w:r w:rsidRPr="008915FD" w:rsidDel="003237CE">
                <w:rPr>
                  <w:rFonts w:asciiTheme="minorHAnsi" w:hAnsiTheme="minorHAnsi" w:cstheme="minorHAnsi"/>
                  <w:spacing w:val="-5"/>
                  <w:sz w:val="20"/>
                  <w:szCs w:val="20"/>
                  <w:rPrChange w:id="231" w:author="Indria Mukti Efayanti" w:date="2025-04-25T17:01:00Z" w16du:dateUtc="2025-04-25T10:01:00Z">
                    <w:rPr>
                      <w:rFonts w:cstheme="minorHAnsi"/>
                      <w:spacing w:val="-5"/>
                      <w:sz w:val="20"/>
                      <w:szCs w:val="20"/>
                    </w:rPr>
                  </w:rPrChange>
                </w:rPr>
                <w:delText xml:space="preserve"> </w:delText>
              </w:r>
              <w:r w:rsidRPr="008915FD" w:rsidDel="003237CE">
                <w:rPr>
                  <w:rFonts w:asciiTheme="minorHAnsi" w:hAnsiTheme="minorHAnsi" w:cstheme="minorHAnsi"/>
                  <w:sz w:val="20"/>
                  <w:szCs w:val="20"/>
                  <w:rPrChange w:id="232" w:author="Indria Mukti Efayanti" w:date="2025-04-25T17:01:00Z" w16du:dateUtc="2025-04-25T10:01:00Z">
                    <w:rPr>
                      <w:rFonts w:cstheme="minorHAnsi"/>
                      <w:sz w:val="20"/>
                      <w:szCs w:val="20"/>
                    </w:rPr>
                  </w:rPrChange>
                </w:rPr>
                <w:delText>ini</w:delText>
              </w:r>
              <w:r w:rsidRPr="008915FD" w:rsidDel="003237CE">
                <w:rPr>
                  <w:rFonts w:asciiTheme="minorHAnsi" w:hAnsiTheme="minorHAnsi" w:cstheme="minorHAnsi"/>
                  <w:spacing w:val="-6"/>
                  <w:sz w:val="20"/>
                  <w:szCs w:val="20"/>
                  <w:rPrChange w:id="233"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34" w:author="Indria Mukti Efayanti" w:date="2025-04-25T17:01:00Z" w16du:dateUtc="2025-04-25T10:01:00Z">
                    <w:rPr>
                      <w:rFonts w:cstheme="minorHAnsi"/>
                      <w:sz w:val="20"/>
                      <w:szCs w:val="20"/>
                    </w:rPr>
                  </w:rPrChange>
                </w:rPr>
                <w:delText>akan</w:delText>
              </w:r>
              <w:r w:rsidRPr="008915FD" w:rsidDel="003237CE">
                <w:rPr>
                  <w:rFonts w:asciiTheme="minorHAnsi" w:hAnsiTheme="minorHAnsi" w:cstheme="minorHAnsi"/>
                  <w:spacing w:val="-6"/>
                  <w:sz w:val="20"/>
                  <w:szCs w:val="20"/>
                  <w:rPrChange w:id="235"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36" w:author="Indria Mukti Efayanti" w:date="2025-04-25T17:01:00Z" w16du:dateUtc="2025-04-25T10:01:00Z">
                    <w:rPr>
                      <w:rFonts w:cstheme="minorHAnsi"/>
                      <w:sz w:val="20"/>
                      <w:szCs w:val="20"/>
                    </w:rPr>
                  </w:rPrChange>
                </w:rPr>
                <w:delText>dibayarkan</w:delText>
              </w:r>
              <w:r w:rsidRPr="008915FD" w:rsidDel="003237CE">
                <w:rPr>
                  <w:rFonts w:asciiTheme="minorHAnsi" w:hAnsiTheme="minorHAnsi" w:cstheme="minorHAnsi"/>
                  <w:spacing w:val="-5"/>
                  <w:sz w:val="20"/>
                  <w:szCs w:val="20"/>
                  <w:rPrChange w:id="237" w:author="Indria Mukti Efayanti" w:date="2025-04-25T17:01:00Z" w16du:dateUtc="2025-04-25T10:01:00Z">
                    <w:rPr>
                      <w:rFonts w:cstheme="minorHAnsi"/>
                      <w:spacing w:val="-5"/>
                      <w:sz w:val="20"/>
                      <w:szCs w:val="20"/>
                    </w:rPr>
                  </w:rPrChange>
                </w:rPr>
                <w:delText xml:space="preserve"> </w:delText>
              </w:r>
              <w:r w:rsidRPr="008915FD" w:rsidDel="003237CE">
                <w:rPr>
                  <w:rFonts w:asciiTheme="minorHAnsi" w:hAnsiTheme="minorHAnsi" w:cstheme="minorHAnsi"/>
                  <w:sz w:val="20"/>
                  <w:szCs w:val="20"/>
                  <w:rPrChange w:id="238" w:author="Indria Mukti Efayanti" w:date="2025-04-25T17:01:00Z" w16du:dateUtc="2025-04-25T10:01:00Z">
                    <w:rPr>
                      <w:rFonts w:cstheme="minorHAnsi"/>
                      <w:sz w:val="20"/>
                      <w:szCs w:val="20"/>
                    </w:rPr>
                  </w:rPrChange>
                </w:rPr>
                <w:delText>sesuai</w:delText>
              </w:r>
              <w:r w:rsidRPr="008915FD" w:rsidDel="003237CE">
                <w:rPr>
                  <w:rFonts w:asciiTheme="minorHAnsi" w:hAnsiTheme="minorHAnsi" w:cstheme="minorHAnsi"/>
                  <w:spacing w:val="-6"/>
                  <w:sz w:val="20"/>
                  <w:szCs w:val="20"/>
                  <w:rPrChange w:id="239"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40" w:author="Indria Mukti Efayanti" w:date="2025-04-25T17:01:00Z" w16du:dateUtc="2025-04-25T10:01:00Z">
                    <w:rPr>
                      <w:rFonts w:cstheme="minorHAnsi"/>
                      <w:sz w:val="20"/>
                      <w:szCs w:val="20"/>
                    </w:rPr>
                  </w:rPrChange>
                </w:rPr>
                <w:delText>dengan</w:delText>
              </w:r>
              <w:r w:rsidRPr="008915FD" w:rsidDel="003237CE">
                <w:rPr>
                  <w:rFonts w:asciiTheme="minorHAnsi" w:hAnsiTheme="minorHAnsi" w:cstheme="minorHAnsi"/>
                  <w:spacing w:val="-5"/>
                  <w:sz w:val="20"/>
                  <w:szCs w:val="20"/>
                  <w:rPrChange w:id="241" w:author="Indria Mukti Efayanti" w:date="2025-04-25T17:01:00Z" w16du:dateUtc="2025-04-25T10:01:00Z">
                    <w:rPr>
                      <w:rFonts w:cstheme="minorHAnsi"/>
                      <w:spacing w:val="-5"/>
                      <w:sz w:val="20"/>
                      <w:szCs w:val="20"/>
                    </w:rPr>
                  </w:rPrChange>
                </w:rPr>
                <w:delText xml:space="preserve"> </w:delText>
              </w:r>
              <w:r w:rsidRPr="008915FD" w:rsidDel="003237CE">
                <w:rPr>
                  <w:rFonts w:asciiTheme="minorHAnsi" w:hAnsiTheme="minorHAnsi" w:cstheme="minorHAnsi"/>
                  <w:sz w:val="20"/>
                  <w:szCs w:val="20"/>
                  <w:rPrChange w:id="242" w:author="Indria Mukti Efayanti" w:date="2025-04-25T17:01:00Z" w16du:dateUtc="2025-04-25T10:01:00Z">
                    <w:rPr>
                      <w:rFonts w:cstheme="minorHAnsi"/>
                      <w:sz w:val="20"/>
                      <w:szCs w:val="20"/>
                    </w:rPr>
                  </w:rPrChange>
                </w:rPr>
                <w:delText>ketentuan</w:delText>
              </w:r>
              <w:r w:rsidRPr="008915FD" w:rsidDel="003237CE">
                <w:rPr>
                  <w:rFonts w:asciiTheme="minorHAnsi" w:hAnsiTheme="minorHAnsi" w:cstheme="minorHAnsi"/>
                  <w:spacing w:val="-7"/>
                  <w:sz w:val="20"/>
                  <w:szCs w:val="20"/>
                  <w:rPrChange w:id="243" w:author="Indria Mukti Efayanti" w:date="2025-04-25T17:01:00Z" w16du:dateUtc="2025-04-25T10:01:00Z">
                    <w:rPr>
                      <w:rFonts w:cstheme="minorHAnsi"/>
                      <w:spacing w:val="-7"/>
                      <w:sz w:val="20"/>
                      <w:szCs w:val="20"/>
                    </w:rPr>
                  </w:rPrChange>
                </w:rPr>
                <w:delText xml:space="preserve"> </w:delText>
              </w:r>
              <w:r w:rsidRPr="008915FD" w:rsidDel="003237CE">
                <w:rPr>
                  <w:rFonts w:asciiTheme="minorHAnsi" w:hAnsiTheme="minorHAnsi" w:cstheme="minorHAnsi"/>
                  <w:sz w:val="20"/>
                  <w:szCs w:val="20"/>
                  <w:rPrChange w:id="244" w:author="Indria Mukti Efayanti" w:date="2025-04-25T17:01:00Z" w16du:dateUtc="2025-04-25T10:01:00Z">
                    <w:rPr>
                      <w:rFonts w:cstheme="minorHAnsi"/>
                      <w:sz w:val="20"/>
                      <w:szCs w:val="20"/>
                    </w:rPr>
                  </w:rPrChange>
                </w:rPr>
                <w:delText>sebagai</w:delText>
              </w:r>
              <w:r w:rsidRPr="008915FD" w:rsidDel="003237CE">
                <w:rPr>
                  <w:rFonts w:asciiTheme="minorHAnsi" w:hAnsiTheme="minorHAnsi" w:cstheme="minorHAnsi"/>
                  <w:spacing w:val="-6"/>
                  <w:sz w:val="20"/>
                  <w:szCs w:val="20"/>
                  <w:rPrChange w:id="245"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pacing w:val="-2"/>
                  <w:sz w:val="20"/>
                  <w:szCs w:val="20"/>
                  <w:rPrChange w:id="246" w:author="Indria Mukti Efayanti" w:date="2025-04-25T17:01:00Z" w16du:dateUtc="2025-04-25T10:01:00Z">
                    <w:rPr>
                      <w:rFonts w:cstheme="minorHAnsi"/>
                      <w:spacing w:val="-2"/>
                      <w:sz w:val="20"/>
                      <w:szCs w:val="20"/>
                    </w:rPr>
                  </w:rPrChange>
                </w:rPr>
                <w:delText>berikut:</w:delText>
              </w:r>
            </w:del>
          </w:p>
          <w:p w14:paraId="628FA7A7" w14:textId="77777777" w:rsidR="009464E5" w:rsidRPr="008915FD" w:rsidRDefault="009464E5">
            <w:pPr>
              <w:pStyle w:val="BodyText"/>
              <w:widowControl w:val="0"/>
              <w:numPr>
                <w:ilvl w:val="0"/>
                <w:numId w:val="70"/>
              </w:numPr>
              <w:autoSpaceDE w:val="0"/>
              <w:autoSpaceDN w:val="0"/>
              <w:spacing w:after="0"/>
              <w:jc w:val="both"/>
              <w:rPr>
                <w:ins w:id="247" w:author="Indria Mukti Efayanti" w:date="2024-12-31T11:46:00Z" w16du:dateUtc="2024-12-31T04:46:00Z"/>
                <w:rFonts w:cstheme="minorHAnsi"/>
                <w:sz w:val="20"/>
                <w:szCs w:val="20"/>
              </w:rPr>
              <w:pPrChange w:id="248" w:author="Indria Mukti Efayanti" w:date="2024-12-31T11:48:00Z" w16du:dateUtc="2024-12-31T04:48:00Z">
                <w:pPr>
                  <w:widowControl w:val="0"/>
                  <w:tabs>
                    <w:tab w:val="left" w:pos="1094"/>
                  </w:tabs>
                  <w:autoSpaceDE w:val="0"/>
                  <w:autoSpaceDN w:val="0"/>
                  <w:jc w:val="right"/>
                </w:pPr>
              </w:pPrChange>
            </w:pPr>
            <w:del w:id="249" w:author="Indria Mukti Efayanti" w:date="2024-12-31T11:47:00Z" w16du:dateUtc="2024-12-31T04:47:00Z">
              <w:r w:rsidRPr="008915FD" w:rsidDel="003237CE">
                <w:rPr>
                  <w:rFonts w:asciiTheme="minorHAnsi" w:hAnsiTheme="minorHAnsi" w:cstheme="minorHAnsi"/>
                  <w:sz w:val="20"/>
                  <w:szCs w:val="20"/>
                  <w:rPrChange w:id="250" w:author="Indria Mukti Efayanti" w:date="2025-04-25T17:01:00Z" w16du:dateUtc="2025-04-25T10:01:00Z">
                    <w:rPr>
                      <w:rFonts w:cstheme="minorHAnsi"/>
                      <w:sz w:val="20"/>
                      <w:szCs w:val="20"/>
                    </w:rPr>
                  </w:rPrChange>
                </w:rPr>
                <w:delText>Apabila</w:delText>
              </w:r>
              <w:r w:rsidRPr="008915FD" w:rsidDel="003237CE">
                <w:rPr>
                  <w:rFonts w:asciiTheme="minorHAnsi" w:hAnsiTheme="minorHAnsi" w:cstheme="minorHAnsi"/>
                  <w:spacing w:val="-6"/>
                  <w:sz w:val="20"/>
                  <w:szCs w:val="20"/>
                  <w:rPrChange w:id="251"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52" w:author="Indria Mukti Efayanti" w:date="2025-04-25T17:01:00Z" w16du:dateUtc="2025-04-25T10:01:00Z">
                    <w:rPr>
                      <w:rFonts w:cstheme="minorHAnsi"/>
                      <w:sz w:val="20"/>
                      <w:szCs w:val="20"/>
                    </w:rPr>
                  </w:rPrChange>
                </w:rPr>
                <w:delText>Tertanggung</w:delText>
              </w:r>
              <w:r w:rsidRPr="008915FD" w:rsidDel="003237CE">
                <w:rPr>
                  <w:rFonts w:asciiTheme="minorHAnsi" w:hAnsiTheme="minorHAnsi" w:cstheme="minorHAnsi"/>
                  <w:spacing w:val="-7"/>
                  <w:sz w:val="20"/>
                  <w:szCs w:val="20"/>
                  <w:rPrChange w:id="253" w:author="Indria Mukti Efayanti" w:date="2025-04-25T17:01:00Z" w16du:dateUtc="2025-04-25T10:01:00Z">
                    <w:rPr>
                      <w:rFonts w:cstheme="minorHAnsi"/>
                      <w:spacing w:val="-7"/>
                      <w:sz w:val="20"/>
                      <w:szCs w:val="20"/>
                    </w:rPr>
                  </w:rPrChange>
                </w:rPr>
                <w:delText xml:space="preserve"> </w:delText>
              </w:r>
              <w:r w:rsidRPr="008915FD" w:rsidDel="003237CE">
                <w:rPr>
                  <w:rFonts w:asciiTheme="minorHAnsi" w:hAnsiTheme="minorHAnsi" w:cstheme="minorHAnsi"/>
                  <w:sz w:val="20"/>
                  <w:szCs w:val="20"/>
                  <w:rPrChange w:id="254" w:author="Indria Mukti Efayanti" w:date="2025-04-25T17:01:00Z" w16du:dateUtc="2025-04-25T10:01:00Z">
                    <w:rPr>
                      <w:rFonts w:cstheme="minorHAnsi"/>
                      <w:sz w:val="20"/>
                      <w:szCs w:val="20"/>
                    </w:rPr>
                  </w:rPrChange>
                </w:rPr>
                <w:delText>terdiagnosa</w:delText>
              </w:r>
              <w:r w:rsidRPr="008915FD" w:rsidDel="003237CE">
                <w:rPr>
                  <w:rFonts w:asciiTheme="minorHAnsi" w:hAnsiTheme="minorHAnsi" w:cstheme="minorHAnsi"/>
                  <w:spacing w:val="-5"/>
                  <w:sz w:val="20"/>
                  <w:szCs w:val="20"/>
                  <w:rPrChange w:id="255" w:author="Indria Mukti Efayanti" w:date="2025-04-25T17:01:00Z" w16du:dateUtc="2025-04-25T10:01:00Z">
                    <w:rPr>
                      <w:rFonts w:cstheme="minorHAnsi"/>
                      <w:spacing w:val="-5"/>
                      <w:sz w:val="20"/>
                      <w:szCs w:val="20"/>
                    </w:rPr>
                  </w:rPrChange>
                </w:rPr>
                <w:delText xml:space="preserve"> </w:delText>
              </w:r>
              <w:r w:rsidRPr="008915FD" w:rsidDel="003237CE">
                <w:rPr>
                  <w:rFonts w:asciiTheme="minorHAnsi" w:hAnsiTheme="minorHAnsi" w:cstheme="minorHAnsi"/>
                  <w:sz w:val="20"/>
                  <w:szCs w:val="20"/>
                  <w:rPrChange w:id="256" w:author="Indria Mukti Efayanti" w:date="2025-04-25T17:01:00Z" w16du:dateUtc="2025-04-25T10:01:00Z">
                    <w:rPr>
                      <w:rFonts w:cstheme="minorHAnsi"/>
                      <w:sz w:val="20"/>
                      <w:szCs w:val="20"/>
                    </w:rPr>
                  </w:rPrChange>
                </w:rPr>
                <w:delText>dan</w:delText>
              </w:r>
              <w:r w:rsidRPr="008915FD" w:rsidDel="003237CE">
                <w:rPr>
                  <w:rFonts w:asciiTheme="minorHAnsi" w:hAnsiTheme="minorHAnsi" w:cstheme="minorHAnsi"/>
                  <w:spacing w:val="-7"/>
                  <w:sz w:val="20"/>
                  <w:szCs w:val="20"/>
                  <w:rPrChange w:id="257" w:author="Indria Mukti Efayanti" w:date="2025-04-25T17:01:00Z" w16du:dateUtc="2025-04-25T10:01:00Z">
                    <w:rPr>
                      <w:rFonts w:cstheme="minorHAnsi"/>
                      <w:spacing w:val="-7"/>
                      <w:sz w:val="20"/>
                      <w:szCs w:val="20"/>
                    </w:rPr>
                  </w:rPrChange>
                </w:rPr>
                <w:delText xml:space="preserve"> </w:delText>
              </w:r>
              <w:r w:rsidRPr="008915FD" w:rsidDel="003237CE">
                <w:rPr>
                  <w:rFonts w:asciiTheme="minorHAnsi" w:hAnsiTheme="minorHAnsi" w:cstheme="minorHAnsi"/>
                  <w:sz w:val="20"/>
                  <w:szCs w:val="20"/>
                  <w:rPrChange w:id="258" w:author="Indria Mukti Efayanti" w:date="2025-04-25T17:01:00Z" w16du:dateUtc="2025-04-25T10:01:00Z">
                    <w:rPr>
                      <w:rFonts w:cstheme="minorHAnsi"/>
                      <w:sz w:val="20"/>
                      <w:szCs w:val="20"/>
                    </w:rPr>
                  </w:rPrChange>
                </w:rPr>
                <w:delText>dinyatakan</w:delText>
              </w:r>
              <w:r w:rsidRPr="008915FD" w:rsidDel="003237CE">
                <w:rPr>
                  <w:rFonts w:asciiTheme="minorHAnsi" w:hAnsiTheme="minorHAnsi" w:cstheme="minorHAnsi"/>
                  <w:spacing w:val="-6"/>
                  <w:sz w:val="20"/>
                  <w:szCs w:val="20"/>
                  <w:rPrChange w:id="259"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60" w:author="Indria Mukti Efayanti" w:date="2025-04-25T17:01:00Z" w16du:dateUtc="2025-04-25T10:01:00Z">
                    <w:rPr>
                      <w:rFonts w:cstheme="minorHAnsi"/>
                      <w:sz w:val="20"/>
                      <w:szCs w:val="20"/>
                    </w:rPr>
                  </w:rPrChange>
                </w:rPr>
                <w:delText>menderita</w:delText>
              </w:r>
              <w:r w:rsidRPr="008915FD" w:rsidDel="003237CE">
                <w:rPr>
                  <w:rFonts w:asciiTheme="minorHAnsi" w:hAnsiTheme="minorHAnsi" w:cstheme="minorHAnsi"/>
                  <w:spacing w:val="-6"/>
                  <w:sz w:val="20"/>
                  <w:szCs w:val="20"/>
                  <w:rPrChange w:id="261"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62" w:author="Indria Mukti Efayanti" w:date="2025-04-25T17:01:00Z" w16du:dateUtc="2025-04-25T10:01:00Z">
                    <w:rPr>
                      <w:rFonts w:cstheme="minorHAnsi"/>
                      <w:sz w:val="20"/>
                      <w:szCs w:val="20"/>
                    </w:rPr>
                  </w:rPrChange>
                </w:rPr>
                <w:delText>salah</w:delText>
              </w:r>
              <w:r w:rsidRPr="008915FD" w:rsidDel="003237CE">
                <w:rPr>
                  <w:rFonts w:asciiTheme="minorHAnsi" w:hAnsiTheme="minorHAnsi" w:cstheme="minorHAnsi"/>
                  <w:spacing w:val="-6"/>
                  <w:sz w:val="20"/>
                  <w:szCs w:val="20"/>
                  <w:rPrChange w:id="263"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64" w:author="Indria Mukti Efayanti" w:date="2025-04-25T17:01:00Z" w16du:dateUtc="2025-04-25T10:01:00Z">
                    <w:rPr>
                      <w:rFonts w:cstheme="minorHAnsi"/>
                      <w:sz w:val="20"/>
                      <w:szCs w:val="20"/>
                    </w:rPr>
                  </w:rPrChange>
                </w:rPr>
                <w:delText>satu</w:delText>
              </w:r>
              <w:r w:rsidRPr="008915FD" w:rsidDel="003237CE">
                <w:rPr>
                  <w:rFonts w:asciiTheme="minorHAnsi" w:hAnsiTheme="minorHAnsi" w:cstheme="minorHAnsi"/>
                  <w:spacing w:val="-6"/>
                  <w:sz w:val="20"/>
                  <w:szCs w:val="20"/>
                  <w:rPrChange w:id="265"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66" w:author="Indria Mukti Efayanti" w:date="2025-04-25T17:01:00Z" w16du:dateUtc="2025-04-25T10:01:00Z">
                    <w:rPr>
                      <w:rFonts w:cstheme="minorHAnsi"/>
                      <w:sz w:val="20"/>
                      <w:szCs w:val="20"/>
                    </w:rPr>
                  </w:rPrChange>
                </w:rPr>
                <w:delText>Penyakit</w:delText>
              </w:r>
              <w:r w:rsidRPr="008915FD" w:rsidDel="003237CE">
                <w:rPr>
                  <w:rFonts w:asciiTheme="minorHAnsi" w:hAnsiTheme="minorHAnsi" w:cstheme="minorHAnsi"/>
                  <w:spacing w:val="-6"/>
                  <w:sz w:val="20"/>
                  <w:szCs w:val="20"/>
                  <w:rPrChange w:id="267"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68" w:author="Indria Mukti Efayanti" w:date="2025-04-25T17:01:00Z" w16du:dateUtc="2025-04-25T10:01:00Z">
                    <w:rPr>
                      <w:rFonts w:cstheme="minorHAnsi"/>
                      <w:sz w:val="20"/>
                      <w:szCs w:val="20"/>
                    </w:rPr>
                  </w:rPrChange>
                </w:rPr>
                <w:delText>Kritis</w:delText>
              </w:r>
              <w:r w:rsidRPr="008915FD" w:rsidDel="003237CE">
                <w:rPr>
                  <w:rFonts w:asciiTheme="minorHAnsi" w:hAnsiTheme="minorHAnsi" w:cstheme="minorHAnsi"/>
                  <w:spacing w:val="-8"/>
                  <w:sz w:val="20"/>
                  <w:szCs w:val="20"/>
                  <w:rPrChange w:id="269" w:author="Indria Mukti Efayanti" w:date="2025-04-25T17:01:00Z" w16du:dateUtc="2025-04-25T10:01:00Z">
                    <w:rPr>
                      <w:rFonts w:cstheme="minorHAnsi"/>
                      <w:spacing w:val="-8"/>
                      <w:sz w:val="20"/>
                      <w:szCs w:val="20"/>
                    </w:rPr>
                  </w:rPrChange>
                </w:rPr>
                <w:delText xml:space="preserve"> </w:delText>
              </w:r>
              <w:r w:rsidRPr="008915FD" w:rsidDel="003237CE">
                <w:rPr>
                  <w:rFonts w:asciiTheme="minorHAnsi" w:hAnsiTheme="minorHAnsi" w:cstheme="minorHAnsi"/>
                  <w:sz w:val="20"/>
                  <w:szCs w:val="20"/>
                  <w:rPrChange w:id="270" w:author="Indria Mukti Efayanti" w:date="2025-04-25T17:01:00Z" w16du:dateUtc="2025-04-25T10:01:00Z">
                    <w:rPr>
                      <w:rFonts w:cstheme="minorHAnsi"/>
                      <w:sz w:val="20"/>
                      <w:szCs w:val="20"/>
                    </w:rPr>
                  </w:rPrChange>
                </w:rPr>
                <w:delText>pada</w:delText>
              </w:r>
              <w:r w:rsidRPr="008915FD" w:rsidDel="003237CE">
                <w:rPr>
                  <w:rFonts w:asciiTheme="minorHAnsi" w:hAnsiTheme="minorHAnsi" w:cstheme="minorHAnsi"/>
                  <w:spacing w:val="-6"/>
                  <w:sz w:val="20"/>
                  <w:szCs w:val="20"/>
                  <w:rPrChange w:id="271" w:author="Indria Mukti Efayanti" w:date="2025-04-25T17:01:00Z" w16du:dateUtc="2025-04-25T10:01:00Z">
                    <w:rPr>
                      <w:rFonts w:cstheme="minorHAnsi"/>
                      <w:spacing w:val="-6"/>
                      <w:sz w:val="20"/>
                      <w:szCs w:val="20"/>
                    </w:rPr>
                  </w:rPrChange>
                </w:rPr>
                <w:delText xml:space="preserve"> </w:delText>
              </w:r>
              <w:r w:rsidRPr="008915FD" w:rsidDel="003237CE">
                <w:rPr>
                  <w:rFonts w:asciiTheme="minorHAnsi" w:hAnsiTheme="minorHAnsi" w:cstheme="minorHAnsi"/>
                  <w:sz w:val="20"/>
                  <w:szCs w:val="20"/>
                  <w:rPrChange w:id="272" w:author="Indria Mukti Efayanti" w:date="2025-04-25T17:01:00Z" w16du:dateUtc="2025-04-25T10:01:00Z">
                    <w:rPr>
                      <w:rFonts w:cstheme="minorHAnsi"/>
                      <w:sz w:val="20"/>
                      <w:szCs w:val="20"/>
                    </w:rPr>
                  </w:rPrChange>
                </w:rPr>
                <w:delText>Tahap</w:delText>
              </w:r>
              <w:r w:rsidRPr="008915FD" w:rsidDel="003237CE">
                <w:rPr>
                  <w:rFonts w:asciiTheme="minorHAnsi" w:hAnsiTheme="minorHAnsi" w:cstheme="minorHAnsi"/>
                  <w:spacing w:val="-5"/>
                  <w:sz w:val="20"/>
                  <w:szCs w:val="20"/>
                  <w:rPrChange w:id="273" w:author="Indria Mukti Efayanti" w:date="2025-04-25T17:01:00Z" w16du:dateUtc="2025-04-25T10:01:00Z">
                    <w:rPr>
                      <w:rFonts w:cstheme="minorHAnsi"/>
                      <w:spacing w:val="-5"/>
                      <w:sz w:val="20"/>
                      <w:szCs w:val="20"/>
                    </w:rPr>
                  </w:rPrChange>
                </w:rPr>
                <w:delText xml:space="preserve"> </w:delText>
              </w:r>
              <w:r w:rsidRPr="008915FD" w:rsidDel="003237CE">
                <w:rPr>
                  <w:rFonts w:asciiTheme="minorHAnsi" w:hAnsiTheme="minorHAnsi" w:cstheme="minorHAnsi"/>
                  <w:sz w:val="20"/>
                  <w:szCs w:val="20"/>
                  <w:rPrChange w:id="274" w:author="Indria Mukti Efayanti" w:date="2025-04-25T17:01:00Z" w16du:dateUtc="2025-04-25T10:01:00Z">
                    <w:rPr>
                      <w:rFonts w:cstheme="minorHAnsi"/>
                      <w:sz w:val="20"/>
                      <w:szCs w:val="20"/>
                    </w:rPr>
                  </w:rPrChange>
                </w:rPr>
                <w:delText>Awal sebagaimana tersebut pada lampiran asuransi tambahan penyakit kritis, maka akan dibayarkan sebesar 50% (lima puluh perseratus) Uang Pertanggungan, dan pertanggungan Asuransi Tambahan ini masih berlanjut. Tertanggung</w:delText>
              </w:r>
              <w:r w:rsidRPr="008915FD" w:rsidDel="003237CE">
                <w:rPr>
                  <w:rFonts w:asciiTheme="minorHAnsi" w:hAnsiTheme="minorHAnsi" w:cstheme="minorHAnsi"/>
                  <w:spacing w:val="-4"/>
                  <w:sz w:val="20"/>
                  <w:szCs w:val="20"/>
                  <w:rPrChange w:id="275" w:author="Indria Mukti Efayanti" w:date="2025-04-25T17:01:00Z" w16du:dateUtc="2025-04-25T10:01:00Z">
                    <w:rPr>
                      <w:rFonts w:cstheme="minorHAnsi"/>
                      <w:spacing w:val="-4"/>
                      <w:sz w:val="20"/>
                      <w:szCs w:val="20"/>
                    </w:rPr>
                  </w:rPrChange>
                </w:rPr>
                <w:delText xml:space="preserve"> </w:delText>
              </w:r>
              <w:r w:rsidRPr="008915FD" w:rsidDel="003237CE">
                <w:rPr>
                  <w:rFonts w:asciiTheme="minorHAnsi" w:hAnsiTheme="minorHAnsi" w:cstheme="minorHAnsi"/>
                  <w:sz w:val="20"/>
                  <w:szCs w:val="20"/>
                  <w:rPrChange w:id="276" w:author="Indria Mukti Efayanti" w:date="2025-04-25T17:01:00Z" w16du:dateUtc="2025-04-25T10:01:00Z">
                    <w:rPr>
                      <w:rFonts w:cstheme="minorHAnsi"/>
                      <w:sz w:val="20"/>
                      <w:szCs w:val="20"/>
                    </w:rPr>
                  </w:rPrChange>
                </w:rPr>
                <w:delText>hanya</w:delText>
              </w:r>
              <w:r w:rsidRPr="008915FD" w:rsidDel="003237CE">
                <w:rPr>
                  <w:rFonts w:asciiTheme="minorHAnsi" w:hAnsiTheme="minorHAnsi" w:cstheme="minorHAnsi"/>
                  <w:spacing w:val="-3"/>
                  <w:sz w:val="20"/>
                  <w:szCs w:val="20"/>
                  <w:rPrChange w:id="277" w:author="Indria Mukti Efayanti" w:date="2025-04-25T17:01:00Z" w16du:dateUtc="2025-04-25T10:01:00Z">
                    <w:rPr>
                      <w:rFonts w:cstheme="minorHAnsi"/>
                      <w:spacing w:val="-3"/>
                      <w:sz w:val="20"/>
                      <w:szCs w:val="20"/>
                    </w:rPr>
                  </w:rPrChange>
                </w:rPr>
                <w:delText xml:space="preserve"> </w:delText>
              </w:r>
              <w:r w:rsidRPr="008915FD" w:rsidDel="003237CE">
                <w:rPr>
                  <w:rFonts w:asciiTheme="minorHAnsi" w:hAnsiTheme="minorHAnsi" w:cstheme="minorHAnsi"/>
                  <w:sz w:val="20"/>
                  <w:szCs w:val="20"/>
                  <w:rPrChange w:id="278" w:author="Indria Mukti Efayanti" w:date="2025-04-25T17:01:00Z" w16du:dateUtc="2025-04-25T10:01:00Z">
                    <w:rPr>
                      <w:rFonts w:cstheme="minorHAnsi"/>
                      <w:sz w:val="20"/>
                      <w:szCs w:val="20"/>
                    </w:rPr>
                  </w:rPrChange>
                </w:rPr>
                <w:delText>dapat</w:delText>
              </w:r>
              <w:r w:rsidRPr="008915FD" w:rsidDel="003237CE">
                <w:rPr>
                  <w:rFonts w:asciiTheme="minorHAnsi" w:hAnsiTheme="minorHAnsi" w:cstheme="minorHAnsi"/>
                  <w:spacing w:val="-1"/>
                  <w:sz w:val="20"/>
                  <w:szCs w:val="20"/>
                  <w:rPrChange w:id="279" w:author="Indria Mukti Efayanti" w:date="2025-04-25T17:01:00Z" w16du:dateUtc="2025-04-25T10:01:00Z">
                    <w:rPr>
                      <w:rFonts w:cstheme="minorHAnsi"/>
                      <w:spacing w:val="-1"/>
                      <w:sz w:val="20"/>
                      <w:szCs w:val="20"/>
                    </w:rPr>
                  </w:rPrChange>
                </w:rPr>
                <w:delText xml:space="preserve"> </w:delText>
              </w:r>
              <w:r w:rsidRPr="008915FD" w:rsidDel="003237CE">
                <w:rPr>
                  <w:rFonts w:asciiTheme="minorHAnsi" w:hAnsiTheme="minorHAnsi" w:cstheme="minorHAnsi"/>
                  <w:sz w:val="20"/>
                  <w:szCs w:val="20"/>
                  <w:rPrChange w:id="280" w:author="Indria Mukti Efayanti" w:date="2025-04-25T17:01:00Z" w16du:dateUtc="2025-04-25T10:01:00Z">
                    <w:rPr>
                      <w:rFonts w:cstheme="minorHAnsi"/>
                      <w:sz w:val="20"/>
                      <w:szCs w:val="20"/>
                    </w:rPr>
                  </w:rPrChange>
                </w:rPr>
                <w:delText>klaim</w:delText>
              </w:r>
              <w:r w:rsidRPr="008915FD" w:rsidDel="003237CE">
                <w:rPr>
                  <w:rFonts w:asciiTheme="minorHAnsi" w:hAnsiTheme="minorHAnsi" w:cstheme="minorHAnsi"/>
                  <w:spacing w:val="-4"/>
                  <w:sz w:val="20"/>
                  <w:szCs w:val="20"/>
                  <w:rPrChange w:id="281" w:author="Indria Mukti Efayanti" w:date="2025-04-25T17:01:00Z" w16du:dateUtc="2025-04-25T10:01:00Z">
                    <w:rPr>
                      <w:rFonts w:cstheme="minorHAnsi"/>
                      <w:spacing w:val="-4"/>
                      <w:sz w:val="20"/>
                      <w:szCs w:val="20"/>
                    </w:rPr>
                  </w:rPrChange>
                </w:rPr>
                <w:delText xml:space="preserve"> </w:delText>
              </w:r>
              <w:r w:rsidRPr="008915FD" w:rsidDel="003237CE">
                <w:rPr>
                  <w:rFonts w:asciiTheme="minorHAnsi" w:hAnsiTheme="minorHAnsi" w:cstheme="minorHAnsi"/>
                  <w:sz w:val="20"/>
                  <w:szCs w:val="20"/>
                  <w:rPrChange w:id="282" w:author="Indria Mukti Efayanti" w:date="2025-04-25T17:01:00Z" w16du:dateUtc="2025-04-25T10:01:00Z">
                    <w:rPr>
                      <w:rFonts w:cstheme="minorHAnsi"/>
                      <w:sz w:val="20"/>
                      <w:szCs w:val="20"/>
                    </w:rPr>
                  </w:rPrChange>
                </w:rPr>
                <w:delText>maksimum</w:delText>
              </w:r>
              <w:r w:rsidRPr="008915FD" w:rsidDel="003237CE">
                <w:rPr>
                  <w:rFonts w:asciiTheme="minorHAnsi" w:hAnsiTheme="minorHAnsi" w:cstheme="minorHAnsi"/>
                  <w:spacing w:val="-4"/>
                  <w:sz w:val="20"/>
                  <w:szCs w:val="20"/>
                  <w:rPrChange w:id="283" w:author="Indria Mukti Efayanti" w:date="2025-04-25T17:01:00Z" w16du:dateUtc="2025-04-25T10:01:00Z">
                    <w:rPr>
                      <w:rFonts w:cstheme="minorHAnsi"/>
                      <w:spacing w:val="-4"/>
                      <w:sz w:val="20"/>
                      <w:szCs w:val="20"/>
                    </w:rPr>
                  </w:rPrChange>
                </w:rPr>
                <w:delText xml:space="preserve"> </w:delText>
              </w:r>
              <w:r w:rsidRPr="008915FD" w:rsidDel="003237CE">
                <w:rPr>
                  <w:rFonts w:asciiTheme="minorHAnsi" w:hAnsiTheme="minorHAnsi" w:cstheme="minorHAnsi"/>
                  <w:sz w:val="20"/>
                  <w:szCs w:val="20"/>
                  <w:rPrChange w:id="284" w:author="Indria Mukti Efayanti" w:date="2025-04-25T17:01:00Z" w16du:dateUtc="2025-04-25T10:01:00Z">
                    <w:rPr>
                      <w:rFonts w:cstheme="minorHAnsi"/>
                      <w:sz w:val="20"/>
                      <w:szCs w:val="20"/>
                    </w:rPr>
                  </w:rPrChange>
                </w:rPr>
                <w:delText>2</w:delText>
              </w:r>
              <w:r w:rsidRPr="008915FD" w:rsidDel="003237CE">
                <w:rPr>
                  <w:rFonts w:asciiTheme="minorHAnsi" w:hAnsiTheme="minorHAnsi" w:cstheme="minorHAnsi"/>
                  <w:spacing w:val="-3"/>
                  <w:sz w:val="20"/>
                  <w:szCs w:val="20"/>
                  <w:rPrChange w:id="285" w:author="Indria Mukti Efayanti" w:date="2025-04-25T17:01:00Z" w16du:dateUtc="2025-04-25T10:01:00Z">
                    <w:rPr>
                      <w:rFonts w:cstheme="minorHAnsi"/>
                      <w:spacing w:val="-3"/>
                      <w:sz w:val="20"/>
                      <w:szCs w:val="20"/>
                    </w:rPr>
                  </w:rPrChange>
                </w:rPr>
                <w:delText xml:space="preserve"> </w:delText>
              </w:r>
              <w:r w:rsidRPr="008915FD" w:rsidDel="003237CE">
                <w:rPr>
                  <w:rFonts w:asciiTheme="minorHAnsi" w:hAnsiTheme="minorHAnsi" w:cstheme="minorHAnsi"/>
                  <w:sz w:val="20"/>
                  <w:szCs w:val="20"/>
                  <w:rPrChange w:id="286" w:author="Indria Mukti Efayanti" w:date="2025-04-25T17:01:00Z" w16du:dateUtc="2025-04-25T10:01:00Z">
                    <w:rPr>
                      <w:rFonts w:cstheme="minorHAnsi"/>
                      <w:sz w:val="20"/>
                      <w:szCs w:val="20"/>
                    </w:rPr>
                  </w:rPrChange>
                </w:rPr>
                <w:delText>kali</w:delText>
              </w:r>
              <w:r w:rsidRPr="008915FD" w:rsidDel="003237CE">
                <w:rPr>
                  <w:rFonts w:asciiTheme="minorHAnsi" w:hAnsiTheme="minorHAnsi" w:cstheme="minorHAnsi"/>
                  <w:spacing w:val="-3"/>
                  <w:sz w:val="20"/>
                  <w:szCs w:val="20"/>
                  <w:rPrChange w:id="287" w:author="Indria Mukti Efayanti" w:date="2025-04-25T17:01:00Z" w16du:dateUtc="2025-04-25T10:01:00Z">
                    <w:rPr>
                      <w:rFonts w:cstheme="minorHAnsi"/>
                      <w:spacing w:val="-3"/>
                      <w:sz w:val="20"/>
                      <w:szCs w:val="20"/>
                    </w:rPr>
                  </w:rPrChange>
                </w:rPr>
                <w:delText xml:space="preserve"> </w:delText>
              </w:r>
              <w:r w:rsidRPr="008915FD" w:rsidDel="003237CE">
                <w:rPr>
                  <w:rFonts w:asciiTheme="minorHAnsi" w:hAnsiTheme="minorHAnsi" w:cstheme="minorHAnsi"/>
                  <w:sz w:val="20"/>
                  <w:szCs w:val="20"/>
                  <w:rPrChange w:id="288" w:author="Indria Mukti Efayanti" w:date="2025-04-25T17:01:00Z" w16du:dateUtc="2025-04-25T10:01:00Z">
                    <w:rPr>
                      <w:rFonts w:cstheme="minorHAnsi"/>
                      <w:sz w:val="20"/>
                      <w:szCs w:val="20"/>
                    </w:rPr>
                  </w:rPrChange>
                </w:rPr>
                <w:delText>dengan</w:delText>
              </w:r>
              <w:r w:rsidRPr="008915FD" w:rsidDel="003237CE">
                <w:rPr>
                  <w:rFonts w:asciiTheme="minorHAnsi" w:hAnsiTheme="minorHAnsi" w:cstheme="minorHAnsi"/>
                  <w:spacing w:val="-2"/>
                  <w:sz w:val="20"/>
                  <w:szCs w:val="20"/>
                  <w:rPrChange w:id="289" w:author="Indria Mukti Efayanti" w:date="2025-04-25T17:01:00Z" w16du:dateUtc="2025-04-25T10:01:00Z">
                    <w:rPr>
                      <w:rFonts w:cstheme="minorHAnsi"/>
                      <w:spacing w:val="-2"/>
                      <w:sz w:val="20"/>
                      <w:szCs w:val="20"/>
                    </w:rPr>
                  </w:rPrChange>
                </w:rPr>
                <w:delText xml:space="preserve"> </w:delText>
              </w:r>
              <w:r w:rsidRPr="008915FD" w:rsidDel="003237CE">
                <w:rPr>
                  <w:rFonts w:asciiTheme="minorHAnsi" w:hAnsiTheme="minorHAnsi" w:cstheme="minorHAnsi"/>
                  <w:sz w:val="20"/>
                  <w:szCs w:val="20"/>
                  <w:rPrChange w:id="290" w:author="Indria Mukti Efayanti" w:date="2025-04-25T17:01:00Z" w16du:dateUtc="2025-04-25T10:01:00Z">
                    <w:rPr>
                      <w:rFonts w:cstheme="minorHAnsi"/>
                      <w:sz w:val="20"/>
                      <w:szCs w:val="20"/>
                    </w:rPr>
                  </w:rPrChange>
                </w:rPr>
                <w:delText>diagnosa</w:delText>
              </w:r>
              <w:r w:rsidRPr="008915FD" w:rsidDel="003237CE">
                <w:rPr>
                  <w:rFonts w:asciiTheme="minorHAnsi" w:hAnsiTheme="minorHAnsi" w:cstheme="minorHAnsi"/>
                  <w:spacing w:val="-3"/>
                  <w:sz w:val="20"/>
                  <w:szCs w:val="20"/>
                  <w:rPrChange w:id="291" w:author="Indria Mukti Efayanti" w:date="2025-04-25T17:01:00Z" w16du:dateUtc="2025-04-25T10:01:00Z">
                    <w:rPr>
                      <w:rFonts w:cstheme="minorHAnsi"/>
                      <w:spacing w:val="-3"/>
                      <w:sz w:val="20"/>
                      <w:szCs w:val="20"/>
                    </w:rPr>
                  </w:rPrChange>
                </w:rPr>
                <w:delText xml:space="preserve"> </w:delText>
              </w:r>
              <w:r w:rsidRPr="008915FD" w:rsidDel="003237CE">
                <w:rPr>
                  <w:rFonts w:asciiTheme="minorHAnsi" w:hAnsiTheme="minorHAnsi" w:cstheme="minorHAnsi"/>
                  <w:sz w:val="20"/>
                  <w:szCs w:val="20"/>
                  <w:rPrChange w:id="292" w:author="Indria Mukti Efayanti" w:date="2025-04-25T17:01:00Z" w16du:dateUtc="2025-04-25T10:01:00Z">
                    <w:rPr>
                      <w:rFonts w:cstheme="minorHAnsi"/>
                      <w:sz w:val="20"/>
                      <w:szCs w:val="20"/>
                    </w:rPr>
                  </w:rPrChange>
                </w:rPr>
                <w:delText>Penyakit</w:delText>
              </w:r>
              <w:r w:rsidRPr="008915FD" w:rsidDel="003237CE">
                <w:rPr>
                  <w:rFonts w:asciiTheme="minorHAnsi" w:hAnsiTheme="minorHAnsi" w:cstheme="minorHAnsi"/>
                  <w:spacing w:val="-3"/>
                  <w:sz w:val="20"/>
                  <w:szCs w:val="20"/>
                  <w:rPrChange w:id="293" w:author="Indria Mukti Efayanti" w:date="2025-04-25T17:01:00Z" w16du:dateUtc="2025-04-25T10:01:00Z">
                    <w:rPr>
                      <w:rFonts w:cstheme="minorHAnsi"/>
                      <w:spacing w:val="-3"/>
                      <w:sz w:val="20"/>
                      <w:szCs w:val="20"/>
                    </w:rPr>
                  </w:rPrChange>
                </w:rPr>
                <w:delText xml:space="preserve"> </w:delText>
              </w:r>
              <w:r w:rsidRPr="008915FD" w:rsidDel="003237CE">
                <w:rPr>
                  <w:rFonts w:asciiTheme="minorHAnsi" w:hAnsiTheme="minorHAnsi" w:cstheme="minorHAnsi"/>
                  <w:sz w:val="20"/>
                  <w:szCs w:val="20"/>
                  <w:rPrChange w:id="294" w:author="Indria Mukti Efayanti" w:date="2025-04-25T17:01:00Z" w16du:dateUtc="2025-04-25T10:01:00Z">
                    <w:rPr>
                      <w:rFonts w:cstheme="minorHAnsi"/>
                      <w:sz w:val="20"/>
                      <w:szCs w:val="20"/>
                    </w:rPr>
                  </w:rPrChange>
                </w:rPr>
                <w:delText>Kritis Tahap Awal yang berbeda.</w:delText>
              </w:r>
            </w:del>
          </w:p>
          <w:p w14:paraId="3C1FAA27" w14:textId="77777777" w:rsidR="009464E5" w:rsidRPr="008915FD" w:rsidRDefault="009464E5" w:rsidP="009464E5">
            <w:pPr>
              <w:pStyle w:val="ListParagraph"/>
              <w:widowControl w:val="0"/>
              <w:numPr>
                <w:ilvl w:val="1"/>
                <w:numId w:val="67"/>
              </w:numPr>
              <w:tabs>
                <w:tab w:val="left" w:pos="1094"/>
              </w:tabs>
              <w:autoSpaceDE w:val="0"/>
              <w:autoSpaceDN w:val="0"/>
              <w:ind w:left="1080"/>
              <w:contextualSpacing w:val="0"/>
              <w:rPr>
                <w:ins w:id="295" w:author="Indria Mukti Efayanti" w:date="2024-12-31T11:48:00Z" w16du:dateUtc="2024-12-31T04:48:00Z"/>
                <w:rFonts w:cstheme="minorHAnsi"/>
                <w:sz w:val="20"/>
              </w:rPr>
            </w:pPr>
            <w:ins w:id="296" w:author="Indria Mukti Efayanti" w:date="2024-12-31T11:47:00Z" w16du:dateUtc="2024-12-31T04:47:00Z">
              <w:r w:rsidRPr="008915FD">
                <w:rPr>
                  <w:rFonts w:cstheme="minorHAnsi"/>
                  <w:sz w:val="20"/>
                  <w:szCs w:val="20"/>
                </w:rPr>
                <w:t>Apabila</w:t>
              </w:r>
              <w:r w:rsidRPr="008915FD">
                <w:rPr>
                  <w:rFonts w:cstheme="minorHAnsi"/>
                  <w:spacing w:val="-6"/>
                  <w:sz w:val="20"/>
                </w:rPr>
                <w:t xml:space="preserve"> </w:t>
              </w:r>
              <w:r w:rsidRPr="008915FD">
                <w:rPr>
                  <w:rFonts w:cstheme="minorHAnsi"/>
                  <w:sz w:val="20"/>
                </w:rPr>
                <w:t>Tertanggung</w:t>
              </w:r>
              <w:r w:rsidRPr="008915FD">
                <w:rPr>
                  <w:rFonts w:cstheme="minorHAnsi"/>
                  <w:spacing w:val="-7"/>
                  <w:sz w:val="20"/>
                </w:rPr>
                <w:t xml:space="preserve"> </w:t>
              </w:r>
              <w:r w:rsidRPr="008915FD">
                <w:rPr>
                  <w:rFonts w:cstheme="minorHAnsi"/>
                  <w:sz w:val="20"/>
                </w:rPr>
                <w:t>terdiagno</w:t>
              </w:r>
              <w:r w:rsidRPr="007E0414">
                <w:rPr>
                  <w:rFonts w:cstheme="minorHAnsi"/>
                  <w:sz w:val="20"/>
                  <w:highlight w:val="green"/>
                  <w:rPrChange w:id="297" w:author="Aswin Nabila" w:date="2026-03-30T15:28:00Z" w16du:dateUtc="2026-03-30T08:28:00Z">
                    <w:rPr>
                      <w:rFonts w:cstheme="minorHAnsi"/>
                      <w:sz w:val="20"/>
                    </w:rPr>
                  </w:rPrChange>
                </w:rPr>
                <w:t>s</w:t>
              </w:r>
            </w:ins>
            <w:ins w:id="298" w:author="Aswin Nabila" w:date="2026-03-30T15:28:00Z" w16du:dateUtc="2026-03-30T08:28:00Z">
              <w:r w:rsidR="007E0414" w:rsidRPr="007E0414">
                <w:rPr>
                  <w:rFonts w:cstheme="minorHAnsi"/>
                  <w:sz w:val="20"/>
                  <w:highlight w:val="green"/>
                  <w:rPrChange w:id="299" w:author="Aswin Nabila" w:date="2026-03-30T15:28:00Z" w16du:dateUtc="2026-03-30T08:28:00Z">
                    <w:rPr>
                      <w:rFonts w:cstheme="minorHAnsi"/>
                      <w:sz w:val="20"/>
                    </w:rPr>
                  </w:rPrChange>
                </w:rPr>
                <w:t>is</w:t>
              </w:r>
            </w:ins>
            <w:ins w:id="300" w:author="Indria Mukti Efayanti" w:date="2024-12-31T11:47:00Z" w16du:dateUtc="2024-12-31T04:47:00Z">
              <w:del w:id="301" w:author="Aswin Nabila" w:date="2026-03-30T15:28:00Z" w16du:dateUtc="2026-03-30T08:28:00Z">
                <w:r w:rsidRPr="008915FD" w:rsidDel="007E0414">
                  <w:rPr>
                    <w:rFonts w:cstheme="minorHAnsi"/>
                    <w:sz w:val="20"/>
                  </w:rPr>
                  <w:delText>a</w:delText>
                </w:r>
              </w:del>
              <w:r w:rsidRPr="008915FD">
                <w:rPr>
                  <w:rFonts w:cstheme="minorHAnsi"/>
                  <w:spacing w:val="-5"/>
                  <w:sz w:val="20"/>
                </w:rPr>
                <w:t xml:space="preserve"> </w:t>
              </w:r>
              <w:r w:rsidRPr="008915FD">
                <w:rPr>
                  <w:rFonts w:cstheme="minorHAnsi"/>
                  <w:sz w:val="20"/>
                </w:rPr>
                <w:t>dan</w:t>
              </w:r>
              <w:r w:rsidRPr="008915FD">
                <w:rPr>
                  <w:rFonts w:cstheme="minorHAnsi"/>
                  <w:spacing w:val="-7"/>
                  <w:sz w:val="20"/>
                </w:rPr>
                <w:t xml:space="preserve"> </w:t>
              </w:r>
              <w:r w:rsidRPr="008915FD">
                <w:rPr>
                  <w:rFonts w:cstheme="minorHAnsi"/>
                  <w:sz w:val="20"/>
                </w:rPr>
                <w:t>dinyatakan</w:t>
              </w:r>
              <w:r w:rsidRPr="008915FD">
                <w:rPr>
                  <w:rFonts w:cstheme="minorHAnsi"/>
                  <w:spacing w:val="-6"/>
                  <w:sz w:val="20"/>
                </w:rPr>
                <w:t xml:space="preserve"> </w:t>
              </w:r>
              <w:r w:rsidRPr="008915FD">
                <w:rPr>
                  <w:rFonts w:cstheme="minorHAnsi"/>
                  <w:sz w:val="20"/>
                </w:rPr>
                <w:t>menderita</w:t>
              </w:r>
              <w:r w:rsidRPr="008915FD">
                <w:rPr>
                  <w:rFonts w:cstheme="minorHAnsi"/>
                  <w:spacing w:val="-6"/>
                  <w:sz w:val="20"/>
                </w:rPr>
                <w:t xml:space="preserve"> </w:t>
              </w:r>
              <w:r w:rsidRPr="008915FD">
                <w:rPr>
                  <w:rFonts w:cstheme="minorHAnsi"/>
                  <w:sz w:val="20"/>
                </w:rPr>
                <w:t>salah</w:t>
              </w:r>
              <w:r w:rsidRPr="008915FD">
                <w:rPr>
                  <w:rFonts w:cstheme="minorHAnsi"/>
                  <w:spacing w:val="-6"/>
                  <w:sz w:val="20"/>
                </w:rPr>
                <w:t xml:space="preserve"> </w:t>
              </w:r>
              <w:r w:rsidRPr="008915FD">
                <w:rPr>
                  <w:rFonts w:cstheme="minorHAnsi"/>
                  <w:sz w:val="20"/>
                </w:rPr>
                <w:t>satu</w:t>
              </w:r>
              <w:r w:rsidRPr="008915FD">
                <w:rPr>
                  <w:rFonts w:cstheme="minorHAnsi"/>
                  <w:spacing w:val="-6"/>
                  <w:sz w:val="20"/>
                </w:rPr>
                <w:t xml:space="preserve"> </w:t>
              </w:r>
              <w:r w:rsidRPr="008915FD">
                <w:rPr>
                  <w:rFonts w:cstheme="minorHAnsi"/>
                  <w:sz w:val="20"/>
                </w:rPr>
                <w:t>Penyakit</w:t>
              </w:r>
              <w:r w:rsidRPr="008915FD">
                <w:rPr>
                  <w:rFonts w:cstheme="minorHAnsi"/>
                  <w:spacing w:val="-6"/>
                  <w:sz w:val="20"/>
                </w:rPr>
                <w:t xml:space="preserve"> </w:t>
              </w:r>
              <w:r w:rsidRPr="008915FD">
                <w:rPr>
                  <w:rFonts w:cstheme="minorHAnsi"/>
                  <w:sz w:val="20"/>
                </w:rPr>
                <w:t>Kritis</w:t>
              </w:r>
              <w:r w:rsidRPr="008915FD">
                <w:rPr>
                  <w:rFonts w:cstheme="minorHAnsi"/>
                  <w:spacing w:val="-8"/>
                  <w:sz w:val="20"/>
                </w:rPr>
                <w:t xml:space="preserve"> </w:t>
              </w:r>
              <w:r w:rsidRPr="008915FD">
                <w:rPr>
                  <w:rFonts w:cstheme="minorHAnsi"/>
                  <w:sz w:val="20"/>
                </w:rPr>
                <w:t>pada</w:t>
              </w:r>
              <w:r w:rsidRPr="008915FD">
                <w:rPr>
                  <w:rFonts w:cstheme="minorHAnsi"/>
                  <w:spacing w:val="-6"/>
                  <w:sz w:val="20"/>
                </w:rPr>
                <w:t xml:space="preserve"> </w:t>
              </w:r>
              <w:r w:rsidRPr="008915FD">
                <w:rPr>
                  <w:rFonts w:cstheme="minorHAnsi"/>
                  <w:sz w:val="20"/>
                </w:rPr>
                <w:t>Tahap</w:t>
              </w:r>
              <w:r w:rsidRPr="008915FD">
                <w:rPr>
                  <w:rFonts w:cstheme="minorHAnsi"/>
                  <w:spacing w:val="-5"/>
                  <w:sz w:val="20"/>
                </w:rPr>
                <w:t xml:space="preserve"> </w:t>
              </w:r>
              <w:r w:rsidRPr="008915FD">
                <w:rPr>
                  <w:rFonts w:cstheme="minorHAnsi"/>
                  <w:sz w:val="20"/>
                </w:rPr>
                <w:t xml:space="preserve">Awal sebagaimana tersebut pada </w:t>
              </w:r>
              <w:r w:rsidRPr="008915FD">
                <w:rPr>
                  <w:rFonts w:cstheme="minorHAnsi"/>
                  <w:sz w:val="20"/>
                  <w:szCs w:val="20"/>
                </w:rPr>
                <w:t xml:space="preserve">lampiran </w:t>
              </w:r>
            </w:ins>
            <w:ins w:id="302" w:author="Aswin Nabila" w:date="2026-03-30T15:29:00Z" w16du:dateUtc="2026-03-30T08:29:00Z">
              <w:r w:rsidR="007E0414" w:rsidRPr="008915FD">
                <w:rPr>
                  <w:rFonts w:cstheme="minorHAnsi"/>
                  <w:sz w:val="20"/>
                  <w:szCs w:val="20"/>
                </w:rPr>
                <w:t xml:space="preserve">Asuransi </w:t>
              </w:r>
              <w:r w:rsidR="007E0414" w:rsidRPr="008D67A0">
                <w:rPr>
                  <w:rFonts w:cstheme="minorHAnsi"/>
                  <w:sz w:val="20"/>
                  <w:szCs w:val="20"/>
                  <w:highlight w:val="green"/>
                </w:rPr>
                <w:t>T</w:t>
              </w:r>
              <w:r w:rsidR="007E0414" w:rsidRPr="008915FD">
                <w:rPr>
                  <w:rFonts w:cstheme="minorHAnsi"/>
                  <w:sz w:val="20"/>
                  <w:szCs w:val="20"/>
                </w:rPr>
                <w:t xml:space="preserve">ambahan </w:t>
              </w:r>
              <w:r w:rsidR="007E0414" w:rsidRPr="008D67A0">
                <w:rPr>
                  <w:rFonts w:cstheme="minorHAnsi"/>
                  <w:sz w:val="20"/>
                  <w:szCs w:val="20"/>
                  <w:highlight w:val="green"/>
                </w:rPr>
                <w:t>P</w:t>
              </w:r>
              <w:r w:rsidR="007E0414" w:rsidRPr="008915FD">
                <w:rPr>
                  <w:rFonts w:cstheme="minorHAnsi"/>
                  <w:sz w:val="20"/>
                  <w:szCs w:val="20"/>
                </w:rPr>
                <w:t xml:space="preserve">enyakit </w:t>
              </w:r>
              <w:r w:rsidR="007E0414" w:rsidRPr="008D67A0">
                <w:rPr>
                  <w:rFonts w:cstheme="minorHAnsi"/>
                  <w:sz w:val="20"/>
                  <w:szCs w:val="20"/>
                  <w:highlight w:val="green"/>
                </w:rPr>
                <w:t>K</w:t>
              </w:r>
              <w:r w:rsidR="007E0414" w:rsidRPr="008915FD">
                <w:rPr>
                  <w:rFonts w:cstheme="minorHAnsi"/>
                  <w:sz w:val="20"/>
                  <w:szCs w:val="20"/>
                </w:rPr>
                <w:t>ritis</w:t>
              </w:r>
            </w:ins>
            <w:ins w:id="303" w:author="Indria Mukti Efayanti" w:date="2024-12-31T11:47:00Z" w16du:dateUtc="2024-12-31T04:47:00Z">
              <w:del w:id="304" w:author="Aswin Nabila" w:date="2026-03-30T15:29:00Z" w16du:dateUtc="2026-03-30T08:29:00Z">
                <w:r w:rsidRPr="008915FD" w:rsidDel="007E0414">
                  <w:rPr>
                    <w:rFonts w:cstheme="minorHAnsi"/>
                    <w:sz w:val="20"/>
                    <w:szCs w:val="20"/>
                  </w:rPr>
                  <w:delText>asuransi tambahan penyakit kritis</w:delText>
                </w:r>
              </w:del>
              <w:r w:rsidRPr="008915FD">
                <w:rPr>
                  <w:rFonts w:cstheme="minorHAnsi"/>
                  <w:sz w:val="20"/>
                </w:rPr>
                <w:t xml:space="preserve">, maka akan dibayarkan sebesar </w:t>
              </w:r>
              <w:r w:rsidRPr="008915FD">
                <w:rPr>
                  <w:rFonts w:cstheme="minorHAnsi"/>
                  <w:b/>
                  <w:bCs/>
                  <w:sz w:val="20"/>
                </w:rPr>
                <w:t>50% (lima puluh perseratus) Uang Pertanggungan</w:t>
              </w:r>
              <w:r w:rsidRPr="008915FD">
                <w:rPr>
                  <w:rFonts w:cstheme="minorHAnsi"/>
                  <w:sz w:val="20"/>
                </w:rPr>
                <w:t xml:space="preserve">, dan pertanggungan Asuransi Tambahan ini masih berlanjut. </w:t>
              </w:r>
              <w:commentRangeStart w:id="305"/>
              <w:r w:rsidRPr="008915FD">
                <w:rPr>
                  <w:rFonts w:cstheme="minorHAnsi"/>
                  <w:b/>
                  <w:bCs/>
                  <w:sz w:val="20"/>
                </w:rPr>
                <w:t>Tertanggung</w:t>
              </w:r>
              <w:r w:rsidRPr="008915FD">
                <w:rPr>
                  <w:rFonts w:cstheme="minorHAnsi"/>
                  <w:b/>
                  <w:bCs/>
                  <w:spacing w:val="-4"/>
                  <w:sz w:val="20"/>
                </w:rPr>
                <w:t xml:space="preserve"> </w:t>
              </w:r>
              <w:r w:rsidRPr="008915FD">
                <w:rPr>
                  <w:rFonts w:cstheme="minorHAnsi"/>
                  <w:b/>
                  <w:bCs/>
                  <w:sz w:val="20"/>
                </w:rPr>
                <w:t>hanya</w:t>
              </w:r>
              <w:r w:rsidRPr="008915FD">
                <w:rPr>
                  <w:rFonts w:cstheme="minorHAnsi"/>
                  <w:b/>
                  <w:bCs/>
                  <w:spacing w:val="-3"/>
                  <w:sz w:val="20"/>
                </w:rPr>
                <w:t xml:space="preserve"> </w:t>
              </w:r>
              <w:r w:rsidRPr="008915FD">
                <w:rPr>
                  <w:rFonts w:cstheme="minorHAnsi"/>
                  <w:b/>
                  <w:bCs/>
                  <w:sz w:val="20"/>
                </w:rPr>
                <w:t>dapat</w:t>
              </w:r>
              <w:r w:rsidRPr="008915FD">
                <w:rPr>
                  <w:rFonts w:cstheme="minorHAnsi"/>
                  <w:b/>
                  <w:bCs/>
                  <w:spacing w:val="-1"/>
                  <w:sz w:val="20"/>
                </w:rPr>
                <w:t xml:space="preserve"> </w:t>
              </w:r>
              <w:r w:rsidRPr="008915FD">
                <w:rPr>
                  <w:rFonts w:cstheme="minorHAnsi"/>
                  <w:b/>
                  <w:bCs/>
                  <w:sz w:val="20"/>
                </w:rPr>
                <w:t>klaim</w:t>
              </w:r>
              <w:r w:rsidRPr="008915FD">
                <w:rPr>
                  <w:rFonts w:cstheme="minorHAnsi"/>
                  <w:b/>
                  <w:bCs/>
                  <w:spacing w:val="-4"/>
                  <w:sz w:val="20"/>
                </w:rPr>
                <w:t xml:space="preserve"> </w:t>
              </w:r>
              <w:r w:rsidRPr="008915FD">
                <w:rPr>
                  <w:rFonts w:cstheme="minorHAnsi"/>
                  <w:b/>
                  <w:bCs/>
                  <w:sz w:val="20"/>
                </w:rPr>
                <w:t>maksimal</w:t>
              </w:r>
              <w:r w:rsidRPr="008915FD">
                <w:rPr>
                  <w:rFonts w:cstheme="minorHAnsi"/>
                  <w:b/>
                  <w:bCs/>
                  <w:spacing w:val="-4"/>
                  <w:sz w:val="20"/>
                </w:rPr>
                <w:t xml:space="preserve"> </w:t>
              </w:r>
              <w:r w:rsidRPr="008915FD">
                <w:rPr>
                  <w:rFonts w:cstheme="minorHAnsi"/>
                  <w:b/>
                  <w:bCs/>
                  <w:sz w:val="20"/>
                </w:rPr>
                <w:t>2</w:t>
              </w:r>
              <w:r w:rsidRPr="008915FD">
                <w:rPr>
                  <w:rFonts w:cstheme="minorHAnsi"/>
                  <w:b/>
                  <w:bCs/>
                  <w:spacing w:val="-3"/>
                  <w:sz w:val="20"/>
                </w:rPr>
                <w:t xml:space="preserve"> </w:t>
              </w:r>
              <w:r w:rsidRPr="008915FD">
                <w:rPr>
                  <w:rFonts w:cstheme="minorHAnsi"/>
                  <w:b/>
                  <w:bCs/>
                  <w:sz w:val="20"/>
                </w:rPr>
                <w:t xml:space="preserve">kali </w:t>
              </w:r>
              <w:commentRangeStart w:id="306"/>
              <w:r w:rsidRPr="008915FD">
                <w:rPr>
                  <w:rFonts w:cstheme="minorHAnsi"/>
                  <w:b/>
                  <w:bCs/>
                  <w:sz w:val="20"/>
                </w:rPr>
                <w:t>selama Masa Pertanggungan</w:t>
              </w:r>
              <w:commentRangeEnd w:id="306"/>
              <w:r w:rsidRPr="008915FD">
                <w:rPr>
                  <w:rStyle w:val="CommentReference"/>
                  <w:rFonts w:cstheme="minorHAnsi"/>
                  <w:b/>
                  <w:bCs/>
                  <w:spacing w:val="-3"/>
                  <w:sz w:val="20"/>
                  <w:szCs w:val="22"/>
                </w:rPr>
                <w:commentReference w:id="306"/>
              </w:r>
              <w:r w:rsidRPr="008915FD">
                <w:rPr>
                  <w:rFonts w:cstheme="minorHAnsi"/>
                  <w:b/>
                  <w:bCs/>
                  <w:spacing w:val="-3"/>
                  <w:sz w:val="20"/>
                </w:rPr>
                <w:t xml:space="preserve"> </w:t>
              </w:r>
              <w:r w:rsidRPr="008915FD">
                <w:rPr>
                  <w:rFonts w:cstheme="minorHAnsi"/>
                  <w:b/>
                  <w:bCs/>
                  <w:sz w:val="20"/>
                </w:rPr>
                <w:t>dengan</w:t>
              </w:r>
              <w:r w:rsidRPr="008915FD">
                <w:rPr>
                  <w:rFonts w:cstheme="minorHAnsi"/>
                  <w:b/>
                  <w:bCs/>
                  <w:spacing w:val="-2"/>
                  <w:sz w:val="20"/>
                </w:rPr>
                <w:t xml:space="preserve"> </w:t>
              </w:r>
            </w:ins>
            <w:ins w:id="307" w:author="Aswin Nabila" w:date="2026-03-30T15:30:00Z" w16du:dateUtc="2026-03-30T08:30:00Z">
              <w:r w:rsidR="007E0414">
                <w:rPr>
                  <w:rFonts w:cstheme="minorHAnsi"/>
                  <w:b/>
                  <w:bCs/>
                  <w:sz w:val="20"/>
                  <w:highlight w:val="green"/>
                </w:rPr>
                <w:t>D</w:t>
              </w:r>
            </w:ins>
            <w:ins w:id="308" w:author="Indria Mukti Efayanti" w:date="2024-12-31T11:47:00Z" w16du:dateUtc="2024-12-31T04:47:00Z">
              <w:del w:id="309" w:author="Aswin Nabila" w:date="2026-03-30T15:30:00Z" w16du:dateUtc="2026-03-30T08:30:00Z">
                <w:r w:rsidRPr="007E0414" w:rsidDel="007E0414">
                  <w:rPr>
                    <w:rFonts w:cstheme="minorHAnsi"/>
                    <w:b/>
                    <w:bCs/>
                    <w:sz w:val="20"/>
                    <w:highlight w:val="green"/>
                    <w:rPrChange w:id="310" w:author="Aswin Nabila" w:date="2026-03-30T15:30:00Z" w16du:dateUtc="2026-03-30T08:30:00Z">
                      <w:rPr>
                        <w:rFonts w:cstheme="minorHAnsi"/>
                        <w:b/>
                        <w:bCs/>
                        <w:sz w:val="20"/>
                      </w:rPr>
                    </w:rPrChange>
                  </w:rPr>
                  <w:delText>d</w:delText>
                </w:r>
              </w:del>
              <w:r w:rsidRPr="007E0414">
                <w:rPr>
                  <w:rFonts w:cstheme="minorHAnsi"/>
                  <w:b/>
                  <w:bCs/>
                  <w:sz w:val="20"/>
                  <w:highlight w:val="green"/>
                  <w:rPrChange w:id="311" w:author="Aswin Nabila" w:date="2026-03-30T15:30:00Z" w16du:dateUtc="2026-03-30T08:30:00Z">
                    <w:rPr>
                      <w:rFonts w:cstheme="minorHAnsi"/>
                      <w:b/>
                      <w:bCs/>
                      <w:sz w:val="20"/>
                    </w:rPr>
                  </w:rPrChange>
                </w:rPr>
                <w:t>iagnos</w:t>
              </w:r>
            </w:ins>
            <w:ins w:id="312" w:author="Aswin Nabila" w:date="2026-03-30T15:30:00Z" w16du:dateUtc="2026-03-30T08:30:00Z">
              <w:r w:rsidR="007E0414" w:rsidRPr="007E0414">
                <w:rPr>
                  <w:rFonts w:cstheme="minorHAnsi"/>
                  <w:b/>
                  <w:bCs/>
                  <w:sz w:val="20"/>
                  <w:highlight w:val="green"/>
                  <w:rPrChange w:id="313" w:author="Aswin Nabila" w:date="2026-03-30T15:30:00Z" w16du:dateUtc="2026-03-30T08:30:00Z">
                    <w:rPr>
                      <w:rFonts w:cstheme="minorHAnsi"/>
                      <w:b/>
                      <w:bCs/>
                      <w:sz w:val="20"/>
                    </w:rPr>
                  </w:rPrChange>
                </w:rPr>
                <w:t>is</w:t>
              </w:r>
            </w:ins>
            <w:ins w:id="314" w:author="Indria Mukti Efayanti" w:date="2024-12-31T11:47:00Z" w16du:dateUtc="2024-12-31T04:47:00Z">
              <w:del w:id="315" w:author="Aswin Nabila" w:date="2026-03-30T15:30:00Z" w16du:dateUtc="2026-03-30T08:30:00Z">
                <w:r w:rsidRPr="008915FD" w:rsidDel="007E0414">
                  <w:rPr>
                    <w:rFonts w:cstheme="minorHAnsi"/>
                    <w:b/>
                    <w:bCs/>
                    <w:sz w:val="20"/>
                  </w:rPr>
                  <w:delText>a</w:delText>
                </w:r>
              </w:del>
              <w:r w:rsidRPr="008915FD">
                <w:rPr>
                  <w:rFonts w:cstheme="minorHAnsi"/>
                  <w:b/>
                  <w:bCs/>
                  <w:spacing w:val="-3"/>
                  <w:sz w:val="20"/>
                </w:rPr>
                <w:t xml:space="preserve"> </w:t>
              </w:r>
              <w:r w:rsidRPr="008915FD">
                <w:rPr>
                  <w:rFonts w:cstheme="minorHAnsi"/>
                  <w:b/>
                  <w:bCs/>
                  <w:sz w:val="20"/>
                </w:rPr>
                <w:t>Penyakit</w:t>
              </w:r>
              <w:r w:rsidRPr="008915FD">
                <w:rPr>
                  <w:rFonts w:cstheme="minorHAnsi"/>
                  <w:b/>
                  <w:bCs/>
                  <w:spacing w:val="-3"/>
                  <w:sz w:val="20"/>
                </w:rPr>
                <w:t xml:space="preserve"> </w:t>
              </w:r>
              <w:r w:rsidRPr="008915FD">
                <w:rPr>
                  <w:rFonts w:cstheme="minorHAnsi"/>
                  <w:b/>
                  <w:bCs/>
                  <w:sz w:val="20"/>
                </w:rPr>
                <w:t>Kritis Tahap Awal yang berbeda</w:t>
              </w:r>
              <w:commentRangeEnd w:id="305"/>
              <w:r w:rsidRPr="008915FD">
                <w:rPr>
                  <w:rStyle w:val="CommentReference"/>
                  <w:rFonts w:cstheme="minorHAnsi"/>
                  <w:sz w:val="20"/>
                  <w:szCs w:val="22"/>
                </w:rPr>
                <w:commentReference w:id="305"/>
              </w:r>
            </w:ins>
            <w:ins w:id="316" w:author="Indria Mukti Efayanti" w:date="2025-03-25T22:53:00Z" w16du:dateUtc="2025-03-25T15:53:00Z">
              <w:r w:rsidR="002D0E3A" w:rsidRPr="008915FD">
                <w:rPr>
                  <w:rFonts w:cstheme="minorHAnsi"/>
                  <w:sz w:val="20"/>
                </w:rPr>
                <w:t xml:space="preserve">, </w:t>
              </w:r>
              <w:r w:rsidR="002D0E3A" w:rsidRPr="008915FD">
                <w:rPr>
                  <w:b/>
                  <w:bCs/>
                  <w:sz w:val="20"/>
                  <w:rPrChange w:id="317" w:author="Indria Mukti Efayanti" w:date="2025-04-25T17:01:00Z" w16du:dateUtc="2025-04-25T10:01:00Z">
                    <w:rPr>
                      <w:b/>
                      <w:bCs/>
                      <w:sz w:val="20"/>
                      <w:highlight w:val="yellow"/>
                    </w:rPr>
                  </w:rPrChange>
                </w:rPr>
                <w:t>dan selanjutnya pertanggungan Asuransi Tambahan ini dinyatakan berakhir.</w:t>
              </w:r>
            </w:ins>
          </w:p>
          <w:p w14:paraId="25CF7702" w14:textId="77777777" w:rsidR="009464E5" w:rsidRPr="008915FD" w:rsidRDefault="009464E5">
            <w:pPr>
              <w:pStyle w:val="ListParagraph"/>
              <w:widowControl w:val="0"/>
              <w:numPr>
                <w:ilvl w:val="1"/>
                <w:numId w:val="67"/>
              </w:numPr>
              <w:tabs>
                <w:tab w:val="left" w:pos="1094"/>
              </w:tabs>
              <w:autoSpaceDE w:val="0"/>
              <w:autoSpaceDN w:val="0"/>
              <w:ind w:left="1080"/>
              <w:contextualSpacing w:val="0"/>
              <w:rPr>
                <w:ins w:id="318" w:author="Indria Mukti Efayanti" w:date="2024-12-31T11:48:00Z" w16du:dateUtc="2024-12-31T04:48:00Z"/>
                <w:rFonts w:cstheme="minorHAnsi"/>
                <w:sz w:val="20"/>
              </w:rPr>
              <w:pPrChange w:id="319" w:author="Indria Mukti Efayanti" w:date="2024-12-31T11:48:00Z" w16du:dateUtc="2024-12-31T04:48: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ins w:id="320" w:author="Indria Mukti Efayanti" w:date="2024-12-31T11:48:00Z" w16du:dateUtc="2024-12-31T04:48:00Z">
              <w:r w:rsidRPr="008915FD">
                <w:rPr>
                  <w:rFonts w:cstheme="minorHAnsi"/>
                  <w:sz w:val="20"/>
                </w:rPr>
                <w:lastRenderedPageBreak/>
                <w:t>Apabila Tertanggung terdiagnos</w:t>
              </w:r>
            </w:ins>
            <w:ins w:id="321" w:author="Aswin Nabila" w:date="2026-03-30T15:34:00Z" w16du:dateUtc="2026-03-30T08:34:00Z">
              <w:r w:rsidR="00F81F78" w:rsidRPr="00F81F78">
                <w:rPr>
                  <w:rFonts w:cstheme="minorHAnsi"/>
                  <w:sz w:val="20"/>
                  <w:highlight w:val="green"/>
                  <w:rPrChange w:id="322" w:author="Aswin Nabila" w:date="2026-03-30T15:35:00Z" w16du:dateUtc="2026-03-30T08:35:00Z">
                    <w:rPr>
                      <w:rFonts w:cstheme="minorHAnsi"/>
                      <w:sz w:val="20"/>
                    </w:rPr>
                  </w:rPrChange>
                </w:rPr>
                <w:t>is</w:t>
              </w:r>
            </w:ins>
            <w:ins w:id="323" w:author="Indria Mukti Efayanti" w:date="2024-12-31T11:48:00Z" w16du:dateUtc="2024-12-31T04:48:00Z">
              <w:del w:id="324" w:author="Aswin Nabila" w:date="2026-03-30T15:34:00Z" w16du:dateUtc="2026-03-30T08:34:00Z">
                <w:r w:rsidRPr="008915FD" w:rsidDel="00F81F78">
                  <w:rPr>
                    <w:rFonts w:cstheme="minorHAnsi"/>
                    <w:sz w:val="20"/>
                  </w:rPr>
                  <w:delText>a</w:delText>
                </w:r>
              </w:del>
              <w:r w:rsidRPr="008915FD">
                <w:rPr>
                  <w:rFonts w:cstheme="minorHAnsi"/>
                  <w:sz w:val="20"/>
                </w:rPr>
                <w:t xml:space="preserve"> dan dinyatakan menderita salah satu Penyakit Kritis pada Tahap Menengah</w:t>
              </w:r>
              <w:r w:rsidRPr="008915FD">
                <w:rPr>
                  <w:rFonts w:cstheme="minorHAnsi"/>
                  <w:spacing w:val="-5"/>
                  <w:sz w:val="20"/>
                </w:rPr>
                <w:t xml:space="preserve"> </w:t>
              </w:r>
              <w:r w:rsidRPr="008915FD">
                <w:rPr>
                  <w:rFonts w:cstheme="minorHAnsi"/>
                  <w:sz w:val="20"/>
                </w:rPr>
                <w:t>sebagaimana</w:t>
              </w:r>
              <w:r w:rsidRPr="008915FD">
                <w:rPr>
                  <w:rFonts w:cstheme="minorHAnsi"/>
                  <w:spacing w:val="-6"/>
                  <w:sz w:val="20"/>
                </w:rPr>
                <w:t xml:space="preserve"> </w:t>
              </w:r>
              <w:r w:rsidRPr="008915FD">
                <w:rPr>
                  <w:rFonts w:cstheme="minorHAnsi"/>
                  <w:sz w:val="20"/>
                </w:rPr>
                <w:t>tersebut</w:t>
              </w:r>
              <w:r w:rsidRPr="008915FD">
                <w:rPr>
                  <w:rFonts w:cstheme="minorHAnsi"/>
                  <w:spacing w:val="-6"/>
                  <w:sz w:val="20"/>
                </w:rPr>
                <w:t xml:space="preserve"> </w:t>
              </w:r>
              <w:r w:rsidRPr="008915FD">
                <w:rPr>
                  <w:rFonts w:cstheme="minorHAnsi"/>
                  <w:sz w:val="20"/>
                </w:rPr>
                <w:t>pada</w:t>
              </w:r>
              <w:r w:rsidRPr="008915FD">
                <w:rPr>
                  <w:rFonts w:cstheme="minorHAnsi"/>
                  <w:spacing w:val="-6"/>
                  <w:sz w:val="20"/>
                </w:rPr>
                <w:t xml:space="preserve"> </w:t>
              </w:r>
              <w:r w:rsidRPr="008915FD">
                <w:rPr>
                  <w:rFonts w:cstheme="minorHAnsi"/>
                  <w:sz w:val="20"/>
                  <w:szCs w:val="20"/>
                </w:rPr>
                <w:t xml:space="preserve">lampiran </w:t>
              </w:r>
            </w:ins>
            <w:ins w:id="325" w:author="Aswin Nabila" w:date="2026-03-30T15:35:00Z" w16du:dateUtc="2026-03-30T08:35:00Z">
              <w:r w:rsidR="00F81F78" w:rsidRPr="008C6ED2">
                <w:rPr>
                  <w:rFonts w:cstheme="minorHAnsi"/>
                  <w:sz w:val="20"/>
                  <w:szCs w:val="20"/>
                  <w:highlight w:val="green"/>
                  <w:rPrChange w:id="326" w:author="Aswin Nabila" w:date="2026-03-30T15:52:00Z" w16du:dateUtc="2026-03-30T08:52:00Z">
                    <w:rPr>
                      <w:rFonts w:cstheme="minorHAnsi"/>
                      <w:sz w:val="20"/>
                      <w:szCs w:val="20"/>
                    </w:rPr>
                  </w:rPrChange>
                </w:rPr>
                <w:t>A</w:t>
              </w:r>
              <w:r w:rsidR="00F81F78" w:rsidRPr="008915FD">
                <w:rPr>
                  <w:rFonts w:cstheme="minorHAnsi"/>
                  <w:sz w:val="20"/>
                  <w:szCs w:val="20"/>
                </w:rPr>
                <w:t xml:space="preserve">suransi </w:t>
              </w:r>
              <w:r w:rsidR="00F81F78" w:rsidRPr="008D67A0">
                <w:rPr>
                  <w:rFonts w:cstheme="minorHAnsi"/>
                  <w:sz w:val="20"/>
                  <w:szCs w:val="20"/>
                  <w:highlight w:val="green"/>
                </w:rPr>
                <w:t>T</w:t>
              </w:r>
              <w:r w:rsidR="00F81F78" w:rsidRPr="008915FD">
                <w:rPr>
                  <w:rFonts w:cstheme="minorHAnsi"/>
                  <w:sz w:val="20"/>
                  <w:szCs w:val="20"/>
                </w:rPr>
                <w:t xml:space="preserve">ambahan </w:t>
              </w:r>
              <w:r w:rsidR="00F81F78" w:rsidRPr="008D67A0">
                <w:rPr>
                  <w:rFonts w:cstheme="minorHAnsi"/>
                  <w:sz w:val="20"/>
                  <w:szCs w:val="20"/>
                  <w:highlight w:val="green"/>
                </w:rPr>
                <w:t>P</w:t>
              </w:r>
              <w:r w:rsidR="00F81F78" w:rsidRPr="008915FD">
                <w:rPr>
                  <w:rFonts w:cstheme="minorHAnsi"/>
                  <w:sz w:val="20"/>
                  <w:szCs w:val="20"/>
                </w:rPr>
                <w:t xml:space="preserve">enyakit </w:t>
              </w:r>
              <w:r w:rsidR="00F81F78" w:rsidRPr="008D67A0">
                <w:rPr>
                  <w:rFonts w:cstheme="minorHAnsi"/>
                  <w:sz w:val="20"/>
                  <w:szCs w:val="20"/>
                  <w:highlight w:val="green"/>
                </w:rPr>
                <w:t>K</w:t>
              </w:r>
              <w:r w:rsidR="00F81F78" w:rsidRPr="008915FD">
                <w:rPr>
                  <w:rFonts w:cstheme="minorHAnsi"/>
                  <w:sz w:val="20"/>
                  <w:szCs w:val="20"/>
                </w:rPr>
                <w:t>ritis</w:t>
              </w:r>
            </w:ins>
            <w:ins w:id="327" w:author="Indria Mukti Efayanti" w:date="2024-12-31T11:48:00Z" w16du:dateUtc="2024-12-31T04:48:00Z">
              <w:del w:id="328" w:author="Aswin Nabila" w:date="2026-03-30T15:35:00Z" w16du:dateUtc="2026-03-30T08:35:00Z">
                <w:r w:rsidRPr="008915FD" w:rsidDel="00F81F78">
                  <w:rPr>
                    <w:rFonts w:cstheme="minorHAnsi"/>
                    <w:sz w:val="20"/>
                    <w:szCs w:val="20"/>
                  </w:rPr>
                  <w:delText>asuransi tambahan penyakit kritis</w:delText>
                </w:r>
              </w:del>
              <w:r w:rsidRPr="008915FD">
                <w:rPr>
                  <w:rFonts w:cstheme="minorHAnsi"/>
                  <w:sz w:val="20"/>
                </w:rPr>
                <w:t>,</w:t>
              </w:r>
              <w:r w:rsidRPr="008915FD">
                <w:rPr>
                  <w:rFonts w:cstheme="minorHAnsi"/>
                  <w:spacing w:val="-6"/>
                  <w:sz w:val="20"/>
                </w:rPr>
                <w:t xml:space="preserve"> </w:t>
              </w:r>
              <w:r w:rsidRPr="008915FD">
                <w:rPr>
                  <w:rFonts w:cstheme="minorHAnsi"/>
                  <w:sz w:val="20"/>
                </w:rPr>
                <w:t>maka</w:t>
              </w:r>
              <w:r w:rsidRPr="008915FD">
                <w:rPr>
                  <w:rFonts w:cstheme="minorHAnsi"/>
                  <w:spacing w:val="-6"/>
                  <w:sz w:val="20"/>
                </w:rPr>
                <w:t xml:space="preserve"> </w:t>
              </w:r>
              <w:r w:rsidRPr="008915FD">
                <w:rPr>
                  <w:rFonts w:cstheme="minorHAnsi"/>
                  <w:sz w:val="20"/>
                </w:rPr>
                <w:t>akan</w:t>
              </w:r>
              <w:r w:rsidRPr="008915FD">
                <w:rPr>
                  <w:rFonts w:cstheme="minorHAnsi"/>
                  <w:spacing w:val="-5"/>
                  <w:sz w:val="20"/>
                </w:rPr>
                <w:t xml:space="preserve"> </w:t>
              </w:r>
              <w:r w:rsidRPr="008915FD">
                <w:rPr>
                  <w:rFonts w:cstheme="minorHAnsi"/>
                  <w:sz w:val="20"/>
                </w:rPr>
                <w:t>dibayarkan</w:t>
              </w:r>
              <w:r w:rsidRPr="008915FD">
                <w:rPr>
                  <w:rFonts w:cstheme="minorHAnsi"/>
                  <w:spacing w:val="-6"/>
                  <w:sz w:val="20"/>
                </w:rPr>
                <w:t xml:space="preserve"> </w:t>
              </w:r>
              <w:r w:rsidRPr="008915FD">
                <w:rPr>
                  <w:rFonts w:cstheme="minorHAnsi"/>
                  <w:b/>
                  <w:bCs/>
                  <w:sz w:val="20"/>
                </w:rPr>
                <w:t>maksimal sebesar 100%</w:t>
              </w:r>
              <w:r w:rsidRPr="008915FD">
                <w:rPr>
                  <w:rFonts w:cstheme="minorHAnsi"/>
                  <w:b/>
                  <w:bCs/>
                  <w:spacing w:val="-1"/>
                  <w:sz w:val="20"/>
                </w:rPr>
                <w:t xml:space="preserve"> </w:t>
              </w:r>
              <w:r w:rsidRPr="008915FD">
                <w:rPr>
                  <w:rFonts w:cstheme="minorHAnsi"/>
                  <w:b/>
                  <w:bCs/>
                  <w:sz w:val="20"/>
                </w:rPr>
                <w:t>(seratus perseratus) Uang Pertanggungan dan</w:t>
              </w:r>
              <w:r w:rsidRPr="008915FD">
                <w:rPr>
                  <w:rFonts w:cstheme="minorHAnsi"/>
                  <w:b/>
                  <w:bCs/>
                  <w:spacing w:val="-1"/>
                  <w:sz w:val="20"/>
                </w:rPr>
                <w:t xml:space="preserve"> </w:t>
              </w:r>
              <w:r w:rsidRPr="008915FD">
                <w:rPr>
                  <w:rFonts w:cstheme="minorHAnsi"/>
                  <w:b/>
                  <w:bCs/>
                  <w:sz w:val="20"/>
                </w:rPr>
                <w:t>dapat</w:t>
              </w:r>
              <w:r w:rsidRPr="008915FD">
                <w:rPr>
                  <w:rFonts w:cstheme="minorHAnsi"/>
                  <w:b/>
                  <w:bCs/>
                  <w:spacing w:val="-1"/>
                  <w:sz w:val="20"/>
                </w:rPr>
                <w:t xml:space="preserve"> </w:t>
              </w:r>
              <w:r w:rsidRPr="008915FD">
                <w:rPr>
                  <w:rFonts w:cstheme="minorHAnsi"/>
                  <w:b/>
                  <w:bCs/>
                  <w:sz w:val="20"/>
                </w:rPr>
                <w:t xml:space="preserve">klaim hanya 1 kali </w:t>
              </w:r>
              <w:commentRangeStart w:id="329"/>
              <w:r w:rsidRPr="008915FD">
                <w:rPr>
                  <w:rFonts w:cstheme="minorHAnsi"/>
                  <w:b/>
                  <w:bCs/>
                  <w:sz w:val="20"/>
                </w:rPr>
                <w:t>selama Masa Pertanggungan</w:t>
              </w:r>
              <w:commentRangeEnd w:id="329"/>
              <w:r w:rsidRPr="008915FD">
                <w:rPr>
                  <w:rStyle w:val="CommentReference"/>
                  <w:rFonts w:cstheme="minorHAnsi"/>
                  <w:b/>
                  <w:bCs/>
                  <w:sz w:val="20"/>
                  <w:szCs w:val="22"/>
                </w:rPr>
                <w:commentReference w:id="329"/>
              </w:r>
              <w:r w:rsidRPr="008915FD">
                <w:rPr>
                  <w:rFonts w:cstheme="minorHAnsi"/>
                  <w:b/>
                  <w:bCs/>
                  <w:sz w:val="20"/>
                </w:rPr>
                <w:t>, dan selanjutnya pertanggungan Asuransi Tambahan ini dinyatakan berakhir</w:t>
              </w:r>
              <w:r w:rsidRPr="008915FD">
                <w:rPr>
                  <w:rFonts w:cstheme="minorHAnsi"/>
                  <w:sz w:val="20"/>
                </w:rPr>
                <w:t>.</w:t>
              </w:r>
            </w:ins>
          </w:p>
          <w:p w14:paraId="23153D3A" w14:textId="77777777" w:rsidR="009464E5" w:rsidRPr="008915FD" w:rsidRDefault="009464E5">
            <w:pPr>
              <w:pStyle w:val="ListParagraph"/>
              <w:widowControl w:val="0"/>
              <w:numPr>
                <w:ilvl w:val="1"/>
                <w:numId w:val="67"/>
              </w:numPr>
              <w:tabs>
                <w:tab w:val="left" w:pos="1094"/>
              </w:tabs>
              <w:autoSpaceDE w:val="0"/>
              <w:autoSpaceDN w:val="0"/>
              <w:ind w:left="1080"/>
              <w:contextualSpacing w:val="0"/>
              <w:rPr>
                <w:ins w:id="330" w:author="Indria Mukti Efayanti" w:date="2024-12-31T11:48:00Z" w16du:dateUtc="2024-12-31T04:48:00Z"/>
                <w:rFonts w:cstheme="minorHAnsi"/>
                <w:sz w:val="20"/>
              </w:rPr>
              <w:pPrChange w:id="331" w:author="Indria Mukti Efayanti" w:date="2024-12-31T11:48:00Z" w16du:dateUtc="2024-12-31T04:48: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ins w:id="332" w:author="Indria Mukti Efayanti" w:date="2024-12-31T11:48:00Z" w16du:dateUtc="2024-12-31T04:48:00Z">
              <w:r w:rsidRPr="008915FD">
                <w:rPr>
                  <w:rFonts w:cstheme="minorHAnsi"/>
                  <w:sz w:val="20"/>
                </w:rPr>
                <w:t>Apabila</w:t>
              </w:r>
              <w:r w:rsidRPr="008915FD">
                <w:rPr>
                  <w:rFonts w:cstheme="minorHAnsi"/>
                  <w:spacing w:val="-8"/>
                  <w:sz w:val="20"/>
                </w:rPr>
                <w:t xml:space="preserve"> </w:t>
              </w:r>
              <w:r w:rsidRPr="008915FD">
                <w:rPr>
                  <w:rFonts w:cstheme="minorHAnsi"/>
                  <w:sz w:val="20"/>
                </w:rPr>
                <w:t>Tertanggung</w:t>
              </w:r>
              <w:r w:rsidRPr="008915FD">
                <w:rPr>
                  <w:rFonts w:cstheme="minorHAnsi"/>
                  <w:spacing w:val="-9"/>
                  <w:sz w:val="20"/>
                </w:rPr>
                <w:t xml:space="preserve"> </w:t>
              </w:r>
              <w:r w:rsidRPr="008915FD">
                <w:rPr>
                  <w:rFonts w:cstheme="minorHAnsi"/>
                  <w:sz w:val="20"/>
                </w:rPr>
                <w:t>terdiagnos</w:t>
              </w:r>
            </w:ins>
            <w:ins w:id="333" w:author="Aswin Nabila" w:date="2026-03-30T15:51:00Z" w16du:dateUtc="2026-03-30T08:51:00Z">
              <w:r w:rsidR="008C6ED2">
                <w:rPr>
                  <w:rFonts w:cstheme="minorHAnsi"/>
                  <w:sz w:val="20"/>
                </w:rPr>
                <w:t>is</w:t>
              </w:r>
            </w:ins>
            <w:ins w:id="334" w:author="Indria Mukti Efayanti" w:date="2024-12-31T11:48:00Z" w16du:dateUtc="2024-12-31T04:48:00Z">
              <w:del w:id="335" w:author="Aswin Nabila" w:date="2026-03-30T15:51:00Z" w16du:dateUtc="2026-03-30T08:51:00Z">
                <w:r w:rsidRPr="008915FD" w:rsidDel="008C6ED2">
                  <w:rPr>
                    <w:rFonts w:cstheme="minorHAnsi"/>
                    <w:sz w:val="20"/>
                  </w:rPr>
                  <w:delText>a</w:delText>
                </w:r>
              </w:del>
              <w:r w:rsidRPr="008915FD">
                <w:rPr>
                  <w:rFonts w:cstheme="minorHAnsi"/>
                  <w:spacing w:val="-8"/>
                  <w:sz w:val="20"/>
                </w:rPr>
                <w:t xml:space="preserve"> </w:t>
              </w:r>
              <w:r w:rsidRPr="008915FD">
                <w:rPr>
                  <w:rFonts w:cstheme="minorHAnsi"/>
                  <w:sz w:val="20"/>
                </w:rPr>
                <w:t>dan</w:t>
              </w:r>
              <w:r w:rsidRPr="008915FD">
                <w:rPr>
                  <w:rFonts w:cstheme="minorHAnsi"/>
                  <w:spacing w:val="-10"/>
                  <w:sz w:val="20"/>
                </w:rPr>
                <w:t xml:space="preserve"> </w:t>
              </w:r>
              <w:r w:rsidRPr="008915FD">
                <w:rPr>
                  <w:rFonts w:cstheme="minorHAnsi"/>
                  <w:sz w:val="20"/>
                </w:rPr>
                <w:t>dinyatakan</w:t>
              </w:r>
              <w:r w:rsidRPr="008915FD">
                <w:rPr>
                  <w:rFonts w:cstheme="minorHAnsi"/>
                  <w:spacing w:val="-8"/>
                  <w:sz w:val="20"/>
                </w:rPr>
                <w:t xml:space="preserve"> </w:t>
              </w:r>
              <w:r w:rsidRPr="008915FD">
                <w:rPr>
                  <w:rFonts w:cstheme="minorHAnsi"/>
                  <w:sz w:val="20"/>
                </w:rPr>
                <w:t>menderita</w:t>
              </w:r>
              <w:r w:rsidRPr="008915FD">
                <w:rPr>
                  <w:rFonts w:cstheme="minorHAnsi"/>
                  <w:spacing w:val="-8"/>
                  <w:sz w:val="20"/>
                </w:rPr>
                <w:t xml:space="preserve"> </w:t>
              </w:r>
              <w:r w:rsidRPr="008915FD">
                <w:rPr>
                  <w:rFonts w:cstheme="minorHAnsi"/>
                  <w:sz w:val="20"/>
                </w:rPr>
                <w:t>salah</w:t>
              </w:r>
              <w:r w:rsidRPr="008915FD">
                <w:rPr>
                  <w:rFonts w:cstheme="minorHAnsi"/>
                  <w:spacing w:val="-8"/>
                  <w:sz w:val="20"/>
                </w:rPr>
                <w:t xml:space="preserve"> </w:t>
              </w:r>
              <w:r w:rsidRPr="008915FD">
                <w:rPr>
                  <w:rFonts w:cstheme="minorHAnsi"/>
                  <w:sz w:val="20"/>
                </w:rPr>
                <w:t>satu</w:t>
              </w:r>
              <w:r w:rsidRPr="008915FD">
                <w:rPr>
                  <w:rFonts w:cstheme="minorHAnsi"/>
                  <w:spacing w:val="-8"/>
                  <w:sz w:val="20"/>
                </w:rPr>
                <w:t xml:space="preserve"> </w:t>
              </w:r>
              <w:r w:rsidRPr="008915FD">
                <w:rPr>
                  <w:rFonts w:cstheme="minorHAnsi"/>
                  <w:sz w:val="20"/>
                </w:rPr>
                <w:t>Penyakit</w:t>
              </w:r>
              <w:r w:rsidRPr="008915FD">
                <w:rPr>
                  <w:rFonts w:cstheme="minorHAnsi"/>
                  <w:spacing w:val="-8"/>
                  <w:sz w:val="20"/>
                </w:rPr>
                <w:t xml:space="preserve"> </w:t>
              </w:r>
              <w:r w:rsidRPr="008915FD">
                <w:rPr>
                  <w:rFonts w:cstheme="minorHAnsi"/>
                  <w:sz w:val="20"/>
                </w:rPr>
                <w:t>Kritis</w:t>
              </w:r>
              <w:r w:rsidRPr="008915FD">
                <w:rPr>
                  <w:rFonts w:cstheme="minorHAnsi"/>
                  <w:spacing w:val="-8"/>
                  <w:sz w:val="20"/>
                </w:rPr>
                <w:t xml:space="preserve"> </w:t>
              </w:r>
              <w:r w:rsidRPr="008915FD">
                <w:rPr>
                  <w:rFonts w:cstheme="minorHAnsi"/>
                  <w:sz w:val="20"/>
                </w:rPr>
                <w:t>pada</w:t>
              </w:r>
              <w:r w:rsidRPr="008915FD">
                <w:rPr>
                  <w:rFonts w:cstheme="minorHAnsi"/>
                  <w:spacing w:val="-8"/>
                  <w:sz w:val="20"/>
                </w:rPr>
                <w:t xml:space="preserve"> </w:t>
              </w:r>
              <w:r w:rsidRPr="008915FD">
                <w:rPr>
                  <w:rFonts w:cstheme="minorHAnsi"/>
                  <w:sz w:val="20"/>
                </w:rPr>
                <w:t>Tahap</w:t>
              </w:r>
              <w:r w:rsidRPr="008915FD">
                <w:rPr>
                  <w:rFonts w:cstheme="minorHAnsi"/>
                  <w:spacing w:val="-7"/>
                  <w:sz w:val="20"/>
                </w:rPr>
                <w:t xml:space="preserve"> </w:t>
              </w:r>
              <w:r w:rsidRPr="008915FD">
                <w:rPr>
                  <w:rFonts w:cstheme="minorHAnsi"/>
                  <w:sz w:val="20"/>
                </w:rPr>
                <w:t xml:space="preserve">Akhir sebagaimana tersebut pada </w:t>
              </w:r>
              <w:r w:rsidRPr="008915FD">
                <w:rPr>
                  <w:rFonts w:cstheme="minorHAnsi"/>
                  <w:sz w:val="20"/>
                  <w:szCs w:val="20"/>
                </w:rPr>
                <w:t xml:space="preserve">lampiran </w:t>
              </w:r>
            </w:ins>
            <w:ins w:id="336" w:author="Aswin Nabila" w:date="2026-03-30T15:52:00Z" w16du:dateUtc="2026-03-30T08:52:00Z">
              <w:r w:rsidR="008C6ED2" w:rsidRPr="008D67A0">
                <w:rPr>
                  <w:rFonts w:cstheme="minorHAnsi"/>
                  <w:sz w:val="20"/>
                  <w:szCs w:val="20"/>
                  <w:highlight w:val="green"/>
                </w:rPr>
                <w:t>A</w:t>
              </w:r>
              <w:r w:rsidR="008C6ED2" w:rsidRPr="008915FD">
                <w:rPr>
                  <w:rFonts w:cstheme="minorHAnsi"/>
                  <w:sz w:val="20"/>
                  <w:szCs w:val="20"/>
                </w:rPr>
                <w:t xml:space="preserve">suransi </w:t>
              </w:r>
              <w:r w:rsidR="008C6ED2" w:rsidRPr="008D67A0">
                <w:rPr>
                  <w:rFonts w:cstheme="minorHAnsi"/>
                  <w:sz w:val="20"/>
                  <w:szCs w:val="20"/>
                  <w:highlight w:val="green"/>
                </w:rPr>
                <w:t>T</w:t>
              </w:r>
              <w:r w:rsidR="008C6ED2" w:rsidRPr="008915FD">
                <w:rPr>
                  <w:rFonts w:cstheme="minorHAnsi"/>
                  <w:sz w:val="20"/>
                  <w:szCs w:val="20"/>
                </w:rPr>
                <w:t xml:space="preserve">ambahan </w:t>
              </w:r>
              <w:r w:rsidR="008C6ED2" w:rsidRPr="008D67A0">
                <w:rPr>
                  <w:rFonts w:cstheme="minorHAnsi"/>
                  <w:sz w:val="20"/>
                  <w:szCs w:val="20"/>
                  <w:highlight w:val="green"/>
                </w:rPr>
                <w:t>P</w:t>
              </w:r>
              <w:r w:rsidR="008C6ED2" w:rsidRPr="008915FD">
                <w:rPr>
                  <w:rFonts w:cstheme="minorHAnsi"/>
                  <w:sz w:val="20"/>
                  <w:szCs w:val="20"/>
                </w:rPr>
                <w:t xml:space="preserve">enyakit </w:t>
              </w:r>
              <w:r w:rsidR="008C6ED2" w:rsidRPr="008D67A0">
                <w:rPr>
                  <w:rFonts w:cstheme="minorHAnsi"/>
                  <w:sz w:val="20"/>
                  <w:szCs w:val="20"/>
                  <w:highlight w:val="green"/>
                </w:rPr>
                <w:t>K</w:t>
              </w:r>
              <w:r w:rsidR="008C6ED2" w:rsidRPr="008915FD">
                <w:rPr>
                  <w:rFonts w:cstheme="minorHAnsi"/>
                  <w:sz w:val="20"/>
                  <w:szCs w:val="20"/>
                </w:rPr>
                <w:t>ritis</w:t>
              </w:r>
            </w:ins>
            <w:ins w:id="337" w:author="Indria Mukti Efayanti" w:date="2024-12-31T11:48:00Z" w16du:dateUtc="2024-12-31T04:48:00Z">
              <w:del w:id="338" w:author="Aswin Nabila" w:date="2026-03-30T15:52:00Z" w16du:dateUtc="2026-03-30T08:52:00Z">
                <w:r w:rsidRPr="008915FD" w:rsidDel="008C6ED2">
                  <w:rPr>
                    <w:rFonts w:cstheme="minorHAnsi"/>
                    <w:sz w:val="20"/>
                    <w:szCs w:val="20"/>
                  </w:rPr>
                  <w:delText>asuransi tambahan penyakit kritis</w:delText>
                </w:r>
              </w:del>
              <w:r w:rsidRPr="008915FD">
                <w:rPr>
                  <w:rFonts w:cstheme="minorHAnsi"/>
                  <w:sz w:val="20"/>
                </w:rPr>
                <w:t xml:space="preserve">, maka akan dibayarkan </w:t>
              </w:r>
              <w:r w:rsidRPr="008915FD">
                <w:rPr>
                  <w:rFonts w:cstheme="minorHAnsi"/>
                  <w:b/>
                  <w:bCs/>
                  <w:sz w:val="20"/>
                  <w:rPrChange w:id="339" w:author="Indria Mukti Efayanti" w:date="2025-04-25T17:01:00Z" w16du:dateUtc="2025-04-25T10:01:00Z">
                    <w:rPr>
                      <w:b/>
                      <w:bCs/>
                      <w:sz w:val="20"/>
                      <w:highlight w:val="yellow"/>
                    </w:rPr>
                  </w:rPrChange>
                </w:rPr>
                <w:t xml:space="preserve">maksimal sebesar 100% (seratus perseratus) Uang Pertanggungan dan </w:t>
              </w:r>
            </w:ins>
            <w:ins w:id="340" w:author="Aswin Nabila" w:date="2026-03-30T15:52:00Z" w16du:dateUtc="2026-03-30T08:52:00Z">
              <w:r w:rsidR="008C6ED2" w:rsidRPr="00AE31AF">
                <w:rPr>
                  <w:rFonts w:cstheme="minorHAnsi"/>
                  <w:b/>
                  <w:bCs/>
                  <w:sz w:val="20"/>
                  <w:highlight w:val="green"/>
                  <w:rPrChange w:id="341" w:author="Aswin Nabila" w:date="2026-03-30T15:52:00Z" w16du:dateUtc="2026-03-30T08:52:00Z">
                    <w:rPr>
                      <w:rFonts w:cstheme="minorHAnsi"/>
                      <w:b/>
                      <w:bCs/>
                      <w:sz w:val="20"/>
                    </w:rPr>
                  </w:rPrChange>
                </w:rPr>
                <w:t>hanya</w:t>
              </w:r>
              <w:r w:rsidR="008C6ED2">
                <w:rPr>
                  <w:rFonts w:cstheme="minorHAnsi"/>
                  <w:b/>
                  <w:bCs/>
                  <w:sz w:val="20"/>
                </w:rPr>
                <w:t xml:space="preserve"> </w:t>
              </w:r>
            </w:ins>
            <w:ins w:id="342" w:author="Indria Mukti Efayanti" w:date="2024-12-31T11:48:00Z" w16du:dateUtc="2024-12-31T04:48:00Z">
              <w:r w:rsidRPr="008915FD">
                <w:rPr>
                  <w:rFonts w:cstheme="minorHAnsi"/>
                  <w:b/>
                  <w:bCs/>
                  <w:sz w:val="20"/>
                  <w:rPrChange w:id="343" w:author="Indria Mukti Efayanti" w:date="2025-04-25T17:01:00Z" w16du:dateUtc="2025-04-25T10:01:00Z">
                    <w:rPr>
                      <w:b/>
                      <w:bCs/>
                      <w:sz w:val="20"/>
                      <w:highlight w:val="yellow"/>
                    </w:rPr>
                  </w:rPrChange>
                </w:rPr>
                <w:t xml:space="preserve">dapat </w:t>
              </w:r>
            </w:ins>
            <w:ins w:id="344" w:author="Aswin Nabila" w:date="2026-03-30T15:52:00Z" w16du:dateUtc="2026-03-30T08:52:00Z">
              <w:r w:rsidR="008C6ED2" w:rsidRPr="00AE31AF">
                <w:rPr>
                  <w:rFonts w:cstheme="minorHAnsi"/>
                  <w:b/>
                  <w:bCs/>
                  <w:sz w:val="20"/>
                  <w:highlight w:val="green"/>
                  <w:rPrChange w:id="345" w:author="Aswin Nabila" w:date="2026-03-30T15:53:00Z" w16du:dateUtc="2026-03-30T08:53:00Z">
                    <w:rPr>
                      <w:rFonts w:cstheme="minorHAnsi"/>
                      <w:b/>
                      <w:bCs/>
                      <w:sz w:val="20"/>
                    </w:rPr>
                  </w:rPrChange>
                </w:rPr>
                <w:t>mengajukan</w:t>
              </w:r>
              <w:r w:rsidR="008C6ED2">
                <w:rPr>
                  <w:rFonts w:cstheme="minorHAnsi"/>
                  <w:b/>
                  <w:bCs/>
                  <w:sz w:val="20"/>
                </w:rPr>
                <w:t xml:space="preserve"> </w:t>
              </w:r>
            </w:ins>
            <w:ins w:id="346" w:author="Indria Mukti Efayanti" w:date="2024-12-31T11:48:00Z" w16du:dateUtc="2024-12-31T04:48:00Z">
              <w:r w:rsidRPr="008915FD">
                <w:rPr>
                  <w:rFonts w:cstheme="minorHAnsi"/>
                  <w:b/>
                  <w:bCs/>
                  <w:sz w:val="20"/>
                  <w:rPrChange w:id="347" w:author="Indria Mukti Efayanti" w:date="2025-04-25T17:01:00Z" w16du:dateUtc="2025-04-25T10:01:00Z">
                    <w:rPr>
                      <w:b/>
                      <w:bCs/>
                      <w:sz w:val="20"/>
                      <w:highlight w:val="yellow"/>
                    </w:rPr>
                  </w:rPrChange>
                </w:rPr>
                <w:t xml:space="preserve">klaim </w:t>
              </w:r>
              <w:del w:id="348" w:author="Aswin Nabila" w:date="2026-03-30T15:52:00Z" w16du:dateUtc="2026-03-30T08:52:00Z">
                <w:r w:rsidRPr="008915FD" w:rsidDel="00AE31AF">
                  <w:rPr>
                    <w:rFonts w:cstheme="minorHAnsi"/>
                    <w:b/>
                    <w:bCs/>
                    <w:sz w:val="20"/>
                    <w:rPrChange w:id="349" w:author="Indria Mukti Efayanti" w:date="2025-04-25T17:01:00Z" w16du:dateUtc="2025-04-25T10:01:00Z">
                      <w:rPr>
                        <w:b/>
                        <w:bCs/>
                        <w:sz w:val="20"/>
                        <w:highlight w:val="yellow"/>
                      </w:rPr>
                    </w:rPrChange>
                  </w:rPr>
                  <w:delText xml:space="preserve">hanya </w:delText>
                </w:r>
              </w:del>
              <w:r w:rsidRPr="008915FD">
                <w:rPr>
                  <w:rFonts w:cstheme="minorHAnsi"/>
                  <w:b/>
                  <w:bCs/>
                  <w:sz w:val="20"/>
                  <w:rPrChange w:id="350" w:author="Indria Mukti Efayanti" w:date="2025-04-25T17:01:00Z" w16du:dateUtc="2025-04-25T10:01:00Z">
                    <w:rPr>
                      <w:b/>
                      <w:bCs/>
                      <w:sz w:val="20"/>
                      <w:highlight w:val="yellow"/>
                    </w:rPr>
                  </w:rPrChange>
                </w:rPr>
                <w:t xml:space="preserve">1 kali </w:t>
              </w:r>
              <w:commentRangeStart w:id="351"/>
              <w:r w:rsidRPr="008915FD">
                <w:rPr>
                  <w:rFonts w:cstheme="minorHAnsi"/>
                  <w:b/>
                  <w:bCs/>
                  <w:sz w:val="20"/>
                  <w:rPrChange w:id="352" w:author="Indria Mukti Efayanti" w:date="2025-04-25T17:01:00Z" w16du:dateUtc="2025-04-25T10:01:00Z">
                    <w:rPr>
                      <w:b/>
                      <w:bCs/>
                      <w:sz w:val="20"/>
                      <w:highlight w:val="yellow"/>
                    </w:rPr>
                  </w:rPrChange>
                </w:rPr>
                <w:t>selama Masa Pertanggungan</w:t>
              </w:r>
              <w:commentRangeEnd w:id="351"/>
              <w:r w:rsidRPr="008915FD">
                <w:rPr>
                  <w:rStyle w:val="CommentReference"/>
                  <w:rFonts w:cstheme="minorHAnsi"/>
                  <w:b/>
                  <w:bCs/>
                  <w:sz w:val="20"/>
                  <w:szCs w:val="22"/>
                  <w:rPrChange w:id="353" w:author="Indria Mukti Efayanti" w:date="2025-04-25T17:01:00Z" w16du:dateUtc="2025-04-25T10:01:00Z">
                    <w:rPr>
                      <w:rStyle w:val="CommentReference"/>
                      <w:b/>
                      <w:bCs/>
                      <w:sz w:val="20"/>
                      <w:szCs w:val="22"/>
                      <w:highlight w:val="yellow"/>
                    </w:rPr>
                  </w:rPrChange>
                </w:rPr>
                <w:commentReference w:id="351"/>
              </w:r>
              <w:r w:rsidRPr="008915FD">
                <w:rPr>
                  <w:rFonts w:cstheme="minorHAnsi"/>
                  <w:b/>
                  <w:bCs/>
                  <w:sz w:val="20"/>
                  <w:rPrChange w:id="354" w:author="Indria Mukti Efayanti" w:date="2025-04-25T17:01:00Z" w16du:dateUtc="2025-04-25T10:01:00Z">
                    <w:rPr>
                      <w:b/>
                      <w:bCs/>
                      <w:sz w:val="20"/>
                      <w:highlight w:val="yellow"/>
                    </w:rPr>
                  </w:rPrChange>
                </w:rPr>
                <w:t>, dan selanjutnya pertanggungan Asuransi Tambahan ini dinyatakan berakhir.</w:t>
              </w:r>
            </w:ins>
          </w:p>
          <w:p w14:paraId="00DAA813" w14:textId="77777777" w:rsidR="009464E5" w:rsidRPr="008915FD" w:rsidDel="003237CE" w:rsidRDefault="009464E5">
            <w:pPr>
              <w:widowControl w:val="0"/>
              <w:tabs>
                <w:tab w:val="left" w:pos="1094"/>
              </w:tabs>
              <w:autoSpaceDE w:val="0"/>
              <w:autoSpaceDN w:val="0"/>
              <w:jc w:val="right"/>
              <w:rPr>
                <w:del w:id="355" w:author="Indria Mukti Efayanti" w:date="2024-12-31T11:48:00Z" w16du:dateUtc="2024-12-31T04:48:00Z"/>
                <w:rFonts w:cstheme="minorHAnsi"/>
                <w:sz w:val="20"/>
                <w:szCs w:val="20"/>
                <w:rPrChange w:id="356" w:author="Indria Mukti Efayanti" w:date="2025-04-25T17:01:00Z" w16du:dateUtc="2025-04-25T10:01:00Z">
                  <w:rPr>
                    <w:del w:id="357" w:author="Indria Mukti Efayanti" w:date="2024-12-31T11:48:00Z" w16du:dateUtc="2024-12-31T04:48:00Z"/>
                  </w:rPr>
                </w:rPrChange>
              </w:rPr>
              <w:pPrChange w:id="358" w:author="Indria Mukti Efayanti" w:date="2024-12-31T11:46:00Z" w16du:dateUtc="2024-12-31T04:46: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p>
          <w:p w14:paraId="5F6E97C0" w14:textId="77777777" w:rsidR="009464E5" w:rsidRPr="008915FD" w:rsidDel="003237CE" w:rsidRDefault="009464E5">
            <w:pPr>
              <w:pStyle w:val="ListParagraph"/>
              <w:widowControl w:val="0"/>
              <w:numPr>
                <w:ilvl w:val="1"/>
                <w:numId w:val="67"/>
              </w:numPr>
              <w:tabs>
                <w:tab w:val="left" w:pos="1094"/>
              </w:tabs>
              <w:autoSpaceDE w:val="0"/>
              <w:autoSpaceDN w:val="0"/>
              <w:ind w:left="1080"/>
              <w:contextualSpacing w:val="0"/>
              <w:rPr>
                <w:del w:id="359" w:author="Indria Mukti Efayanti" w:date="2024-12-31T11:48:00Z" w16du:dateUtc="2024-12-31T04:48:00Z"/>
                <w:rFonts w:cstheme="minorHAnsi"/>
                <w:sz w:val="20"/>
                <w:szCs w:val="20"/>
              </w:rPr>
              <w:pPrChange w:id="360" w:author="Indria Mukti Efayanti" w:date="2024-12-20T12:12:00Z" w16du:dateUtc="2024-12-20T05:12: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del w:id="361" w:author="Indria Mukti Efayanti" w:date="2024-12-31T11:48:00Z" w16du:dateUtc="2024-12-31T04:48:00Z">
              <w:r w:rsidRPr="008915FD" w:rsidDel="003237CE">
                <w:rPr>
                  <w:rFonts w:cstheme="minorHAnsi"/>
                  <w:sz w:val="20"/>
                  <w:szCs w:val="20"/>
                </w:rPr>
                <w:delText>Apabila Tertanggung terdiagnosa dan dinyatakan menderita salah satu Penyakit Kritis pada Tahap Menengah</w:delText>
              </w:r>
              <w:r w:rsidRPr="008915FD" w:rsidDel="003237CE">
                <w:rPr>
                  <w:rFonts w:cstheme="minorHAnsi"/>
                  <w:spacing w:val="-5"/>
                  <w:sz w:val="20"/>
                  <w:szCs w:val="20"/>
                </w:rPr>
                <w:delText xml:space="preserve"> </w:delText>
              </w:r>
              <w:r w:rsidRPr="008915FD" w:rsidDel="003237CE">
                <w:rPr>
                  <w:rFonts w:cstheme="minorHAnsi"/>
                  <w:sz w:val="20"/>
                  <w:szCs w:val="20"/>
                </w:rPr>
                <w:delText>sebagaimana</w:delText>
              </w:r>
              <w:r w:rsidRPr="008915FD" w:rsidDel="003237CE">
                <w:rPr>
                  <w:rFonts w:cstheme="minorHAnsi"/>
                  <w:spacing w:val="-6"/>
                  <w:sz w:val="20"/>
                  <w:szCs w:val="20"/>
                </w:rPr>
                <w:delText xml:space="preserve"> </w:delText>
              </w:r>
              <w:r w:rsidRPr="008915FD" w:rsidDel="003237CE">
                <w:rPr>
                  <w:rFonts w:cstheme="minorHAnsi"/>
                  <w:sz w:val="20"/>
                  <w:szCs w:val="20"/>
                </w:rPr>
                <w:delText>tersebut</w:delText>
              </w:r>
              <w:r w:rsidRPr="008915FD" w:rsidDel="003237CE">
                <w:rPr>
                  <w:rFonts w:cstheme="minorHAnsi"/>
                  <w:spacing w:val="-6"/>
                  <w:sz w:val="20"/>
                  <w:szCs w:val="20"/>
                </w:rPr>
                <w:delText xml:space="preserve"> </w:delText>
              </w:r>
              <w:r w:rsidRPr="008915FD" w:rsidDel="003237CE">
                <w:rPr>
                  <w:rFonts w:cstheme="minorHAnsi"/>
                  <w:sz w:val="20"/>
                  <w:szCs w:val="20"/>
                </w:rPr>
                <w:delText>pada</w:delText>
              </w:r>
              <w:r w:rsidRPr="008915FD" w:rsidDel="003237CE">
                <w:rPr>
                  <w:rFonts w:cstheme="minorHAnsi"/>
                  <w:spacing w:val="-6"/>
                  <w:sz w:val="20"/>
                  <w:szCs w:val="20"/>
                </w:rPr>
                <w:delText xml:space="preserve"> </w:delText>
              </w:r>
              <w:r w:rsidRPr="008915FD" w:rsidDel="003237CE">
                <w:rPr>
                  <w:rFonts w:cstheme="minorHAnsi"/>
                  <w:sz w:val="20"/>
                  <w:szCs w:val="20"/>
                </w:rPr>
                <w:delText>lampiran asuransi tambahan penyakit kritis,</w:delText>
              </w:r>
              <w:r w:rsidRPr="008915FD" w:rsidDel="003237CE">
                <w:rPr>
                  <w:rFonts w:cstheme="minorHAnsi"/>
                  <w:spacing w:val="-6"/>
                  <w:sz w:val="20"/>
                  <w:szCs w:val="20"/>
                </w:rPr>
                <w:delText xml:space="preserve"> </w:delText>
              </w:r>
              <w:r w:rsidRPr="008915FD" w:rsidDel="003237CE">
                <w:rPr>
                  <w:rFonts w:cstheme="minorHAnsi"/>
                  <w:sz w:val="20"/>
                  <w:szCs w:val="20"/>
                </w:rPr>
                <w:delText>maka</w:delText>
              </w:r>
              <w:r w:rsidRPr="008915FD" w:rsidDel="003237CE">
                <w:rPr>
                  <w:rFonts w:cstheme="minorHAnsi"/>
                  <w:spacing w:val="-6"/>
                  <w:sz w:val="20"/>
                  <w:szCs w:val="20"/>
                </w:rPr>
                <w:delText xml:space="preserve"> </w:delText>
              </w:r>
              <w:r w:rsidRPr="008915FD" w:rsidDel="003237CE">
                <w:rPr>
                  <w:rFonts w:cstheme="minorHAnsi"/>
                  <w:sz w:val="20"/>
                  <w:szCs w:val="20"/>
                </w:rPr>
                <w:delText>akan</w:delText>
              </w:r>
              <w:r w:rsidRPr="008915FD" w:rsidDel="003237CE">
                <w:rPr>
                  <w:rFonts w:cstheme="minorHAnsi"/>
                  <w:spacing w:val="-5"/>
                  <w:sz w:val="20"/>
                  <w:szCs w:val="20"/>
                </w:rPr>
                <w:delText xml:space="preserve"> </w:delText>
              </w:r>
              <w:r w:rsidRPr="008915FD" w:rsidDel="003237CE">
                <w:rPr>
                  <w:rFonts w:cstheme="minorHAnsi"/>
                  <w:sz w:val="20"/>
                  <w:szCs w:val="20"/>
                </w:rPr>
                <w:delText>dibayarkan</w:delText>
              </w:r>
              <w:r w:rsidRPr="008915FD" w:rsidDel="003237CE">
                <w:rPr>
                  <w:rFonts w:cstheme="minorHAnsi"/>
                  <w:spacing w:val="-6"/>
                  <w:sz w:val="20"/>
                  <w:szCs w:val="20"/>
                </w:rPr>
                <w:delText xml:space="preserve"> </w:delText>
              </w:r>
              <w:r w:rsidRPr="008915FD" w:rsidDel="003237CE">
                <w:rPr>
                  <w:rFonts w:cstheme="minorHAnsi"/>
                  <w:sz w:val="20"/>
                  <w:szCs w:val="20"/>
                </w:rPr>
                <w:delText>maksimal sebesar 100%</w:delText>
              </w:r>
              <w:r w:rsidRPr="008915FD" w:rsidDel="003237CE">
                <w:rPr>
                  <w:rFonts w:cstheme="minorHAnsi"/>
                  <w:spacing w:val="-1"/>
                  <w:sz w:val="20"/>
                  <w:szCs w:val="20"/>
                </w:rPr>
                <w:delText xml:space="preserve"> </w:delText>
              </w:r>
              <w:r w:rsidRPr="008915FD" w:rsidDel="003237CE">
                <w:rPr>
                  <w:rFonts w:cstheme="minorHAnsi"/>
                  <w:sz w:val="20"/>
                  <w:szCs w:val="20"/>
                </w:rPr>
                <w:delText>(seratus perseratus) Uang Pertanggungan dan</w:delText>
              </w:r>
              <w:r w:rsidRPr="008915FD" w:rsidDel="003237CE">
                <w:rPr>
                  <w:rFonts w:cstheme="minorHAnsi"/>
                  <w:spacing w:val="-1"/>
                  <w:sz w:val="20"/>
                  <w:szCs w:val="20"/>
                </w:rPr>
                <w:delText xml:space="preserve"> </w:delText>
              </w:r>
              <w:r w:rsidRPr="008915FD" w:rsidDel="003237CE">
                <w:rPr>
                  <w:rFonts w:cstheme="minorHAnsi"/>
                  <w:sz w:val="20"/>
                  <w:szCs w:val="20"/>
                </w:rPr>
                <w:delText>dapat</w:delText>
              </w:r>
              <w:r w:rsidRPr="008915FD" w:rsidDel="003237CE">
                <w:rPr>
                  <w:rFonts w:cstheme="minorHAnsi"/>
                  <w:spacing w:val="-1"/>
                  <w:sz w:val="20"/>
                  <w:szCs w:val="20"/>
                </w:rPr>
                <w:delText xml:space="preserve"> </w:delText>
              </w:r>
              <w:r w:rsidRPr="008915FD" w:rsidDel="003237CE">
                <w:rPr>
                  <w:rFonts w:cstheme="minorHAnsi"/>
                  <w:sz w:val="20"/>
                  <w:szCs w:val="20"/>
                </w:rPr>
                <w:delText>klaim hanya 1 kali, dan selanjutnya pertanggungan Asuransi Tambahan ini dinyatakan berakhir.</w:delText>
              </w:r>
            </w:del>
          </w:p>
          <w:p w14:paraId="30C07918" w14:textId="77777777" w:rsidR="009464E5" w:rsidRPr="008915FD" w:rsidDel="003237CE" w:rsidRDefault="009464E5">
            <w:pPr>
              <w:pStyle w:val="ListParagraph"/>
              <w:widowControl w:val="0"/>
              <w:numPr>
                <w:ilvl w:val="1"/>
                <w:numId w:val="67"/>
              </w:numPr>
              <w:tabs>
                <w:tab w:val="left" w:pos="1094"/>
              </w:tabs>
              <w:autoSpaceDE w:val="0"/>
              <w:autoSpaceDN w:val="0"/>
              <w:ind w:left="1080"/>
              <w:contextualSpacing w:val="0"/>
              <w:rPr>
                <w:del w:id="362" w:author="Indria Mukti Efayanti" w:date="2024-12-31T11:48:00Z" w16du:dateUtc="2024-12-31T04:48:00Z"/>
                <w:rFonts w:cstheme="minorHAnsi"/>
                <w:sz w:val="20"/>
                <w:szCs w:val="20"/>
              </w:rPr>
              <w:pPrChange w:id="363" w:author="Indria Mukti Efayanti" w:date="2024-12-20T12:12:00Z" w16du:dateUtc="2024-12-20T05:12: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del w:id="364" w:author="Indria Mukti Efayanti" w:date="2024-12-31T11:48:00Z" w16du:dateUtc="2024-12-31T04:48:00Z">
              <w:r w:rsidRPr="008915FD" w:rsidDel="003237CE">
                <w:rPr>
                  <w:rFonts w:cstheme="minorHAnsi"/>
                  <w:sz w:val="20"/>
                  <w:szCs w:val="20"/>
                </w:rPr>
                <w:delText>Apabila</w:delText>
              </w:r>
              <w:r w:rsidRPr="008915FD" w:rsidDel="003237CE">
                <w:rPr>
                  <w:rFonts w:cstheme="minorHAnsi"/>
                  <w:spacing w:val="-8"/>
                  <w:sz w:val="20"/>
                  <w:szCs w:val="20"/>
                </w:rPr>
                <w:delText xml:space="preserve"> </w:delText>
              </w:r>
              <w:r w:rsidRPr="008915FD" w:rsidDel="003237CE">
                <w:rPr>
                  <w:rFonts w:cstheme="minorHAnsi"/>
                  <w:sz w:val="20"/>
                  <w:szCs w:val="20"/>
                </w:rPr>
                <w:delText>Tertanggung</w:delText>
              </w:r>
              <w:r w:rsidRPr="008915FD" w:rsidDel="003237CE">
                <w:rPr>
                  <w:rFonts w:cstheme="minorHAnsi"/>
                  <w:spacing w:val="-9"/>
                  <w:sz w:val="20"/>
                  <w:szCs w:val="20"/>
                </w:rPr>
                <w:delText xml:space="preserve"> </w:delText>
              </w:r>
              <w:r w:rsidRPr="008915FD" w:rsidDel="003237CE">
                <w:rPr>
                  <w:rFonts w:cstheme="minorHAnsi"/>
                  <w:sz w:val="20"/>
                  <w:szCs w:val="20"/>
                </w:rPr>
                <w:delText>terdiagnosa</w:delText>
              </w:r>
              <w:r w:rsidRPr="008915FD" w:rsidDel="003237CE">
                <w:rPr>
                  <w:rFonts w:cstheme="minorHAnsi"/>
                  <w:spacing w:val="-8"/>
                  <w:sz w:val="20"/>
                  <w:szCs w:val="20"/>
                </w:rPr>
                <w:delText xml:space="preserve"> </w:delText>
              </w:r>
              <w:r w:rsidRPr="008915FD" w:rsidDel="003237CE">
                <w:rPr>
                  <w:rFonts w:cstheme="minorHAnsi"/>
                  <w:sz w:val="20"/>
                  <w:szCs w:val="20"/>
                </w:rPr>
                <w:delText>dan</w:delText>
              </w:r>
              <w:r w:rsidRPr="008915FD" w:rsidDel="003237CE">
                <w:rPr>
                  <w:rFonts w:cstheme="minorHAnsi"/>
                  <w:spacing w:val="-10"/>
                  <w:sz w:val="20"/>
                  <w:szCs w:val="20"/>
                </w:rPr>
                <w:delText xml:space="preserve"> </w:delText>
              </w:r>
              <w:r w:rsidRPr="008915FD" w:rsidDel="003237CE">
                <w:rPr>
                  <w:rFonts w:cstheme="minorHAnsi"/>
                  <w:sz w:val="20"/>
                  <w:szCs w:val="20"/>
                </w:rPr>
                <w:delText>dinyatakan</w:delText>
              </w:r>
              <w:r w:rsidRPr="008915FD" w:rsidDel="003237CE">
                <w:rPr>
                  <w:rFonts w:cstheme="minorHAnsi"/>
                  <w:spacing w:val="-8"/>
                  <w:sz w:val="20"/>
                  <w:szCs w:val="20"/>
                </w:rPr>
                <w:delText xml:space="preserve"> </w:delText>
              </w:r>
              <w:r w:rsidRPr="008915FD" w:rsidDel="003237CE">
                <w:rPr>
                  <w:rFonts w:cstheme="minorHAnsi"/>
                  <w:sz w:val="20"/>
                  <w:szCs w:val="20"/>
                </w:rPr>
                <w:delText>menderita</w:delText>
              </w:r>
              <w:r w:rsidRPr="008915FD" w:rsidDel="003237CE">
                <w:rPr>
                  <w:rFonts w:cstheme="minorHAnsi"/>
                  <w:spacing w:val="-8"/>
                  <w:sz w:val="20"/>
                  <w:szCs w:val="20"/>
                </w:rPr>
                <w:delText xml:space="preserve"> </w:delText>
              </w:r>
              <w:r w:rsidRPr="008915FD" w:rsidDel="003237CE">
                <w:rPr>
                  <w:rFonts w:cstheme="minorHAnsi"/>
                  <w:sz w:val="20"/>
                  <w:szCs w:val="20"/>
                </w:rPr>
                <w:delText>salah</w:delText>
              </w:r>
              <w:r w:rsidRPr="008915FD" w:rsidDel="003237CE">
                <w:rPr>
                  <w:rFonts w:cstheme="minorHAnsi"/>
                  <w:spacing w:val="-8"/>
                  <w:sz w:val="20"/>
                  <w:szCs w:val="20"/>
                </w:rPr>
                <w:delText xml:space="preserve"> </w:delText>
              </w:r>
              <w:r w:rsidRPr="008915FD" w:rsidDel="003237CE">
                <w:rPr>
                  <w:rFonts w:cstheme="minorHAnsi"/>
                  <w:sz w:val="20"/>
                  <w:szCs w:val="20"/>
                </w:rPr>
                <w:delText>satu</w:delText>
              </w:r>
              <w:r w:rsidRPr="008915FD" w:rsidDel="003237CE">
                <w:rPr>
                  <w:rFonts w:cstheme="minorHAnsi"/>
                  <w:spacing w:val="-8"/>
                  <w:sz w:val="20"/>
                  <w:szCs w:val="20"/>
                </w:rPr>
                <w:delText xml:space="preserve"> </w:delText>
              </w:r>
              <w:r w:rsidRPr="008915FD" w:rsidDel="003237CE">
                <w:rPr>
                  <w:rFonts w:cstheme="minorHAnsi"/>
                  <w:sz w:val="20"/>
                  <w:szCs w:val="20"/>
                </w:rPr>
                <w:delText>Penyakit</w:delText>
              </w:r>
              <w:r w:rsidRPr="008915FD" w:rsidDel="003237CE">
                <w:rPr>
                  <w:rFonts w:cstheme="minorHAnsi"/>
                  <w:spacing w:val="-8"/>
                  <w:sz w:val="20"/>
                  <w:szCs w:val="20"/>
                </w:rPr>
                <w:delText xml:space="preserve"> </w:delText>
              </w:r>
              <w:r w:rsidRPr="008915FD" w:rsidDel="003237CE">
                <w:rPr>
                  <w:rFonts w:cstheme="minorHAnsi"/>
                  <w:sz w:val="20"/>
                  <w:szCs w:val="20"/>
                </w:rPr>
                <w:delText>Kritis</w:delText>
              </w:r>
              <w:r w:rsidRPr="008915FD" w:rsidDel="003237CE">
                <w:rPr>
                  <w:rFonts w:cstheme="minorHAnsi"/>
                  <w:spacing w:val="-8"/>
                  <w:sz w:val="20"/>
                  <w:szCs w:val="20"/>
                </w:rPr>
                <w:delText xml:space="preserve"> </w:delText>
              </w:r>
              <w:r w:rsidRPr="008915FD" w:rsidDel="003237CE">
                <w:rPr>
                  <w:rFonts w:cstheme="minorHAnsi"/>
                  <w:sz w:val="20"/>
                  <w:szCs w:val="20"/>
                </w:rPr>
                <w:delText>pada</w:delText>
              </w:r>
              <w:r w:rsidRPr="008915FD" w:rsidDel="003237CE">
                <w:rPr>
                  <w:rFonts w:cstheme="minorHAnsi"/>
                  <w:spacing w:val="-8"/>
                  <w:sz w:val="20"/>
                  <w:szCs w:val="20"/>
                </w:rPr>
                <w:delText xml:space="preserve"> </w:delText>
              </w:r>
              <w:r w:rsidRPr="008915FD" w:rsidDel="003237CE">
                <w:rPr>
                  <w:rFonts w:cstheme="minorHAnsi"/>
                  <w:sz w:val="20"/>
                  <w:szCs w:val="20"/>
                </w:rPr>
                <w:delText>Tahap</w:delText>
              </w:r>
              <w:r w:rsidRPr="008915FD" w:rsidDel="003237CE">
                <w:rPr>
                  <w:rFonts w:cstheme="minorHAnsi"/>
                  <w:spacing w:val="-7"/>
                  <w:sz w:val="20"/>
                  <w:szCs w:val="20"/>
                </w:rPr>
                <w:delText xml:space="preserve"> </w:delText>
              </w:r>
              <w:r w:rsidRPr="008915FD" w:rsidDel="003237CE">
                <w:rPr>
                  <w:rFonts w:cstheme="minorHAnsi"/>
                  <w:sz w:val="20"/>
                  <w:szCs w:val="20"/>
                </w:rPr>
                <w:delText>Akhir sebagaimana tersebut pada lampiran asuransi tambahan penyakit kritis, maka akan dibayarkan maksimal sebesar 100% (seratus perseratus) Uang Pertanggungan dan dapat klaim hanya 1 kali, dan selanjutnya pertanggungan Asuransi Tambahan ini dinyatakan berakhir.</w:delText>
              </w:r>
            </w:del>
          </w:p>
          <w:p w14:paraId="62F25293" w14:textId="77777777" w:rsidR="009464E5" w:rsidRPr="008915FD" w:rsidRDefault="009464E5">
            <w:pPr>
              <w:pStyle w:val="ListParagraph"/>
              <w:widowControl w:val="0"/>
              <w:numPr>
                <w:ilvl w:val="1"/>
                <w:numId w:val="67"/>
              </w:numPr>
              <w:tabs>
                <w:tab w:val="left" w:pos="1094"/>
              </w:tabs>
              <w:autoSpaceDE w:val="0"/>
              <w:autoSpaceDN w:val="0"/>
              <w:ind w:left="1080"/>
              <w:contextualSpacing w:val="0"/>
              <w:rPr>
                <w:ins w:id="365" w:author="Indria Mukti Efayanti" w:date="2024-12-20T10:47:00Z" w16du:dateUtc="2024-12-20T03:47:00Z"/>
                <w:rFonts w:cstheme="minorHAnsi"/>
                <w:sz w:val="20"/>
                <w:szCs w:val="20"/>
              </w:rPr>
              <w:pPrChange w:id="366" w:author="Indria Mukti Efayanti" w:date="2024-12-20T12:12:00Z" w16du:dateUtc="2024-12-20T05:12: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ins w:id="367" w:author="Indria Mukti Efayanti" w:date="2024-12-20T10:47:00Z" w16du:dateUtc="2024-12-20T03:47:00Z">
              <w:r w:rsidRPr="008915FD">
                <w:rPr>
                  <w:rFonts w:cstheme="minorHAnsi"/>
                  <w:sz w:val="20"/>
                  <w:szCs w:val="20"/>
                </w:rPr>
                <w:t xml:space="preserve">Manfaat </w:t>
              </w:r>
            </w:ins>
            <w:ins w:id="368" w:author="Aswin Nabila" w:date="2026-03-30T15:53:00Z" w16du:dateUtc="2026-03-30T08:53:00Z">
              <w:r w:rsidR="00AE31AF" w:rsidRPr="00AE31AF">
                <w:rPr>
                  <w:sz w:val="20"/>
                  <w:highlight w:val="green"/>
                  <w:rPrChange w:id="369" w:author="Aswin Nabila" w:date="2026-03-30T15:53:00Z" w16du:dateUtc="2026-03-30T08:53:00Z">
                    <w:rPr>
                      <w:sz w:val="20"/>
                    </w:rPr>
                  </w:rPrChange>
                </w:rPr>
                <w:t>a</w:t>
              </w:r>
            </w:ins>
            <w:ins w:id="370" w:author="Indria Mukti Efayanti" w:date="2025-01-17T16:18:00Z" w16du:dateUtc="2025-01-17T09:18:00Z">
              <w:del w:id="371" w:author="Aswin Nabila" w:date="2026-03-30T15:53:00Z" w16du:dateUtc="2026-03-30T08:53:00Z">
                <w:r w:rsidR="00711EA2" w:rsidRPr="008915FD" w:rsidDel="00AE31AF">
                  <w:rPr>
                    <w:sz w:val="20"/>
                  </w:rPr>
                  <w:delText>A</w:delText>
                </w:r>
              </w:del>
              <w:r w:rsidR="00711EA2" w:rsidRPr="008915FD">
                <w:rPr>
                  <w:sz w:val="20"/>
                </w:rPr>
                <w:t xml:space="preserve">ngioplasti, perawatan </w:t>
              </w:r>
            </w:ins>
            <w:ins w:id="372" w:author="Aswin Nabila" w:date="2026-03-30T15:53:00Z" w16du:dateUtc="2026-03-30T08:53:00Z">
              <w:r w:rsidR="00AE31AF" w:rsidRPr="00AE31AF">
                <w:rPr>
                  <w:sz w:val="20"/>
                  <w:highlight w:val="green"/>
                  <w:rPrChange w:id="373" w:author="Aswin Nabila" w:date="2026-03-30T15:53:00Z" w16du:dateUtc="2026-03-30T08:53:00Z">
                    <w:rPr>
                      <w:sz w:val="20"/>
                    </w:rPr>
                  </w:rPrChange>
                </w:rPr>
                <w:t>l</w:t>
              </w:r>
            </w:ins>
            <w:ins w:id="374" w:author="Indria Mukti Efayanti" w:date="2025-01-17T16:18:00Z" w16du:dateUtc="2025-01-17T09:18:00Z">
              <w:del w:id="375" w:author="Aswin Nabila" w:date="2026-03-30T15:53:00Z" w16du:dateUtc="2026-03-30T08:53:00Z">
                <w:r w:rsidR="00711EA2" w:rsidRPr="008915FD" w:rsidDel="00AE31AF">
                  <w:rPr>
                    <w:sz w:val="20"/>
                  </w:rPr>
                  <w:delText>L</w:delText>
                </w:r>
              </w:del>
              <w:r w:rsidR="00711EA2" w:rsidRPr="008915FD">
                <w:rPr>
                  <w:sz w:val="20"/>
                </w:rPr>
                <w:t>aser</w:t>
              </w:r>
            </w:ins>
            <w:ins w:id="376" w:author="Aswin Nabila" w:date="2026-03-30T15:53:00Z" w16du:dateUtc="2026-03-30T08:53:00Z">
              <w:r w:rsidR="00AE31AF" w:rsidRPr="00AE31AF">
                <w:rPr>
                  <w:sz w:val="20"/>
                  <w:highlight w:val="green"/>
                  <w:rPrChange w:id="377" w:author="Aswin Nabila" w:date="2026-03-30T15:53:00Z" w16du:dateUtc="2026-03-30T08:53:00Z">
                    <w:rPr>
                      <w:sz w:val="20"/>
                    </w:rPr>
                  </w:rPrChange>
                </w:rPr>
                <w:t>,</w:t>
              </w:r>
            </w:ins>
            <w:ins w:id="378" w:author="Indria Mukti Efayanti" w:date="2025-01-17T16:18:00Z" w16du:dateUtc="2025-01-17T09:18:00Z">
              <w:r w:rsidR="00711EA2" w:rsidRPr="008915FD">
                <w:rPr>
                  <w:sz w:val="20"/>
                </w:rPr>
                <w:t xml:space="preserve"> atau </w:t>
              </w:r>
            </w:ins>
            <w:ins w:id="379" w:author="Aswin Nabila" w:date="2026-03-30T15:53:00Z" w16du:dateUtc="2026-03-30T08:53:00Z">
              <w:r w:rsidR="00AE31AF" w:rsidRPr="00AE31AF">
                <w:rPr>
                  <w:sz w:val="20"/>
                  <w:highlight w:val="green"/>
                  <w:rPrChange w:id="380" w:author="Aswin Nabila" w:date="2026-03-30T15:53:00Z" w16du:dateUtc="2026-03-30T08:53:00Z">
                    <w:rPr>
                      <w:sz w:val="20"/>
                    </w:rPr>
                  </w:rPrChange>
                </w:rPr>
                <w:t>a</w:t>
              </w:r>
            </w:ins>
            <w:ins w:id="381" w:author="Indria Mukti Efayanti" w:date="2025-01-17T16:18:00Z" w16du:dateUtc="2025-01-17T09:18:00Z">
              <w:del w:id="382" w:author="Aswin Nabila" w:date="2026-03-30T15:53:00Z" w16du:dateUtc="2026-03-30T08:53:00Z">
                <w:r w:rsidR="00711EA2" w:rsidRPr="008915FD" w:rsidDel="00AE31AF">
                  <w:rPr>
                    <w:sz w:val="20"/>
                  </w:rPr>
                  <w:delText>A</w:delText>
                </w:r>
              </w:del>
              <w:r w:rsidR="00711EA2" w:rsidRPr="008915FD">
                <w:rPr>
                  <w:sz w:val="20"/>
                </w:rPr>
                <w:t xml:space="preserve">rteri koroner </w:t>
              </w:r>
            </w:ins>
            <w:ins w:id="383" w:author="Indria Mukti Efayanti" w:date="2024-12-20T10:47:00Z" w16du:dateUtc="2024-12-20T03:47:00Z">
              <w:r w:rsidRPr="008915FD">
                <w:rPr>
                  <w:rFonts w:cstheme="minorHAnsi"/>
                  <w:sz w:val="20"/>
                  <w:szCs w:val="20"/>
                </w:rPr>
                <w:t>akan dibayarkan dengan kondisi seperti di bawah:</w:t>
              </w:r>
            </w:ins>
          </w:p>
          <w:p w14:paraId="0556CED6" w14:textId="77777777" w:rsidR="009464E5" w:rsidRPr="008915FD" w:rsidDel="00E10ECC" w:rsidRDefault="009464E5">
            <w:pPr>
              <w:pStyle w:val="ListParagraph"/>
              <w:widowControl w:val="0"/>
              <w:numPr>
                <w:ilvl w:val="1"/>
                <w:numId w:val="68"/>
              </w:numPr>
              <w:tabs>
                <w:tab w:val="left" w:pos="1094"/>
              </w:tabs>
              <w:autoSpaceDE w:val="0"/>
              <w:autoSpaceDN w:val="0"/>
              <w:contextualSpacing w:val="0"/>
              <w:rPr>
                <w:del w:id="384" w:author="Indria Mukti Efayanti" w:date="2024-12-20T10:47:00Z" w16du:dateUtc="2024-12-20T03:47:00Z"/>
                <w:rFonts w:cstheme="minorHAnsi"/>
                <w:sz w:val="20"/>
                <w:szCs w:val="20"/>
              </w:rPr>
              <w:pPrChange w:id="385" w:author="Indria Mukti Efayanti" w:date="2024-12-20T12:12:00Z" w16du:dateUtc="2024-12-20T05:12:00Z">
                <w:pPr>
                  <w:pStyle w:val="ListParagraph"/>
                  <w:widowControl w:val="0"/>
                  <w:numPr>
                    <w:ilvl w:val="1"/>
                    <w:numId w:val="67"/>
                  </w:numPr>
                  <w:tabs>
                    <w:tab w:val="left" w:pos="1094"/>
                  </w:tabs>
                  <w:autoSpaceDE w:val="0"/>
                  <w:autoSpaceDN w:val="0"/>
                  <w:spacing w:before="37" w:line="276" w:lineRule="auto"/>
                  <w:ind w:left="1080" w:hanging="360"/>
                  <w:contextualSpacing w:val="0"/>
                </w:pPr>
              </w:pPrChange>
            </w:pPr>
            <w:del w:id="386" w:author="Indria Mukti Efayanti" w:date="2024-12-20T10:47:00Z" w16du:dateUtc="2024-12-20T03:47:00Z">
              <w:r w:rsidRPr="008915FD" w:rsidDel="00E10ECC">
                <w:rPr>
                  <w:rFonts w:cstheme="minorHAnsi"/>
                  <w:sz w:val="20"/>
                  <w:szCs w:val="20"/>
                </w:rPr>
                <w:delText>Manfaat</w:delText>
              </w:r>
              <w:r w:rsidRPr="008915FD" w:rsidDel="00E10ECC">
                <w:rPr>
                  <w:rFonts w:cstheme="minorHAnsi"/>
                  <w:spacing w:val="-8"/>
                  <w:sz w:val="20"/>
                  <w:szCs w:val="20"/>
                </w:rPr>
                <w:delText xml:space="preserve"> </w:delText>
              </w:r>
              <w:r w:rsidRPr="008915FD" w:rsidDel="00E10ECC">
                <w:rPr>
                  <w:rFonts w:cstheme="minorHAnsi"/>
                  <w:sz w:val="20"/>
                  <w:szCs w:val="20"/>
                </w:rPr>
                <w:delText>Angioplasti,</w:delText>
              </w:r>
              <w:r w:rsidRPr="008915FD" w:rsidDel="00E10ECC">
                <w:rPr>
                  <w:rFonts w:cstheme="minorHAnsi"/>
                  <w:spacing w:val="-4"/>
                  <w:sz w:val="20"/>
                  <w:szCs w:val="20"/>
                </w:rPr>
                <w:delText xml:space="preserve"> </w:delText>
              </w:r>
              <w:r w:rsidRPr="008915FD" w:rsidDel="00E10ECC">
                <w:rPr>
                  <w:rFonts w:cstheme="minorHAnsi"/>
                  <w:i/>
                  <w:sz w:val="20"/>
                  <w:szCs w:val="20"/>
                </w:rPr>
                <w:delText>Laser</w:delText>
              </w:r>
              <w:r w:rsidRPr="008915FD" w:rsidDel="00E10ECC">
                <w:rPr>
                  <w:rFonts w:cstheme="minorHAnsi"/>
                  <w:i/>
                  <w:spacing w:val="-9"/>
                  <w:sz w:val="20"/>
                  <w:szCs w:val="20"/>
                </w:rPr>
                <w:delText xml:space="preserve"> </w:delText>
              </w:r>
              <w:r w:rsidRPr="008915FD" w:rsidDel="00E10ECC">
                <w:rPr>
                  <w:rFonts w:cstheme="minorHAnsi"/>
                  <w:i/>
                  <w:sz w:val="20"/>
                  <w:szCs w:val="20"/>
                </w:rPr>
                <w:delText>Treatment</w:delText>
              </w:r>
              <w:r w:rsidRPr="008915FD" w:rsidDel="00E10ECC">
                <w:rPr>
                  <w:rFonts w:cstheme="minorHAnsi"/>
                  <w:i/>
                  <w:spacing w:val="-5"/>
                  <w:sz w:val="20"/>
                  <w:szCs w:val="20"/>
                </w:rPr>
                <w:delText xml:space="preserve"> </w:delText>
              </w:r>
              <w:r w:rsidRPr="008915FD" w:rsidDel="00E10ECC">
                <w:rPr>
                  <w:rFonts w:cstheme="minorHAnsi"/>
                  <w:sz w:val="20"/>
                  <w:szCs w:val="20"/>
                </w:rPr>
                <w:delText>atau</w:delText>
              </w:r>
              <w:r w:rsidRPr="008915FD" w:rsidDel="00E10ECC">
                <w:rPr>
                  <w:rFonts w:cstheme="minorHAnsi"/>
                  <w:spacing w:val="-7"/>
                  <w:sz w:val="20"/>
                  <w:szCs w:val="20"/>
                </w:rPr>
                <w:delText xml:space="preserve"> </w:delText>
              </w:r>
              <w:r w:rsidRPr="008915FD" w:rsidDel="00E10ECC">
                <w:rPr>
                  <w:rFonts w:cstheme="minorHAnsi"/>
                  <w:i/>
                  <w:sz w:val="20"/>
                  <w:szCs w:val="20"/>
                </w:rPr>
                <w:delText>Coronary</w:delText>
              </w:r>
              <w:r w:rsidRPr="008915FD" w:rsidDel="00E10ECC">
                <w:rPr>
                  <w:rFonts w:cstheme="minorHAnsi"/>
                  <w:i/>
                  <w:spacing w:val="-8"/>
                  <w:sz w:val="20"/>
                  <w:szCs w:val="20"/>
                </w:rPr>
                <w:delText xml:space="preserve"> </w:delText>
              </w:r>
              <w:r w:rsidRPr="008915FD" w:rsidDel="00E10ECC">
                <w:rPr>
                  <w:rFonts w:cstheme="minorHAnsi"/>
                  <w:i/>
                  <w:sz w:val="20"/>
                  <w:szCs w:val="20"/>
                </w:rPr>
                <w:delText>Atherectomy</w:delText>
              </w:r>
              <w:r w:rsidRPr="008915FD" w:rsidDel="00E10ECC">
                <w:rPr>
                  <w:rFonts w:cstheme="minorHAnsi"/>
                  <w:i/>
                  <w:spacing w:val="-4"/>
                  <w:sz w:val="20"/>
                  <w:szCs w:val="20"/>
                </w:rPr>
                <w:delText xml:space="preserve"> </w:delText>
              </w:r>
              <w:r w:rsidRPr="008915FD" w:rsidDel="00E10ECC">
                <w:rPr>
                  <w:rFonts w:cstheme="minorHAnsi"/>
                  <w:sz w:val="20"/>
                  <w:szCs w:val="20"/>
                </w:rPr>
                <w:delText>akan</w:delText>
              </w:r>
              <w:r w:rsidRPr="008915FD" w:rsidDel="00E10ECC">
                <w:rPr>
                  <w:rFonts w:cstheme="minorHAnsi"/>
                  <w:spacing w:val="-8"/>
                  <w:sz w:val="20"/>
                  <w:szCs w:val="20"/>
                </w:rPr>
                <w:delText xml:space="preserve"> </w:delText>
              </w:r>
              <w:r w:rsidRPr="008915FD" w:rsidDel="00E10ECC">
                <w:rPr>
                  <w:rFonts w:cstheme="minorHAnsi"/>
                  <w:spacing w:val="-2"/>
                  <w:sz w:val="20"/>
                  <w:szCs w:val="20"/>
                </w:rPr>
                <w:delText>dibayarkan:</w:delText>
              </w:r>
            </w:del>
          </w:p>
          <w:p w14:paraId="6E499DC3" w14:textId="77777777" w:rsidR="009464E5" w:rsidRPr="008915FD" w:rsidRDefault="009464E5">
            <w:pPr>
              <w:pStyle w:val="ListParagraph"/>
              <w:widowControl w:val="0"/>
              <w:numPr>
                <w:ilvl w:val="2"/>
                <w:numId w:val="68"/>
              </w:numPr>
              <w:tabs>
                <w:tab w:val="left" w:pos="1519"/>
              </w:tabs>
              <w:autoSpaceDE w:val="0"/>
              <w:autoSpaceDN w:val="0"/>
              <w:ind w:left="1440"/>
              <w:contextualSpacing w:val="0"/>
              <w:rPr>
                <w:rFonts w:cstheme="minorHAnsi"/>
                <w:sz w:val="20"/>
                <w:szCs w:val="20"/>
              </w:rPr>
              <w:pPrChange w:id="387" w:author="Indria Mukti Efayanti" w:date="2024-12-20T12:12:00Z" w16du:dateUtc="2024-12-20T05:12:00Z">
                <w:pPr>
                  <w:pStyle w:val="ListParagraph"/>
                  <w:widowControl w:val="0"/>
                  <w:numPr>
                    <w:ilvl w:val="2"/>
                    <w:numId w:val="68"/>
                  </w:numPr>
                  <w:tabs>
                    <w:tab w:val="left" w:pos="1519"/>
                  </w:tabs>
                  <w:autoSpaceDE w:val="0"/>
                  <w:autoSpaceDN w:val="0"/>
                  <w:spacing w:before="37" w:line="276" w:lineRule="auto"/>
                  <w:ind w:left="1440" w:hanging="360"/>
                  <w:contextualSpacing w:val="0"/>
                </w:pPr>
              </w:pPrChange>
            </w:pPr>
            <w:r w:rsidRPr="008915FD">
              <w:rPr>
                <w:rFonts w:cstheme="minorHAnsi"/>
                <w:sz w:val="20"/>
                <w:szCs w:val="20"/>
              </w:rPr>
              <w:t>Sebesar</w:t>
            </w:r>
            <w:r w:rsidRPr="008915FD">
              <w:rPr>
                <w:rFonts w:cstheme="minorHAnsi"/>
                <w:spacing w:val="-11"/>
                <w:sz w:val="20"/>
                <w:szCs w:val="20"/>
              </w:rPr>
              <w:t xml:space="preserve"> </w:t>
            </w:r>
            <w:r w:rsidRPr="008915FD">
              <w:rPr>
                <w:rFonts w:cstheme="minorHAnsi"/>
                <w:sz w:val="20"/>
                <w:szCs w:val="20"/>
              </w:rPr>
              <w:t>maksimum</w:t>
            </w:r>
            <w:r w:rsidRPr="008915FD">
              <w:rPr>
                <w:rFonts w:cstheme="minorHAnsi"/>
                <w:spacing w:val="-12"/>
                <w:sz w:val="20"/>
                <w:szCs w:val="20"/>
              </w:rPr>
              <w:t xml:space="preserve"> </w:t>
            </w:r>
            <w:r w:rsidRPr="008915FD">
              <w:rPr>
                <w:rFonts w:cstheme="minorHAnsi"/>
                <w:sz w:val="20"/>
                <w:szCs w:val="20"/>
              </w:rPr>
              <w:t>25%</w:t>
            </w:r>
            <w:r w:rsidRPr="008915FD">
              <w:rPr>
                <w:rFonts w:cstheme="minorHAnsi"/>
                <w:spacing w:val="-11"/>
                <w:sz w:val="20"/>
                <w:szCs w:val="20"/>
              </w:rPr>
              <w:t xml:space="preserve"> </w:t>
            </w:r>
            <w:r w:rsidRPr="008915FD">
              <w:rPr>
                <w:rFonts w:cstheme="minorHAnsi"/>
                <w:sz w:val="20"/>
                <w:szCs w:val="20"/>
              </w:rPr>
              <w:t>(dua</w:t>
            </w:r>
            <w:r w:rsidRPr="008915FD">
              <w:rPr>
                <w:rFonts w:cstheme="minorHAnsi"/>
                <w:spacing w:val="-8"/>
                <w:sz w:val="20"/>
                <w:szCs w:val="20"/>
              </w:rPr>
              <w:t xml:space="preserve"> </w:t>
            </w:r>
            <w:r w:rsidRPr="008915FD">
              <w:rPr>
                <w:rFonts w:cstheme="minorHAnsi"/>
                <w:sz w:val="20"/>
                <w:szCs w:val="20"/>
              </w:rPr>
              <w:t>puluh</w:t>
            </w:r>
            <w:r w:rsidRPr="008915FD">
              <w:rPr>
                <w:rFonts w:cstheme="minorHAnsi"/>
                <w:spacing w:val="-11"/>
                <w:sz w:val="20"/>
                <w:szCs w:val="20"/>
              </w:rPr>
              <w:t xml:space="preserve"> </w:t>
            </w:r>
            <w:r w:rsidRPr="008915FD">
              <w:rPr>
                <w:rFonts w:cstheme="minorHAnsi"/>
                <w:sz w:val="20"/>
                <w:szCs w:val="20"/>
              </w:rPr>
              <w:t>lima</w:t>
            </w:r>
            <w:r w:rsidRPr="008915FD">
              <w:rPr>
                <w:rFonts w:cstheme="minorHAnsi"/>
                <w:spacing w:val="-11"/>
                <w:sz w:val="20"/>
                <w:szCs w:val="20"/>
              </w:rPr>
              <w:t xml:space="preserve"> </w:t>
            </w:r>
            <w:r w:rsidRPr="008915FD">
              <w:rPr>
                <w:rFonts w:cstheme="minorHAnsi"/>
                <w:sz w:val="20"/>
                <w:szCs w:val="20"/>
              </w:rPr>
              <w:t>perseratus)</w:t>
            </w:r>
            <w:r w:rsidRPr="008915FD">
              <w:rPr>
                <w:rFonts w:cstheme="minorHAnsi"/>
                <w:spacing w:val="-12"/>
                <w:sz w:val="20"/>
                <w:szCs w:val="20"/>
              </w:rPr>
              <w:t xml:space="preserve"> </w:t>
            </w:r>
            <w:r w:rsidRPr="008915FD">
              <w:rPr>
                <w:rFonts w:cstheme="minorHAnsi"/>
                <w:sz w:val="20"/>
                <w:szCs w:val="20"/>
              </w:rPr>
              <w:t>Uang</w:t>
            </w:r>
            <w:r w:rsidRPr="008915FD">
              <w:rPr>
                <w:rFonts w:cstheme="minorHAnsi"/>
                <w:spacing w:val="-10"/>
                <w:sz w:val="20"/>
                <w:szCs w:val="20"/>
              </w:rPr>
              <w:t xml:space="preserve"> </w:t>
            </w:r>
            <w:r w:rsidRPr="008915FD">
              <w:rPr>
                <w:rFonts w:cstheme="minorHAnsi"/>
                <w:sz w:val="20"/>
                <w:szCs w:val="20"/>
              </w:rPr>
              <w:t>Pertanggungan</w:t>
            </w:r>
            <w:r w:rsidRPr="008915FD">
              <w:rPr>
                <w:rFonts w:cstheme="minorHAnsi"/>
                <w:spacing w:val="-10"/>
                <w:sz w:val="20"/>
                <w:szCs w:val="20"/>
              </w:rPr>
              <w:t xml:space="preserve"> </w:t>
            </w:r>
            <w:r w:rsidRPr="008915FD">
              <w:rPr>
                <w:rFonts w:cstheme="minorHAnsi"/>
                <w:sz w:val="20"/>
                <w:szCs w:val="20"/>
              </w:rPr>
              <w:t>dari</w:t>
            </w:r>
            <w:r w:rsidRPr="008915FD">
              <w:rPr>
                <w:rFonts w:cstheme="minorHAnsi"/>
                <w:spacing w:val="-11"/>
                <w:sz w:val="20"/>
                <w:szCs w:val="20"/>
              </w:rPr>
              <w:t xml:space="preserve"> </w:t>
            </w:r>
            <w:r w:rsidRPr="008915FD">
              <w:rPr>
                <w:rFonts w:cstheme="minorHAnsi"/>
                <w:sz w:val="20"/>
                <w:szCs w:val="20"/>
              </w:rPr>
              <w:t>Asuransi</w:t>
            </w:r>
            <w:r w:rsidRPr="008915FD">
              <w:rPr>
                <w:rFonts w:cstheme="minorHAnsi"/>
                <w:spacing w:val="-11"/>
                <w:sz w:val="20"/>
                <w:szCs w:val="20"/>
              </w:rPr>
              <w:t xml:space="preserve"> </w:t>
            </w:r>
            <w:r w:rsidRPr="008915FD">
              <w:rPr>
                <w:rFonts w:cstheme="minorHAnsi"/>
                <w:sz w:val="20"/>
                <w:szCs w:val="20"/>
              </w:rPr>
              <w:t>Tambahan ini</w:t>
            </w:r>
            <w:r w:rsidRPr="008915FD">
              <w:rPr>
                <w:rFonts w:cstheme="minorHAnsi"/>
                <w:spacing w:val="-12"/>
                <w:sz w:val="20"/>
                <w:szCs w:val="20"/>
              </w:rPr>
              <w:t xml:space="preserve"> </w:t>
            </w:r>
            <w:r w:rsidRPr="008915FD">
              <w:rPr>
                <w:rFonts w:cstheme="minorHAnsi"/>
                <w:sz w:val="20"/>
                <w:szCs w:val="20"/>
              </w:rPr>
              <w:t>dan</w:t>
            </w:r>
            <w:r w:rsidRPr="008915FD">
              <w:rPr>
                <w:rFonts w:cstheme="minorHAnsi"/>
                <w:spacing w:val="-11"/>
                <w:sz w:val="20"/>
                <w:szCs w:val="20"/>
              </w:rPr>
              <w:t xml:space="preserve"> </w:t>
            </w:r>
            <w:r w:rsidRPr="008915FD">
              <w:rPr>
                <w:rFonts w:cstheme="minorHAnsi"/>
                <w:b/>
                <w:bCs/>
                <w:sz w:val="20"/>
                <w:szCs w:val="20"/>
                <w:rPrChange w:id="388" w:author="Indria Mukti Efayanti" w:date="2025-04-25T17:01:00Z" w16du:dateUtc="2025-04-25T10:01:00Z">
                  <w:rPr>
                    <w:rFonts w:cstheme="minorHAnsi"/>
                    <w:sz w:val="20"/>
                    <w:szCs w:val="20"/>
                  </w:rPr>
                </w:rPrChange>
              </w:rPr>
              <w:t>tidak</w:t>
            </w:r>
            <w:r w:rsidRPr="008915FD">
              <w:rPr>
                <w:rFonts w:cstheme="minorHAnsi"/>
                <w:b/>
                <w:bCs/>
                <w:spacing w:val="-11"/>
                <w:sz w:val="20"/>
                <w:szCs w:val="20"/>
                <w:rPrChange w:id="389" w:author="Indria Mukti Efayanti" w:date="2025-04-25T17:01:00Z" w16du:dateUtc="2025-04-25T10:01:00Z">
                  <w:rPr>
                    <w:rFonts w:cstheme="minorHAnsi"/>
                    <w:spacing w:val="-11"/>
                    <w:sz w:val="20"/>
                    <w:szCs w:val="20"/>
                  </w:rPr>
                </w:rPrChange>
              </w:rPr>
              <w:t xml:space="preserve"> </w:t>
            </w:r>
            <w:r w:rsidRPr="008915FD">
              <w:rPr>
                <w:rFonts w:cstheme="minorHAnsi"/>
                <w:b/>
                <w:bCs/>
                <w:sz w:val="20"/>
                <w:szCs w:val="20"/>
                <w:rPrChange w:id="390" w:author="Indria Mukti Efayanti" w:date="2025-04-25T17:01:00Z" w16du:dateUtc="2025-04-25T10:01:00Z">
                  <w:rPr>
                    <w:rFonts w:cstheme="minorHAnsi"/>
                    <w:sz w:val="20"/>
                    <w:szCs w:val="20"/>
                  </w:rPr>
                </w:rPrChange>
              </w:rPr>
              <w:t>melebihi</w:t>
            </w:r>
            <w:r w:rsidRPr="008915FD">
              <w:rPr>
                <w:rFonts w:cstheme="minorHAnsi"/>
                <w:spacing w:val="-12"/>
                <w:sz w:val="20"/>
                <w:szCs w:val="20"/>
              </w:rPr>
              <w:t xml:space="preserve"> </w:t>
            </w:r>
            <w:r w:rsidRPr="008915FD">
              <w:rPr>
                <w:rFonts w:cstheme="minorHAnsi"/>
                <w:b/>
                <w:bCs/>
                <w:sz w:val="20"/>
                <w:szCs w:val="20"/>
                <w:rPrChange w:id="391" w:author="Indria Mukti Efayanti" w:date="2025-04-25T17:01:00Z" w16du:dateUtc="2025-04-25T10:01:00Z">
                  <w:rPr>
                    <w:rFonts w:cstheme="minorHAnsi"/>
                    <w:sz w:val="20"/>
                    <w:szCs w:val="20"/>
                  </w:rPr>
                </w:rPrChange>
              </w:rPr>
              <w:t>Rp</w:t>
            </w:r>
            <w:del w:id="392" w:author="Indria Mukti Efayanti" w:date="2025-01-20T09:28:00Z" w16du:dateUtc="2025-01-20T02:28:00Z">
              <w:r w:rsidRPr="008915FD" w:rsidDel="00AC09CC">
                <w:rPr>
                  <w:rFonts w:cstheme="minorHAnsi"/>
                  <w:b/>
                  <w:bCs/>
                  <w:spacing w:val="-11"/>
                  <w:sz w:val="20"/>
                  <w:szCs w:val="20"/>
                  <w:rPrChange w:id="393" w:author="Indria Mukti Efayanti" w:date="2025-04-25T17:01:00Z" w16du:dateUtc="2025-04-25T10:01:00Z">
                    <w:rPr>
                      <w:rFonts w:cstheme="minorHAnsi"/>
                      <w:spacing w:val="-11"/>
                      <w:sz w:val="20"/>
                      <w:szCs w:val="20"/>
                    </w:rPr>
                  </w:rPrChange>
                </w:rPr>
                <w:delText xml:space="preserve"> </w:delText>
              </w:r>
            </w:del>
            <w:r w:rsidRPr="008915FD">
              <w:rPr>
                <w:rFonts w:cstheme="minorHAnsi"/>
                <w:b/>
                <w:bCs/>
                <w:sz w:val="20"/>
                <w:szCs w:val="20"/>
                <w:rPrChange w:id="394" w:author="Indria Mukti Efayanti" w:date="2025-04-25T17:01:00Z" w16du:dateUtc="2025-04-25T10:01:00Z">
                  <w:rPr>
                    <w:rFonts w:cstheme="minorHAnsi"/>
                    <w:sz w:val="20"/>
                    <w:szCs w:val="20"/>
                  </w:rPr>
                </w:rPrChange>
              </w:rPr>
              <w:t>300.000.000</w:t>
            </w:r>
            <w:r w:rsidRPr="008915FD">
              <w:rPr>
                <w:rFonts w:cstheme="minorHAnsi"/>
                <w:b/>
                <w:bCs/>
                <w:spacing w:val="-11"/>
                <w:sz w:val="20"/>
                <w:szCs w:val="20"/>
                <w:rPrChange w:id="395" w:author="Indria Mukti Efayanti" w:date="2025-04-25T17:01:00Z" w16du:dateUtc="2025-04-25T10:01:00Z">
                  <w:rPr>
                    <w:rFonts w:cstheme="minorHAnsi"/>
                    <w:spacing w:val="-11"/>
                    <w:sz w:val="20"/>
                    <w:szCs w:val="20"/>
                  </w:rPr>
                </w:rPrChange>
              </w:rPr>
              <w:t xml:space="preserve"> </w:t>
            </w:r>
            <w:r w:rsidRPr="008915FD">
              <w:rPr>
                <w:rFonts w:cstheme="minorHAnsi"/>
                <w:b/>
                <w:bCs/>
                <w:sz w:val="20"/>
                <w:szCs w:val="20"/>
                <w:rPrChange w:id="396" w:author="Indria Mukti Efayanti" w:date="2025-04-25T17:01:00Z" w16du:dateUtc="2025-04-25T10:01:00Z">
                  <w:rPr>
                    <w:rFonts w:cstheme="minorHAnsi"/>
                    <w:sz w:val="20"/>
                    <w:szCs w:val="20"/>
                  </w:rPr>
                </w:rPrChange>
              </w:rPr>
              <w:t>(tiga ratus</w:t>
            </w:r>
            <w:r w:rsidRPr="008915FD">
              <w:rPr>
                <w:rFonts w:cstheme="minorHAnsi"/>
                <w:b/>
                <w:bCs/>
                <w:spacing w:val="-10"/>
                <w:sz w:val="20"/>
                <w:szCs w:val="20"/>
                <w:rPrChange w:id="397" w:author="Indria Mukti Efayanti" w:date="2025-04-25T17:01:00Z" w16du:dateUtc="2025-04-25T10:01:00Z">
                  <w:rPr>
                    <w:rFonts w:cstheme="minorHAnsi"/>
                    <w:spacing w:val="-10"/>
                    <w:sz w:val="20"/>
                    <w:szCs w:val="20"/>
                  </w:rPr>
                </w:rPrChange>
              </w:rPr>
              <w:t xml:space="preserve"> </w:t>
            </w:r>
            <w:r w:rsidRPr="008915FD">
              <w:rPr>
                <w:rFonts w:cstheme="minorHAnsi"/>
                <w:b/>
                <w:bCs/>
                <w:sz w:val="20"/>
                <w:szCs w:val="20"/>
                <w:rPrChange w:id="398" w:author="Indria Mukti Efayanti" w:date="2025-04-25T17:01:00Z" w16du:dateUtc="2025-04-25T10:01:00Z">
                  <w:rPr>
                    <w:rFonts w:cstheme="minorHAnsi"/>
                    <w:sz w:val="20"/>
                    <w:szCs w:val="20"/>
                  </w:rPr>
                </w:rPrChange>
              </w:rPr>
              <w:t>juta</w:t>
            </w:r>
            <w:r w:rsidRPr="008915FD">
              <w:rPr>
                <w:rFonts w:cstheme="minorHAnsi"/>
                <w:b/>
                <w:bCs/>
                <w:spacing w:val="-12"/>
                <w:sz w:val="20"/>
                <w:szCs w:val="20"/>
                <w:rPrChange w:id="399" w:author="Indria Mukti Efayanti" w:date="2025-04-25T17:01:00Z" w16du:dateUtc="2025-04-25T10:01:00Z">
                  <w:rPr>
                    <w:rFonts w:cstheme="minorHAnsi"/>
                    <w:spacing w:val="-12"/>
                    <w:sz w:val="20"/>
                    <w:szCs w:val="20"/>
                  </w:rPr>
                </w:rPrChange>
              </w:rPr>
              <w:t xml:space="preserve"> </w:t>
            </w:r>
            <w:r w:rsidRPr="008915FD">
              <w:rPr>
                <w:rFonts w:cstheme="minorHAnsi"/>
                <w:b/>
                <w:bCs/>
                <w:sz w:val="20"/>
                <w:szCs w:val="20"/>
                <w:rPrChange w:id="400" w:author="Indria Mukti Efayanti" w:date="2025-04-25T17:01:00Z" w16du:dateUtc="2025-04-25T10:01:00Z">
                  <w:rPr>
                    <w:rFonts w:cstheme="minorHAnsi"/>
                    <w:sz w:val="20"/>
                    <w:szCs w:val="20"/>
                  </w:rPr>
                </w:rPrChange>
              </w:rPr>
              <w:t>Rupiah)</w:t>
            </w:r>
            <w:r w:rsidRPr="008915FD">
              <w:rPr>
                <w:rFonts w:cstheme="minorHAnsi"/>
                <w:sz w:val="20"/>
                <w:szCs w:val="20"/>
              </w:rPr>
              <w:t>,</w:t>
            </w:r>
            <w:r w:rsidRPr="008915FD">
              <w:rPr>
                <w:rFonts w:cstheme="minorHAnsi"/>
                <w:spacing w:val="-10"/>
                <w:sz w:val="20"/>
                <w:szCs w:val="20"/>
              </w:rPr>
              <w:t xml:space="preserve"> </w:t>
            </w:r>
            <w:ins w:id="401" w:author="Indria Mukti Efayanti" w:date="2025-01-17T16:18:00Z" w16du:dateUtc="2025-01-17T09:18:00Z">
              <w:r w:rsidR="00711EA2" w:rsidRPr="008915FD">
                <w:rPr>
                  <w:sz w:val="20"/>
                </w:rPr>
                <w:t>berlaku untuk seluruh Asuransi Tambahan dengan manfaat yang sama dari semua Polis yang dimiliki oleh Tertanggung.</w:t>
              </w:r>
            </w:ins>
            <w:del w:id="402" w:author="Indria Mukti Efayanti" w:date="2025-01-17T16:18:00Z" w16du:dateUtc="2025-01-17T09:18:00Z">
              <w:r w:rsidRPr="008915FD" w:rsidDel="00711EA2">
                <w:rPr>
                  <w:rFonts w:cstheme="minorHAnsi"/>
                  <w:sz w:val="20"/>
                  <w:szCs w:val="20"/>
                </w:rPr>
                <w:delText>berlaku</w:delText>
              </w:r>
              <w:r w:rsidRPr="008915FD" w:rsidDel="00711EA2">
                <w:rPr>
                  <w:rFonts w:cstheme="minorHAnsi"/>
                  <w:spacing w:val="-11"/>
                  <w:sz w:val="20"/>
                  <w:szCs w:val="20"/>
                </w:rPr>
                <w:delText xml:space="preserve"> </w:delText>
              </w:r>
              <w:r w:rsidRPr="008915FD" w:rsidDel="00711EA2">
                <w:rPr>
                  <w:rFonts w:cstheme="minorHAnsi"/>
                  <w:sz w:val="20"/>
                  <w:szCs w:val="20"/>
                </w:rPr>
                <w:delText>untuk</w:delText>
              </w:r>
              <w:r w:rsidRPr="008915FD" w:rsidDel="00711EA2">
                <w:rPr>
                  <w:rFonts w:cstheme="minorHAnsi"/>
                  <w:spacing w:val="-12"/>
                  <w:sz w:val="20"/>
                  <w:szCs w:val="20"/>
                </w:rPr>
                <w:delText xml:space="preserve"> </w:delText>
              </w:r>
              <w:r w:rsidRPr="008915FD" w:rsidDel="00711EA2">
                <w:rPr>
                  <w:rFonts w:cstheme="minorHAnsi"/>
                  <w:sz w:val="20"/>
                  <w:szCs w:val="20"/>
                </w:rPr>
                <w:delText>seluruh</w:delText>
              </w:r>
              <w:r w:rsidRPr="008915FD" w:rsidDel="00711EA2">
                <w:rPr>
                  <w:rFonts w:cstheme="minorHAnsi"/>
                  <w:spacing w:val="-10"/>
                  <w:sz w:val="20"/>
                  <w:szCs w:val="20"/>
                </w:rPr>
                <w:delText xml:space="preserve"> </w:delText>
              </w:r>
              <w:r w:rsidRPr="008915FD" w:rsidDel="00711EA2">
                <w:rPr>
                  <w:rFonts w:cstheme="minorHAnsi"/>
                  <w:sz w:val="20"/>
                  <w:szCs w:val="20"/>
                </w:rPr>
                <w:delText>Asuransi Tambahan Mega Critical Illness Care dari semua Polis yang dimiliki oleh Tertanggung.</w:delText>
              </w:r>
            </w:del>
          </w:p>
          <w:p w14:paraId="1936409F" w14:textId="77777777" w:rsidR="009464E5" w:rsidRPr="008915FD" w:rsidRDefault="009464E5">
            <w:pPr>
              <w:pStyle w:val="ListParagraph"/>
              <w:widowControl w:val="0"/>
              <w:numPr>
                <w:ilvl w:val="2"/>
                <w:numId w:val="68"/>
              </w:numPr>
              <w:tabs>
                <w:tab w:val="left" w:pos="1519"/>
              </w:tabs>
              <w:autoSpaceDE w:val="0"/>
              <w:autoSpaceDN w:val="0"/>
              <w:ind w:left="1440"/>
              <w:contextualSpacing w:val="0"/>
              <w:rPr>
                <w:rFonts w:cstheme="minorHAnsi"/>
                <w:sz w:val="20"/>
                <w:szCs w:val="20"/>
              </w:rPr>
              <w:pPrChange w:id="403" w:author="Indria Mukti Efayanti" w:date="2024-12-20T12:12:00Z" w16du:dateUtc="2024-12-20T05:12:00Z">
                <w:pPr>
                  <w:pStyle w:val="ListParagraph"/>
                  <w:widowControl w:val="0"/>
                  <w:numPr>
                    <w:ilvl w:val="2"/>
                    <w:numId w:val="68"/>
                  </w:numPr>
                  <w:tabs>
                    <w:tab w:val="left" w:pos="1519"/>
                  </w:tabs>
                  <w:autoSpaceDE w:val="0"/>
                  <w:autoSpaceDN w:val="0"/>
                  <w:spacing w:before="37" w:line="276" w:lineRule="auto"/>
                  <w:ind w:left="1440" w:hanging="360"/>
                  <w:contextualSpacing w:val="0"/>
                </w:pPr>
              </w:pPrChange>
            </w:pPr>
            <w:r w:rsidRPr="008915FD">
              <w:rPr>
                <w:rFonts w:cstheme="minorHAnsi"/>
                <w:sz w:val="20"/>
                <w:szCs w:val="20"/>
              </w:rPr>
              <w:t xml:space="preserve">Pembayaran manfaat klaim </w:t>
            </w:r>
            <w:ins w:id="404" w:author="Aswin Nabila" w:date="2026-03-30T15:56:00Z" w16du:dateUtc="2026-03-30T08:56:00Z">
              <w:r w:rsidR="00AE31AF" w:rsidRPr="00AE31AF">
                <w:rPr>
                  <w:sz w:val="20"/>
                  <w:highlight w:val="green"/>
                  <w:rPrChange w:id="405" w:author="Aswin Nabila" w:date="2026-03-30T15:56:00Z" w16du:dateUtc="2026-03-30T08:56:00Z">
                    <w:rPr>
                      <w:sz w:val="20"/>
                    </w:rPr>
                  </w:rPrChange>
                </w:rPr>
                <w:t>a</w:t>
              </w:r>
            </w:ins>
            <w:ins w:id="406" w:author="Indria Mukti Efayanti" w:date="2025-01-17T16:18:00Z" w16du:dateUtc="2025-01-17T09:18:00Z">
              <w:del w:id="407" w:author="Aswin Nabila" w:date="2026-03-30T15:56:00Z" w16du:dateUtc="2026-03-30T08:56:00Z">
                <w:r w:rsidR="00711EA2" w:rsidRPr="008915FD" w:rsidDel="00AE31AF">
                  <w:rPr>
                    <w:sz w:val="20"/>
                  </w:rPr>
                  <w:delText>A</w:delText>
                </w:r>
              </w:del>
              <w:r w:rsidR="00711EA2" w:rsidRPr="008915FD">
                <w:rPr>
                  <w:sz w:val="20"/>
                </w:rPr>
                <w:t xml:space="preserve">ngioplasti, perawatan </w:t>
              </w:r>
            </w:ins>
            <w:ins w:id="408" w:author="Aswin Nabila" w:date="2026-03-30T15:56:00Z" w16du:dateUtc="2026-03-30T08:56:00Z">
              <w:r w:rsidR="00AE31AF" w:rsidRPr="00AE31AF">
                <w:rPr>
                  <w:sz w:val="20"/>
                  <w:highlight w:val="green"/>
                  <w:rPrChange w:id="409" w:author="Aswin Nabila" w:date="2026-03-30T15:56:00Z" w16du:dateUtc="2026-03-30T08:56:00Z">
                    <w:rPr>
                      <w:sz w:val="20"/>
                    </w:rPr>
                  </w:rPrChange>
                </w:rPr>
                <w:t>l</w:t>
              </w:r>
            </w:ins>
            <w:ins w:id="410" w:author="Indria Mukti Efayanti" w:date="2025-01-17T16:18:00Z" w16du:dateUtc="2025-01-17T09:18:00Z">
              <w:del w:id="411" w:author="Aswin Nabila" w:date="2026-03-30T15:56:00Z" w16du:dateUtc="2026-03-30T08:56:00Z">
                <w:r w:rsidR="00711EA2" w:rsidRPr="008915FD" w:rsidDel="00AE31AF">
                  <w:rPr>
                    <w:sz w:val="20"/>
                  </w:rPr>
                  <w:delText>L</w:delText>
                </w:r>
              </w:del>
              <w:r w:rsidR="00711EA2" w:rsidRPr="008915FD">
                <w:rPr>
                  <w:sz w:val="20"/>
                </w:rPr>
                <w:t>aser</w:t>
              </w:r>
            </w:ins>
            <w:ins w:id="412" w:author="Aswin Nabila" w:date="2026-03-30T15:56:00Z" w16du:dateUtc="2026-03-30T08:56:00Z">
              <w:r w:rsidR="00AE31AF" w:rsidRPr="00AE31AF">
                <w:rPr>
                  <w:sz w:val="20"/>
                  <w:highlight w:val="green"/>
                  <w:rPrChange w:id="413" w:author="Aswin Nabila" w:date="2026-03-30T15:56:00Z" w16du:dateUtc="2026-03-30T08:56:00Z">
                    <w:rPr>
                      <w:sz w:val="20"/>
                    </w:rPr>
                  </w:rPrChange>
                </w:rPr>
                <w:t>,</w:t>
              </w:r>
            </w:ins>
            <w:ins w:id="414" w:author="Indria Mukti Efayanti" w:date="2025-01-17T16:18:00Z" w16du:dateUtc="2025-01-17T09:18:00Z">
              <w:r w:rsidR="00711EA2" w:rsidRPr="008915FD">
                <w:rPr>
                  <w:sz w:val="20"/>
                </w:rPr>
                <w:t xml:space="preserve"> atau </w:t>
              </w:r>
            </w:ins>
            <w:ins w:id="415" w:author="Aswin Nabila" w:date="2026-03-30T15:56:00Z" w16du:dateUtc="2026-03-30T08:56:00Z">
              <w:r w:rsidR="00AE31AF" w:rsidRPr="00AE31AF">
                <w:rPr>
                  <w:sz w:val="20"/>
                  <w:highlight w:val="green"/>
                  <w:rPrChange w:id="416" w:author="Aswin Nabila" w:date="2026-03-30T15:56:00Z" w16du:dateUtc="2026-03-30T08:56:00Z">
                    <w:rPr>
                      <w:sz w:val="20"/>
                    </w:rPr>
                  </w:rPrChange>
                </w:rPr>
                <w:t>a</w:t>
              </w:r>
            </w:ins>
            <w:ins w:id="417" w:author="Indria Mukti Efayanti" w:date="2025-01-17T16:18:00Z" w16du:dateUtc="2025-01-17T09:18:00Z">
              <w:del w:id="418" w:author="Aswin Nabila" w:date="2026-03-30T15:56:00Z" w16du:dateUtc="2026-03-30T08:56:00Z">
                <w:r w:rsidR="00711EA2" w:rsidRPr="008915FD" w:rsidDel="00AE31AF">
                  <w:rPr>
                    <w:sz w:val="20"/>
                  </w:rPr>
                  <w:delText>A</w:delText>
                </w:r>
              </w:del>
              <w:r w:rsidR="00711EA2" w:rsidRPr="008915FD">
                <w:rPr>
                  <w:sz w:val="20"/>
                </w:rPr>
                <w:t xml:space="preserve">rteri koroner </w:t>
              </w:r>
            </w:ins>
            <w:del w:id="419" w:author="Indria Mukti Efayanti" w:date="2025-01-17T16:18:00Z" w16du:dateUtc="2025-01-17T09:18:00Z">
              <w:r w:rsidRPr="008915FD" w:rsidDel="00711EA2">
                <w:rPr>
                  <w:rFonts w:cstheme="minorHAnsi"/>
                  <w:sz w:val="20"/>
                  <w:szCs w:val="20"/>
                </w:rPr>
                <w:delText>Angioplasti</w:delText>
              </w:r>
            </w:del>
            <w:del w:id="420" w:author="Indria Mukti Efayanti" w:date="2024-12-20T10:48:00Z" w16du:dateUtc="2024-12-20T03:48:00Z">
              <w:r w:rsidRPr="008915FD" w:rsidDel="00642E93">
                <w:rPr>
                  <w:rFonts w:cstheme="minorHAnsi"/>
                  <w:sz w:val="20"/>
                  <w:szCs w:val="20"/>
                </w:rPr>
                <w:delText xml:space="preserve">, </w:delText>
              </w:r>
              <w:r w:rsidRPr="008915FD" w:rsidDel="00642E93">
                <w:rPr>
                  <w:rFonts w:cstheme="minorHAnsi"/>
                  <w:i/>
                  <w:sz w:val="20"/>
                  <w:szCs w:val="20"/>
                </w:rPr>
                <w:delText xml:space="preserve">Laser Treatment </w:delText>
              </w:r>
              <w:r w:rsidRPr="008915FD" w:rsidDel="00642E93">
                <w:rPr>
                  <w:rFonts w:cstheme="minorHAnsi"/>
                  <w:sz w:val="20"/>
                  <w:szCs w:val="20"/>
                </w:rPr>
                <w:delText xml:space="preserve">atau </w:delText>
              </w:r>
              <w:r w:rsidRPr="008915FD" w:rsidDel="00642E93">
                <w:rPr>
                  <w:rFonts w:cstheme="minorHAnsi"/>
                  <w:i/>
                  <w:sz w:val="20"/>
                  <w:szCs w:val="20"/>
                </w:rPr>
                <w:delText>Coronary Atherectomy</w:delText>
              </w:r>
            </w:del>
            <w:del w:id="421" w:author="Indria Mukti Efayanti" w:date="2025-01-17T16:18:00Z" w16du:dateUtc="2025-01-17T09:18:00Z">
              <w:r w:rsidRPr="008915FD" w:rsidDel="00711EA2">
                <w:rPr>
                  <w:rFonts w:cstheme="minorHAnsi"/>
                  <w:i/>
                  <w:sz w:val="20"/>
                  <w:szCs w:val="20"/>
                </w:rPr>
                <w:delText xml:space="preserve"> </w:delText>
              </w:r>
            </w:del>
            <w:r w:rsidRPr="008915FD">
              <w:rPr>
                <w:rFonts w:cstheme="minorHAnsi"/>
                <w:sz w:val="20"/>
                <w:szCs w:val="20"/>
              </w:rPr>
              <w:t>hanya berlaku 1 (satu) kali selama Masa Pertanggungan atas Asuransi Tambahan ini.</w:t>
            </w:r>
          </w:p>
          <w:p w14:paraId="5159D420" w14:textId="77777777" w:rsidR="009464E5" w:rsidRPr="008915FD" w:rsidRDefault="009464E5">
            <w:pPr>
              <w:pStyle w:val="ListParagraph"/>
              <w:widowControl w:val="0"/>
              <w:numPr>
                <w:ilvl w:val="2"/>
                <w:numId w:val="68"/>
              </w:numPr>
              <w:tabs>
                <w:tab w:val="left" w:pos="1519"/>
              </w:tabs>
              <w:autoSpaceDE w:val="0"/>
              <w:autoSpaceDN w:val="0"/>
              <w:ind w:left="1440"/>
              <w:contextualSpacing w:val="0"/>
              <w:rPr>
                <w:rFonts w:cstheme="minorHAnsi"/>
                <w:sz w:val="20"/>
                <w:szCs w:val="20"/>
              </w:rPr>
              <w:pPrChange w:id="422" w:author="Indria Mukti Efayanti" w:date="2024-12-20T12:12:00Z" w16du:dateUtc="2024-12-20T05:12:00Z">
                <w:pPr>
                  <w:pStyle w:val="ListParagraph"/>
                  <w:widowControl w:val="0"/>
                  <w:numPr>
                    <w:ilvl w:val="2"/>
                    <w:numId w:val="68"/>
                  </w:numPr>
                  <w:tabs>
                    <w:tab w:val="left" w:pos="1519"/>
                  </w:tabs>
                  <w:autoSpaceDE w:val="0"/>
                  <w:autoSpaceDN w:val="0"/>
                  <w:spacing w:before="37" w:line="276" w:lineRule="auto"/>
                  <w:ind w:left="1440" w:hanging="360"/>
                  <w:contextualSpacing w:val="0"/>
                </w:pPr>
              </w:pPrChange>
            </w:pPr>
            <w:r w:rsidRPr="008915FD">
              <w:rPr>
                <w:rFonts w:cstheme="minorHAnsi"/>
                <w:sz w:val="20"/>
                <w:szCs w:val="20"/>
              </w:rPr>
              <w:t xml:space="preserve">Dalam hal Penanggung telah membayarkan manfaat </w:t>
            </w:r>
            <w:ins w:id="423" w:author="Aswin Nabila" w:date="2026-03-30T15:59:00Z" w16du:dateUtc="2026-03-30T08:59:00Z">
              <w:r w:rsidR="00AE31AF" w:rsidRPr="008D67A0">
                <w:rPr>
                  <w:sz w:val="20"/>
                  <w:highlight w:val="green"/>
                </w:rPr>
                <w:t>a</w:t>
              </w:r>
              <w:r w:rsidR="00AE31AF" w:rsidRPr="008915FD">
                <w:rPr>
                  <w:sz w:val="20"/>
                </w:rPr>
                <w:t xml:space="preserve">ngioplasti, perawatan </w:t>
              </w:r>
              <w:r w:rsidR="00AE31AF" w:rsidRPr="008D67A0">
                <w:rPr>
                  <w:sz w:val="20"/>
                  <w:highlight w:val="green"/>
                </w:rPr>
                <w:t>l</w:t>
              </w:r>
              <w:r w:rsidR="00AE31AF" w:rsidRPr="008915FD">
                <w:rPr>
                  <w:sz w:val="20"/>
                </w:rPr>
                <w:t>aser</w:t>
              </w:r>
              <w:r w:rsidR="00AE31AF" w:rsidRPr="008D67A0">
                <w:rPr>
                  <w:sz w:val="20"/>
                  <w:highlight w:val="green"/>
                </w:rPr>
                <w:t>,</w:t>
              </w:r>
              <w:r w:rsidR="00AE31AF" w:rsidRPr="008915FD">
                <w:rPr>
                  <w:sz w:val="20"/>
                </w:rPr>
                <w:t xml:space="preserve"> atau </w:t>
              </w:r>
              <w:r w:rsidR="00AE31AF" w:rsidRPr="008D67A0">
                <w:rPr>
                  <w:sz w:val="20"/>
                  <w:highlight w:val="green"/>
                </w:rPr>
                <w:t>a</w:t>
              </w:r>
              <w:r w:rsidR="00AE31AF" w:rsidRPr="008915FD">
                <w:rPr>
                  <w:sz w:val="20"/>
                </w:rPr>
                <w:t>rteri koroner</w:t>
              </w:r>
              <w:r w:rsidR="00AE31AF" w:rsidRPr="008915FD" w:rsidDel="00AE31AF">
                <w:rPr>
                  <w:sz w:val="20"/>
                </w:rPr>
                <w:t xml:space="preserve"> </w:t>
              </w:r>
            </w:ins>
            <w:ins w:id="424" w:author="Indria Mukti Efayanti" w:date="2025-01-17T16:18:00Z" w16du:dateUtc="2025-01-17T09:18:00Z">
              <w:del w:id="425" w:author="Aswin Nabila" w:date="2026-03-30T15:59:00Z" w16du:dateUtc="2026-03-30T08:59:00Z">
                <w:r w:rsidR="00711EA2" w:rsidRPr="008915FD" w:rsidDel="00AE31AF">
                  <w:rPr>
                    <w:sz w:val="20"/>
                  </w:rPr>
                  <w:delText xml:space="preserve">Angioplasti, perawatan Laser atau Arteri koroner </w:delText>
                </w:r>
              </w:del>
            </w:ins>
            <w:del w:id="426" w:author="Indria Mukti Efayanti" w:date="2025-01-17T16:18:00Z" w16du:dateUtc="2025-01-17T09:18:00Z">
              <w:r w:rsidRPr="008915FD" w:rsidDel="00711EA2">
                <w:rPr>
                  <w:rFonts w:cstheme="minorHAnsi"/>
                  <w:sz w:val="20"/>
                  <w:szCs w:val="20"/>
                </w:rPr>
                <w:delText>Angioplasti</w:delText>
              </w:r>
            </w:del>
            <w:del w:id="427" w:author="Indria Mukti Efayanti" w:date="2024-12-20T10:49:00Z" w16du:dateUtc="2024-12-20T03:49:00Z">
              <w:r w:rsidRPr="008915FD" w:rsidDel="00642E93">
                <w:rPr>
                  <w:rFonts w:cstheme="minorHAnsi"/>
                  <w:sz w:val="20"/>
                  <w:szCs w:val="20"/>
                </w:rPr>
                <w:delText xml:space="preserve">, </w:delText>
              </w:r>
              <w:r w:rsidRPr="008915FD" w:rsidDel="00642E93">
                <w:rPr>
                  <w:rFonts w:cstheme="minorHAnsi"/>
                  <w:i/>
                  <w:sz w:val="20"/>
                  <w:szCs w:val="20"/>
                </w:rPr>
                <w:delText xml:space="preserve">Laser Treatment </w:delText>
              </w:r>
              <w:r w:rsidRPr="008915FD" w:rsidDel="00642E93">
                <w:rPr>
                  <w:rFonts w:cstheme="minorHAnsi"/>
                  <w:sz w:val="20"/>
                  <w:szCs w:val="20"/>
                </w:rPr>
                <w:delText xml:space="preserve">atau </w:delText>
              </w:r>
              <w:r w:rsidRPr="008915FD" w:rsidDel="00642E93">
                <w:rPr>
                  <w:rFonts w:cstheme="minorHAnsi"/>
                  <w:i/>
                  <w:sz w:val="20"/>
                  <w:szCs w:val="20"/>
                </w:rPr>
                <w:delText>Coronary Atherectomy</w:delText>
              </w:r>
            </w:del>
            <w:del w:id="428" w:author="Indria Mukti Efayanti" w:date="2025-01-17T16:18:00Z" w16du:dateUtc="2025-01-17T09:18:00Z">
              <w:r w:rsidRPr="008915FD" w:rsidDel="00711EA2">
                <w:rPr>
                  <w:rFonts w:cstheme="minorHAnsi"/>
                  <w:i/>
                  <w:sz w:val="20"/>
                  <w:szCs w:val="20"/>
                </w:rPr>
                <w:delText xml:space="preserve"> </w:delText>
              </w:r>
            </w:del>
            <w:r w:rsidRPr="008915FD">
              <w:rPr>
                <w:rFonts w:cstheme="minorHAnsi"/>
                <w:sz w:val="20"/>
                <w:szCs w:val="20"/>
              </w:rPr>
              <w:t xml:space="preserve">maka pengajuan klaim untuk Penyakit Kritis lainnya, setelah disetujui Penanggung hanya akan dibayarkan sebesar selisih antara Uang Pertanggungan dari Asuransi Tambahan ini dengan manfaat </w:t>
            </w:r>
            <w:ins w:id="429" w:author="Aswin Nabila" w:date="2026-03-30T16:00:00Z" w16du:dateUtc="2026-03-30T09:00:00Z">
              <w:r w:rsidR="00AE31AF" w:rsidRPr="008D67A0">
                <w:rPr>
                  <w:sz w:val="20"/>
                  <w:highlight w:val="green"/>
                </w:rPr>
                <w:t>a</w:t>
              </w:r>
              <w:r w:rsidR="00AE31AF" w:rsidRPr="008915FD">
                <w:rPr>
                  <w:sz w:val="20"/>
                </w:rPr>
                <w:t xml:space="preserve">ngioplasti, perawatan </w:t>
              </w:r>
              <w:r w:rsidR="00AE31AF" w:rsidRPr="008D67A0">
                <w:rPr>
                  <w:sz w:val="20"/>
                  <w:highlight w:val="green"/>
                </w:rPr>
                <w:t>l</w:t>
              </w:r>
              <w:r w:rsidR="00AE31AF" w:rsidRPr="008915FD">
                <w:rPr>
                  <w:sz w:val="20"/>
                </w:rPr>
                <w:t>aser</w:t>
              </w:r>
              <w:r w:rsidR="00AE31AF" w:rsidRPr="008D67A0">
                <w:rPr>
                  <w:sz w:val="20"/>
                  <w:highlight w:val="green"/>
                </w:rPr>
                <w:t>,</w:t>
              </w:r>
              <w:r w:rsidR="00AE31AF" w:rsidRPr="008915FD">
                <w:rPr>
                  <w:sz w:val="20"/>
                </w:rPr>
                <w:t xml:space="preserve"> atau </w:t>
              </w:r>
              <w:r w:rsidR="00AE31AF" w:rsidRPr="008D67A0">
                <w:rPr>
                  <w:sz w:val="20"/>
                  <w:highlight w:val="green"/>
                </w:rPr>
                <w:t>a</w:t>
              </w:r>
              <w:r w:rsidR="00AE31AF" w:rsidRPr="008915FD">
                <w:rPr>
                  <w:sz w:val="20"/>
                </w:rPr>
                <w:t>rteri koroner</w:t>
              </w:r>
              <w:r w:rsidR="00AE31AF" w:rsidRPr="008915FD" w:rsidDel="00AE31AF">
                <w:rPr>
                  <w:sz w:val="20"/>
                </w:rPr>
                <w:t xml:space="preserve"> </w:t>
              </w:r>
            </w:ins>
            <w:ins w:id="430" w:author="Indria Mukti Efayanti" w:date="2025-01-17T16:18:00Z" w16du:dateUtc="2025-01-17T09:18:00Z">
              <w:del w:id="431" w:author="Aswin Nabila" w:date="2026-03-30T16:00:00Z" w16du:dateUtc="2026-03-30T09:00:00Z">
                <w:r w:rsidR="00711EA2" w:rsidRPr="008915FD" w:rsidDel="00AE31AF">
                  <w:rPr>
                    <w:sz w:val="20"/>
                  </w:rPr>
                  <w:delText xml:space="preserve">Angioplasti, perawatan Laser atau Arteri koroner </w:delText>
                </w:r>
              </w:del>
            </w:ins>
            <w:del w:id="432" w:author="Indria Mukti Efayanti" w:date="2025-01-17T16:18:00Z" w16du:dateUtc="2025-01-17T09:18:00Z">
              <w:r w:rsidRPr="008915FD" w:rsidDel="00711EA2">
                <w:rPr>
                  <w:rFonts w:cstheme="minorHAnsi"/>
                  <w:sz w:val="20"/>
                  <w:szCs w:val="20"/>
                </w:rPr>
                <w:delText>Angioplasti</w:delText>
              </w:r>
            </w:del>
            <w:del w:id="433" w:author="Indria Mukti Efayanti" w:date="2024-12-20T10:48:00Z" w16du:dateUtc="2024-12-20T03:48:00Z">
              <w:r w:rsidRPr="008915FD" w:rsidDel="00642E93">
                <w:rPr>
                  <w:rFonts w:cstheme="minorHAnsi"/>
                  <w:sz w:val="20"/>
                  <w:szCs w:val="20"/>
                </w:rPr>
                <w:delText xml:space="preserve">, </w:delText>
              </w:r>
              <w:r w:rsidRPr="008915FD" w:rsidDel="00642E93">
                <w:rPr>
                  <w:rFonts w:cstheme="minorHAnsi"/>
                  <w:i/>
                  <w:sz w:val="20"/>
                  <w:szCs w:val="20"/>
                </w:rPr>
                <w:delText xml:space="preserve">Laser Treatment </w:delText>
              </w:r>
              <w:r w:rsidRPr="008915FD" w:rsidDel="00642E93">
                <w:rPr>
                  <w:rFonts w:cstheme="minorHAnsi"/>
                  <w:sz w:val="20"/>
                  <w:szCs w:val="20"/>
                </w:rPr>
                <w:delText xml:space="preserve">atau </w:delText>
              </w:r>
              <w:r w:rsidRPr="008915FD" w:rsidDel="00642E93">
                <w:rPr>
                  <w:rFonts w:cstheme="minorHAnsi"/>
                  <w:i/>
                  <w:sz w:val="20"/>
                  <w:szCs w:val="20"/>
                </w:rPr>
                <w:delText>Coronary Atherectomy</w:delText>
              </w:r>
            </w:del>
            <w:del w:id="434" w:author="Indria Mukti Efayanti" w:date="2025-01-17T16:18:00Z" w16du:dateUtc="2025-01-17T09:18:00Z">
              <w:r w:rsidRPr="008915FD" w:rsidDel="00711EA2">
                <w:rPr>
                  <w:rFonts w:cstheme="minorHAnsi"/>
                  <w:i/>
                  <w:sz w:val="20"/>
                  <w:szCs w:val="20"/>
                </w:rPr>
                <w:delText xml:space="preserve"> </w:delText>
              </w:r>
            </w:del>
            <w:r w:rsidRPr="008915FD">
              <w:rPr>
                <w:rFonts w:cstheme="minorHAnsi"/>
                <w:sz w:val="20"/>
                <w:szCs w:val="20"/>
              </w:rPr>
              <w:t>yang telah dibayarkan dari Manfaat Asuransi Tambahan ini.</w:t>
            </w:r>
          </w:p>
          <w:p w14:paraId="7E2BAA96" w14:textId="77777777" w:rsidR="009464E5" w:rsidRPr="008915FD" w:rsidDel="00642E93" w:rsidRDefault="009464E5">
            <w:pPr>
              <w:pStyle w:val="ListParagraph"/>
              <w:widowControl w:val="0"/>
              <w:numPr>
                <w:ilvl w:val="1"/>
                <w:numId w:val="67"/>
              </w:numPr>
              <w:tabs>
                <w:tab w:val="left" w:pos="1094"/>
              </w:tabs>
              <w:autoSpaceDE w:val="0"/>
              <w:autoSpaceDN w:val="0"/>
              <w:ind w:left="1080"/>
              <w:contextualSpacing w:val="0"/>
              <w:rPr>
                <w:del w:id="435" w:author="Indria Mukti Efayanti" w:date="2024-12-20T10:50:00Z" w16du:dateUtc="2024-12-20T03:50:00Z"/>
                <w:rFonts w:cstheme="minorHAnsi"/>
                <w:bCs/>
                <w:sz w:val="20"/>
                <w:szCs w:val="20"/>
              </w:rPr>
              <w:pPrChange w:id="436" w:author="Indria Mukti Efayanti" w:date="2024-12-20T12:12:00Z" w16du:dateUtc="2024-12-20T05:12:00Z">
                <w:pPr>
                  <w:pStyle w:val="ListParagraph"/>
                  <w:widowControl w:val="0"/>
                  <w:numPr>
                    <w:numId w:val="79"/>
                  </w:numPr>
                  <w:tabs>
                    <w:tab w:val="left" w:pos="1094"/>
                  </w:tabs>
                  <w:autoSpaceDE w:val="0"/>
                  <w:autoSpaceDN w:val="0"/>
                  <w:spacing w:before="37" w:line="276" w:lineRule="auto"/>
                  <w:ind w:left="1094" w:hanging="360"/>
                  <w:contextualSpacing w:val="0"/>
                  <w:jc w:val="right"/>
                </w:pPr>
              </w:pPrChange>
            </w:pPr>
            <w:del w:id="437" w:author="Indria Mukti Efayanti" w:date="2024-12-20T10:50:00Z" w16du:dateUtc="2024-12-20T03:50:00Z">
              <w:r w:rsidRPr="008915FD" w:rsidDel="00642E93">
                <w:rPr>
                  <w:rFonts w:cstheme="minorHAnsi"/>
                  <w:bCs/>
                  <w:sz w:val="20"/>
                  <w:szCs w:val="20"/>
                </w:rPr>
                <w:delText>Tidak ada lagi pembayaran manfaat Penyakit Kritis dengan Tahap yang sama atau lebih rendah yang terjadi setelah Penanggung membayarkan klaim Asuransi Tambahan ini.</w:delText>
              </w:r>
            </w:del>
          </w:p>
          <w:p w14:paraId="6C3C29F6" w14:textId="77777777" w:rsidR="009464E5" w:rsidRPr="008915FD" w:rsidDel="00642E93" w:rsidRDefault="009464E5">
            <w:pPr>
              <w:pStyle w:val="ListParagraph"/>
              <w:widowControl w:val="0"/>
              <w:numPr>
                <w:ilvl w:val="1"/>
                <w:numId w:val="67"/>
              </w:numPr>
              <w:tabs>
                <w:tab w:val="left" w:pos="1094"/>
              </w:tabs>
              <w:autoSpaceDE w:val="0"/>
              <w:autoSpaceDN w:val="0"/>
              <w:ind w:left="1080"/>
              <w:contextualSpacing w:val="0"/>
              <w:rPr>
                <w:del w:id="438" w:author="Indria Mukti Efayanti" w:date="2024-12-20T10:50:00Z" w16du:dateUtc="2024-12-20T03:50:00Z"/>
                <w:rFonts w:cstheme="minorHAnsi"/>
                <w:bCs/>
                <w:sz w:val="20"/>
                <w:szCs w:val="20"/>
              </w:rPr>
              <w:pPrChange w:id="439" w:author="Indria Mukti Efayanti" w:date="2024-12-20T12:12:00Z" w16du:dateUtc="2024-12-20T05:12:00Z">
                <w:pPr>
                  <w:pStyle w:val="ListParagraph"/>
                  <w:widowControl w:val="0"/>
                  <w:numPr>
                    <w:numId w:val="79"/>
                  </w:numPr>
                  <w:tabs>
                    <w:tab w:val="left" w:pos="1094"/>
                  </w:tabs>
                  <w:autoSpaceDE w:val="0"/>
                  <w:autoSpaceDN w:val="0"/>
                  <w:spacing w:before="37" w:line="276" w:lineRule="auto"/>
                  <w:ind w:left="1094" w:hanging="360"/>
                  <w:contextualSpacing w:val="0"/>
                  <w:jc w:val="right"/>
                </w:pPr>
              </w:pPrChange>
            </w:pPr>
            <w:del w:id="440" w:author="Indria Mukti Efayanti" w:date="2024-12-20T10:50:00Z" w16du:dateUtc="2024-12-20T03:50:00Z">
              <w:r w:rsidRPr="008915FD" w:rsidDel="00642E93">
                <w:rPr>
                  <w:rFonts w:cstheme="minorHAnsi"/>
                  <w:bCs/>
                  <w:sz w:val="20"/>
                  <w:szCs w:val="20"/>
                </w:rPr>
                <w:delText>Jika ada dua atau lebih klaim Penyakit Kritis yang terjadi secara bersamaan dengan Tahap berlainan, maka Penanggung hanya akan membayarkan klaim atas Penyakit Kritis dengan Tahap tertinggi.</w:delText>
              </w:r>
            </w:del>
          </w:p>
          <w:p w14:paraId="5B22AABE" w14:textId="77777777" w:rsidR="009464E5" w:rsidRPr="008915FD" w:rsidDel="00642E93" w:rsidRDefault="009464E5">
            <w:pPr>
              <w:pStyle w:val="ListParagraph"/>
              <w:widowControl w:val="0"/>
              <w:numPr>
                <w:ilvl w:val="1"/>
                <w:numId w:val="67"/>
              </w:numPr>
              <w:tabs>
                <w:tab w:val="left" w:pos="1094"/>
              </w:tabs>
              <w:autoSpaceDE w:val="0"/>
              <w:autoSpaceDN w:val="0"/>
              <w:ind w:left="1080"/>
              <w:contextualSpacing w:val="0"/>
              <w:rPr>
                <w:del w:id="441" w:author="Indria Mukti Efayanti" w:date="2024-12-20T10:50:00Z" w16du:dateUtc="2024-12-20T03:50:00Z"/>
                <w:rFonts w:cstheme="minorHAnsi"/>
                <w:bCs/>
                <w:sz w:val="20"/>
                <w:szCs w:val="20"/>
              </w:rPr>
              <w:pPrChange w:id="442" w:author="Indria Mukti Efayanti" w:date="2024-12-20T12:12:00Z" w16du:dateUtc="2024-12-20T05:12:00Z">
                <w:pPr>
                  <w:pStyle w:val="ListParagraph"/>
                  <w:widowControl w:val="0"/>
                  <w:numPr>
                    <w:numId w:val="79"/>
                  </w:numPr>
                  <w:tabs>
                    <w:tab w:val="left" w:pos="1094"/>
                  </w:tabs>
                  <w:autoSpaceDE w:val="0"/>
                  <w:autoSpaceDN w:val="0"/>
                  <w:spacing w:before="37" w:line="276" w:lineRule="auto"/>
                  <w:ind w:left="1094" w:hanging="360"/>
                  <w:contextualSpacing w:val="0"/>
                  <w:jc w:val="right"/>
                </w:pPr>
              </w:pPrChange>
            </w:pPr>
            <w:del w:id="443" w:author="Indria Mukti Efayanti" w:date="2024-12-20T10:50:00Z" w16du:dateUtc="2024-12-20T03:50:00Z">
              <w:r w:rsidRPr="008915FD" w:rsidDel="00642E93">
                <w:rPr>
                  <w:rFonts w:cstheme="minorHAnsi"/>
                  <w:bCs/>
                  <w:sz w:val="20"/>
                  <w:szCs w:val="20"/>
                </w:rPr>
                <w:delText>Jika ada dua atau lebih klaim Penyakit Kritis yang terjadi secara bersamaan dengan Tahap yang sama, maka Penanggung hanya akan membayarkan klaim atas salah satu Penyakit Kritis dengan Tahap yang sama tersebut.</w:delText>
              </w:r>
            </w:del>
          </w:p>
          <w:p w14:paraId="5BFD15E9" w14:textId="77777777" w:rsidR="009464E5" w:rsidRPr="008915FD" w:rsidRDefault="009464E5">
            <w:pPr>
              <w:pStyle w:val="BodyText"/>
              <w:widowControl w:val="0"/>
              <w:numPr>
                <w:ilvl w:val="0"/>
                <w:numId w:val="69"/>
              </w:numPr>
              <w:autoSpaceDE w:val="0"/>
              <w:autoSpaceDN w:val="0"/>
              <w:spacing w:after="0"/>
              <w:ind w:left="360"/>
              <w:jc w:val="both"/>
              <w:rPr>
                <w:ins w:id="444" w:author="Indria Mukti Efayanti" w:date="2024-12-20T10:50:00Z" w16du:dateUtc="2024-12-20T03:50:00Z"/>
                <w:rFonts w:asciiTheme="minorHAnsi" w:hAnsiTheme="minorHAnsi" w:cstheme="minorHAnsi"/>
                <w:sz w:val="20"/>
                <w:szCs w:val="20"/>
              </w:rPr>
              <w:pPrChange w:id="445" w:author="Indria Mukti Efayanti" w:date="2024-12-20T12:12:00Z" w16du:dateUtc="2024-12-20T05:12:00Z">
                <w:pPr>
                  <w:pStyle w:val="BodyText"/>
                  <w:widowControl w:val="0"/>
                  <w:numPr>
                    <w:numId w:val="70"/>
                  </w:numPr>
                  <w:autoSpaceDE w:val="0"/>
                  <w:autoSpaceDN w:val="0"/>
                  <w:spacing w:after="0" w:line="276" w:lineRule="auto"/>
                  <w:ind w:left="720" w:hanging="360"/>
                  <w:jc w:val="both"/>
                </w:pPr>
              </w:pPrChange>
            </w:pPr>
            <w:r w:rsidRPr="008915FD">
              <w:rPr>
                <w:rFonts w:asciiTheme="minorHAnsi" w:hAnsiTheme="minorHAnsi" w:cstheme="minorHAnsi"/>
                <w:bCs/>
                <w:sz w:val="20"/>
                <w:szCs w:val="20"/>
              </w:rPr>
              <w:t>Manfaat</w:t>
            </w:r>
            <w:r w:rsidRPr="008915FD">
              <w:rPr>
                <w:rFonts w:asciiTheme="minorHAnsi" w:hAnsiTheme="minorHAnsi" w:cstheme="minorHAnsi"/>
                <w:sz w:val="20"/>
                <w:szCs w:val="20"/>
              </w:rPr>
              <w:t xml:space="preserve"> Maksimum Asuransi Tambahan ini adalah sebesar </w:t>
            </w:r>
            <w:r w:rsidRPr="008915FD">
              <w:rPr>
                <w:rFonts w:asciiTheme="minorHAnsi" w:hAnsiTheme="minorHAnsi" w:cstheme="minorHAnsi"/>
                <w:b/>
                <w:bCs/>
                <w:sz w:val="20"/>
                <w:szCs w:val="20"/>
                <w:rPrChange w:id="446" w:author="Indria Mukti Efayanti" w:date="2025-04-25T17:01:00Z" w16du:dateUtc="2025-04-25T10:01:00Z">
                  <w:rPr>
                    <w:rFonts w:asciiTheme="minorHAnsi" w:hAnsiTheme="minorHAnsi" w:cstheme="minorHAnsi"/>
                    <w:sz w:val="20"/>
                    <w:szCs w:val="20"/>
                  </w:rPr>
                </w:rPrChange>
              </w:rPr>
              <w:t>150% (seratus lima puluh persen)</w:t>
            </w:r>
            <w:r w:rsidRPr="008915FD">
              <w:rPr>
                <w:rFonts w:asciiTheme="minorHAnsi" w:hAnsiTheme="minorHAnsi" w:cstheme="minorHAnsi"/>
                <w:sz w:val="20"/>
                <w:szCs w:val="20"/>
              </w:rPr>
              <w:t xml:space="preserve"> Uang Pertanggungan Asuransi Tambahan dengan </w:t>
            </w:r>
            <w:r w:rsidRPr="008915FD">
              <w:rPr>
                <w:rFonts w:asciiTheme="minorHAnsi" w:hAnsiTheme="minorHAnsi" w:cstheme="minorHAnsi"/>
                <w:b/>
                <w:bCs/>
                <w:sz w:val="20"/>
                <w:szCs w:val="20"/>
                <w:rPrChange w:id="447" w:author="Indria Mukti Efayanti" w:date="2025-04-25T17:01:00Z" w16du:dateUtc="2025-04-25T10:01:00Z">
                  <w:rPr>
                    <w:rFonts w:asciiTheme="minorHAnsi" w:hAnsiTheme="minorHAnsi" w:cstheme="minorHAnsi"/>
                    <w:sz w:val="20"/>
                    <w:szCs w:val="20"/>
                  </w:rPr>
                </w:rPrChange>
              </w:rPr>
              <w:t>maksimum sebesar</w:t>
            </w:r>
            <w:r w:rsidRPr="008915FD">
              <w:rPr>
                <w:rFonts w:asciiTheme="minorHAnsi" w:hAnsiTheme="minorHAnsi" w:cstheme="minorHAnsi"/>
                <w:sz w:val="20"/>
                <w:szCs w:val="20"/>
              </w:rPr>
              <w:t xml:space="preserve"> </w:t>
            </w:r>
            <w:r w:rsidRPr="008915FD">
              <w:rPr>
                <w:rFonts w:asciiTheme="minorHAnsi" w:hAnsiTheme="minorHAnsi" w:cstheme="minorHAnsi"/>
                <w:b/>
                <w:bCs/>
                <w:sz w:val="20"/>
                <w:szCs w:val="20"/>
                <w:rPrChange w:id="448" w:author="Indria Mukti Efayanti" w:date="2025-04-25T17:01:00Z" w16du:dateUtc="2025-04-25T10:01:00Z">
                  <w:rPr>
                    <w:rFonts w:asciiTheme="minorHAnsi" w:hAnsiTheme="minorHAnsi" w:cstheme="minorHAnsi"/>
                    <w:sz w:val="20"/>
                    <w:szCs w:val="20"/>
                  </w:rPr>
                </w:rPrChange>
              </w:rPr>
              <w:t>Rp</w:t>
            </w:r>
            <w:del w:id="449" w:author="Indria Mukti Efayanti" w:date="2025-01-20T09:29:00Z" w16du:dateUtc="2025-01-20T02:29:00Z">
              <w:r w:rsidRPr="008915FD" w:rsidDel="00AC09CC">
                <w:rPr>
                  <w:rFonts w:asciiTheme="minorHAnsi" w:hAnsiTheme="minorHAnsi" w:cstheme="minorHAnsi"/>
                  <w:b/>
                  <w:bCs/>
                  <w:sz w:val="20"/>
                  <w:szCs w:val="20"/>
                  <w:rPrChange w:id="450" w:author="Indria Mukti Efayanti" w:date="2025-04-25T17:01:00Z" w16du:dateUtc="2025-04-25T10:01:00Z">
                    <w:rPr>
                      <w:rFonts w:asciiTheme="minorHAnsi" w:hAnsiTheme="minorHAnsi" w:cstheme="minorHAnsi"/>
                      <w:sz w:val="20"/>
                      <w:szCs w:val="20"/>
                    </w:rPr>
                  </w:rPrChange>
                </w:rPr>
                <w:delText xml:space="preserve"> </w:delText>
              </w:r>
            </w:del>
            <w:r w:rsidRPr="008915FD">
              <w:rPr>
                <w:rFonts w:asciiTheme="minorHAnsi" w:hAnsiTheme="minorHAnsi" w:cstheme="minorHAnsi"/>
                <w:b/>
                <w:bCs/>
                <w:sz w:val="20"/>
                <w:szCs w:val="20"/>
                <w:rPrChange w:id="451" w:author="Indria Mukti Efayanti" w:date="2025-04-25T17:01:00Z" w16du:dateUtc="2025-04-25T10:01:00Z">
                  <w:rPr>
                    <w:rFonts w:asciiTheme="minorHAnsi" w:hAnsiTheme="minorHAnsi" w:cstheme="minorHAnsi"/>
                    <w:sz w:val="20"/>
                    <w:szCs w:val="20"/>
                  </w:rPr>
                </w:rPrChange>
              </w:rPr>
              <w:t>3.000.000.000 (tiga miliar Rupiah)</w:t>
            </w:r>
            <w:r w:rsidRPr="008915FD">
              <w:rPr>
                <w:rFonts w:asciiTheme="minorHAnsi" w:hAnsiTheme="minorHAnsi" w:cstheme="minorHAnsi"/>
                <w:sz w:val="20"/>
                <w:szCs w:val="20"/>
              </w:rPr>
              <w:t xml:space="preserve"> per Tertanggung</w:t>
            </w:r>
            <w:ins w:id="452" w:author="Indria Mukti Efayanti" w:date="2025-01-17T16:18:00Z" w16du:dateUtc="2025-01-17T09:18:00Z">
              <w:r w:rsidR="00711EA2" w:rsidRPr="008915FD">
                <w:rPr>
                  <w:rFonts w:asciiTheme="minorHAnsi" w:hAnsiTheme="minorHAnsi" w:cstheme="minorHAnsi"/>
                  <w:sz w:val="20"/>
                  <w:szCs w:val="20"/>
                </w:rPr>
                <w:t>, berlaku untuk seluruh Asuransi Tambahan dengan manfaat yang sama dari semua Polis yang dimiliki oleh Tertanggung.</w:t>
              </w:r>
            </w:ins>
            <w:del w:id="453" w:author="Indria Mukti Efayanti" w:date="2025-01-17T16:18:00Z" w16du:dateUtc="2025-01-17T09:18:00Z">
              <w:r w:rsidRPr="008915FD" w:rsidDel="00711EA2">
                <w:rPr>
                  <w:rFonts w:asciiTheme="minorHAnsi" w:hAnsiTheme="minorHAnsi" w:cstheme="minorHAnsi"/>
                  <w:sz w:val="20"/>
                  <w:szCs w:val="20"/>
                </w:rPr>
                <w:delText>.</w:delText>
              </w:r>
            </w:del>
          </w:p>
          <w:p w14:paraId="173E7226" w14:textId="77777777" w:rsidR="009464E5" w:rsidRPr="008915FD" w:rsidDel="009464E5" w:rsidRDefault="009464E5" w:rsidP="009464E5">
            <w:pPr>
              <w:pStyle w:val="BodyText"/>
              <w:widowControl w:val="0"/>
              <w:numPr>
                <w:ilvl w:val="0"/>
                <w:numId w:val="69"/>
              </w:numPr>
              <w:autoSpaceDE w:val="0"/>
              <w:autoSpaceDN w:val="0"/>
              <w:spacing w:after="0"/>
              <w:ind w:left="360"/>
              <w:jc w:val="both"/>
              <w:rPr>
                <w:del w:id="454" w:author="Indria Mukti Efayanti" w:date="2024-12-20T12:11:00Z" w16du:dateUtc="2024-12-20T05:11:00Z"/>
                <w:rFonts w:asciiTheme="minorHAnsi" w:hAnsiTheme="minorHAnsi" w:cstheme="minorHAnsi"/>
                <w:b/>
                <w:sz w:val="20"/>
                <w:szCs w:val="20"/>
                <w:rPrChange w:id="455" w:author="Indria Mukti Efayanti" w:date="2025-04-25T17:01:00Z" w16du:dateUtc="2025-04-25T10:01:00Z">
                  <w:rPr>
                    <w:del w:id="456" w:author="Indria Mukti Efayanti" w:date="2024-12-20T12:11:00Z" w16du:dateUtc="2024-12-20T05:11:00Z"/>
                    <w:rFonts w:asciiTheme="minorHAnsi" w:hAnsiTheme="minorHAnsi" w:cstheme="minorHAnsi"/>
                    <w:b/>
                    <w:sz w:val="20"/>
                    <w:szCs w:val="20"/>
                    <w:highlight w:val="yellow"/>
                  </w:rPr>
                </w:rPrChange>
              </w:rPr>
            </w:pPr>
            <w:ins w:id="457" w:author="Indria Mukti Efayanti" w:date="2024-12-20T10:51:00Z" w16du:dateUtc="2024-12-20T03:51:00Z">
              <w:r w:rsidRPr="008915FD">
                <w:rPr>
                  <w:rFonts w:asciiTheme="minorHAnsi" w:hAnsiTheme="minorHAnsi" w:cstheme="minorHAnsi"/>
                  <w:b/>
                  <w:sz w:val="20"/>
                  <w:szCs w:val="20"/>
                  <w:rPrChange w:id="458" w:author="Indria Mukti Efayanti" w:date="2025-04-25T17:01:00Z" w16du:dateUtc="2025-04-25T10:01:00Z">
                    <w:rPr>
                      <w:rFonts w:cstheme="minorHAnsi"/>
                      <w:bCs/>
                      <w:sz w:val="20"/>
                      <w:szCs w:val="20"/>
                    </w:rPr>
                  </w:rPrChange>
                </w:rPr>
                <w:t>Informasi</w:t>
              </w:r>
              <w:r w:rsidRPr="008915FD">
                <w:rPr>
                  <w:rFonts w:asciiTheme="minorHAnsi" w:hAnsiTheme="minorHAnsi" w:cstheme="minorHAnsi"/>
                  <w:b/>
                  <w:sz w:val="20"/>
                  <w:szCs w:val="20"/>
                  <w:rPrChange w:id="459" w:author="Indria Mukti Efayanti" w:date="2025-04-25T17:01:00Z" w16du:dateUtc="2025-04-25T10:01:00Z">
                    <w:rPr>
                      <w:rFonts w:cstheme="minorHAnsi"/>
                      <w:sz w:val="20"/>
                      <w:szCs w:val="20"/>
                    </w:rPr>
                  </w:rPrChange>
                </w:rPr>
                <w:t xml:space="preserve"> manfaat dan ketentuan lebih detail </w:t>
              </w:r>
              <w:del w:id="460" w:author="Yuyun Yunengsih" w:date="2025-01-07T16:13:00Z" w16du:dateUtc="2025-01-07T09:13:00Z">
                <w:r w:rsidRPr="008915FD" w:rsidDel="00772B4A">
                  <w:rPr>
                    <w:rFonts w:asciiTheme="minorHAnsi" w:hAnsiTheme="minorHAnsi" w:cstheme="minorHAnsi"/>
                    <w:b/>
                    <w:sz w:val="20"/>
                    <w:szCs w:val="20"/>
                    <w:rPrChange w:id="461" w:author="Indria Mukti Efayanti" w:date="2025-04-25T17:01:00Z" w16du:dateUtc="2025-04-25T10:01:00Z">
                      <w:rPr>
                        <w:rFonts w:cstheme="minorHAnsi"/>
                        <w:sz w:val="20"/>
                        <w:szCs w:val="20"/>
                      </w:rPr>
                    </w:rPrChange>
                  </w:rPr>
                  <w:delText xml:space="preserve">akan </w:delText>
                </w:r>
              </w:del>
              <w:r w:rsidRPr="008915FD">
                <w:rPr>
                  <w:rFonts w:asciiTheme="minorHAnsi" w:hAnsiTheme="minorHAnsi" w:cstheme="minorHAnsi"/>
                  <w:b/>
                  <w:sz w:val="20"/>
                  <w:szCs w:val="20"/>
                  <w:rPrChange w:id="462" w:author="Indria Mukti Efayanti" w:date="2025-04-25T17:01:00Z" w16du:dateUtc="2025-04-25T10:01:00Z">
                    <w:rPr>
                      <w:rFonts w:cstheme="minorHAnsi"/>
                      <w:sz w:val="20"/>
                      <w:szCs w:val="20"/>
                    </w:rPr>
                  </w:rPrChange>
                </w:rPr>
                <w:t>tersedia pada Polis.</w:t>
              </w:r>
            </w:ins>
          </w:p>
          <w:p w14:paraId="51ADE1DD" w14:textId="77777777" w:rsidR="009464E5" w:rsidRPr="008915FD" w:rsidRDefault="009464E5">
            <w:pPr>
              <w:pStyle w:val="BodyText"/>
              <w:widowControl w:val="0"/>
              <w:numPr>
                <w:ilvl w:val="0"/>
                <w:numId w:val="69"/>
              </w:numPr>
              <w:autoSpaceDE w:val="0"/>
              <w:autoSpaceDN w:val="0"/>
              <w:spacing w:after="0"/>
              <w:ind w:left="360"/>
              <w:jc w:val="both"/>
              <w:rPr>
                <w:ins w:id="463" w:author="Indria Mukti Efayanti" w:date="2025-01-08T21:00:00Z" w16du:dateUtc="2025-01-08T14:00:00Z"/>
                <w:rFonts w:asciiTheme="minorHAnsi" w:hAnsiTheme="minorHAnsi" w:cstheme="minorHAnsi"/>
                <w:b/>
                <w:sz w:val="20"/>
                <w:szCs w:val="20"/>
                <w:rPrChange w:id="464" w:author="Indria Mukti Efayanti" w:date="2025-04-25T17:01:00Z" w16du:dateUtc="2025-04-25T10:01:00Z">
                  <w:rPr>
                    <w:ins w:id="465" w:author="Indria Mukti Efayanti" w:date="2025-01-08T21:00:00Z" w16du:dateUtc="2025-01-08T14:00:00Z"/>
                    <w:rFonts w:asciiTheme="minorHAnsi" w:hAnsiTheme="minorHAnsi" w:cstheme="minorHAnsi"/>
                    <w:sz w:val="20"/>
                    <w:szCs w:val="20"/>
                  </w:rPr>
                </w:rPrChange>
              </w:rPr>
              <w:pPrChange w:id="466" w:author="Indria Mukti Efayanti" w:date="2024-12-20T12:12:00Z" w16du:dateUtc="2024-12-20T05:12:00Z">
                <w:pPr>
                  <w:pStyle w:val="BodyText"/>
                  <w:widowControl w:val="0"/>
                  <w:numPr>
                    <w:numId w:val="70"/>
                  </w:numPr>
                  <w:autoSpaceDE w:val="0"/>
                  <w:autoSpaceDN w:val="0"/>
                  <w:spacing w:after="0" w:line="276" w:lineRule="auto"/>
                  <w:ind w:left="720" w:hanging="360"/>
                  <w:jc w:val="both"/>
                </w:pPr>
              </w:pPrChange>
            </w:pPr>
          </w:p>
          <w:p w14:paraId="16BEAEC2" w14:textId="77777777" w:rsidR="009464E5" w:rsidRPr="008915FD" w:rsidDel="009464E5" w:rsidRDefault="009464E5" w:rsidP="009464E5">
            <w:pPr>
              <w:pStyle w:val="BodyText"/>
              <w:widowControl w:val="0"/>
              <w:autoSpaceDE w:val="0"/>
              <w:autoSpaceDN w:val="0"/>
              <w:spacing w:after="0"/>
              <w:jc w:val="both"/>
              <w:rPr>
                <w:del w:id="467" w:author="Indria Mukti Efayanti" w:date="2024-12-20T10:50:00Z" w16du:dateUtc="2024-12-20T03:50:00Z"/>
                <w:rFonts w:asciiTheme="minorHAnsi" w:hAnsiTheme="minorHAnsi" w:cstheme="minorHAnsi"/>
                <w:sz w:val="20"/>
                <w:szCs w:val="20"/>
                <w:rPrChange w:id="468" w:author="Indria Mukti Efayanti" w:date="2025-04-25T17:01:00Z" w16du:dateUtc="2025-04-25T10:01:00Z">
                  <w:rPr>
                    <w:del w:id="469" w:author="Indria Mukti Efayanti" w:date="2024-12-20T10:50:00Z" w16du:dateUtc="2024-12-20T03:50:00Z"/>
                    <w:rFonts w:cstheme="minorHAnsi"/>
                    <w:sz w:val="20"/>
                    <w:szCs w:val="20"/>
                  </w:rPr>
                </w:rPrChange>
              </w:rPr>
            </w:pPr>
            <w:del w:id="470" w:author="Indria Mukti Efayanti" w:date="2024-12-20T10:50:00Z" w16du:dateUtc="2024-12-20T03:50:00Z">
              <w:r w:rsidRPr="008915FD" w:rsidDel="00642E93">
                <w:rPr>
                  <w:rFonts w:asciiTheme="minorHAnsi" w:hAnsiTheme="minorHAnsi" w:cstheme="minorHAnsi"/>
                  <w:sz w:val="20"/>
                  <w:szCs w:val="20"/>
                  <w:rPrChange w:id="471" w:author="Indria Mukti Efayanti" w:date="2025-04-25T17:01:00Z" w16du:dateUtc="2025-04-25T10:01:00Z">
                    <w:rPr/>
                  </w:rPrChange>
                </w:rPr>
                <w:delText>Apabila Tertanggung terdiagnosa Penyakit Kritis dan usia Tertanggung belum mencapai 5 (lima) tahun, maka manfaat Asuransi yang dibayarkan adalah berdasarkan faktor persentase seperti tertera pada Asuransi Dasar.</w:delText>
              </w:r>
            </w:del>
          </w:p>
          <w:p w14:paraId="2C43094B" w14:textId="77777777" w:rsidR="009464E5" w:rsidRPr="008915FD" w:rsidRDefault="009464E5" w:rsidP="009464E5">
            <w:pPr>
              <w:pStyle w:val="BodyText"/>
              <w:widowControl w:val="0"/>
              <w:autoSpaceDE w:val="0"/>
              <w:autoSpaceDN w:val="0"/>
              <w:spacing w:after="0"/>
              <w:jc w:val="both"/>
              <w:rPr>
                <w:ins w:id="472" w:author="Indria Mukti Efayanti" w:date="2025-01-08T21:00:00Z" w16du:dateUtc="2025-01-08T14:00:00Z"/>
                <w:rFonts w:asciiTheme="minorHAnsi" w:hAnsiTheme="minorHAnsi" w:cstheme="minorHAnsi"/>
                <w:sz w:val="20"/>
                <w:szCs w:val="20"/>
                <w:rPrChange w:id="473" w:author="Indria Mukti Efayanti" w:date="2025-04-25T17:01:00Z" w16du:dateUtc="2025-04-25T10:01:00Z">
                  <w:rPr>
                    <w:ins w:id="474" w:author="Indria Mukti Efayanti" w:date="2025-01-08T21:00:00Z" w16du:dateUtc="2025-01-08T14:00:00Z"/>
                    <w:rFonts w:cstheme="minorHAnsi"/>
                    <w:sz w:val="20"/>
                    <w:szCs w:val="20"/>
                  </w:rPr>
                </w:rPrChange>
              </w:rPr>
            </w:pPr>
          </w:p>
          <w:p w14:paraId="22C83A4B" w14:textId="5C16AE32" w:rsidR="009464E5" w:rsidRPr="008915FD" w:rsidRDefault="009464E5" w:rsidP="009464E5">
            <w:pPr>
              <w:pStyle w:val="BodyTextIndent"/>
              <w:ind w:left="0" w:firstLine="0"/>
              <w:rPr>
                <w:ins w:id="475" w:author="Indria Mukti Efayanti" w:date="2025-01-08T21:00:00Z" w16du:dateUtc="2025-01-08T14:00:00Z"/>
                <w:rFonts w:asciiTheme="minorHAnsi" w:hAnsiTheme="minorHAnsi" w:cstheme="minorHAnsi"/>
                <w:b/>
                <w:bCs/>
                <w:szCs w:val="20"/>
              </w:rPr>
            </w:pPr>
            <w:ins w:id="476" w:author="Indria Mukti Efayanti" w:date="2025-01-08T21:00:00Z" w16du:dateUtc="2025-01-08T14:00:00Z">
              <w:r w:rsidRPr="008915FD">
                <w:rPr>
                  <w:rFonts w:asciiTheme="minorHAnsi" w:hAnsiTheme="minorHAnsi" w:cstheme="minorHAnsi"/>
                  <w:b/>
                  <w:bCs/>
                  <w:szCs w:val="20"/>
                </w:rPr>
                <w:lastRenderedPageBreak/>
                <w:t>Mega Waiver Assurance</w:t>
              </w:r>
            </w:ins>
            <w:ins w:id="477" w:author="Erick Hizkia Pangihutan Marbun" w:date="2026-07-01T13:34:00Z" w16du:dateUtc="2026-07-01T06:34:00Z">
              <w:r w:rsidR="00096B21">
                <w:rPr>
                  <w:rFonts w:asciiTheme="minorHAnsi" w:hAnsiTheme="minorHAnsi" w:cstheme="minorHAnsi"/>
                  <w:b/>
                  <w:bCs/>
                  <w:szCs w:val="20"/>
                </w:rPr>
                <w:t xml:space="preserve"> </w:t>
              </w:r>
              <w:r w:rsidR="00096B21" w:rsidRPr="00241B40">
                <w:rPr>
                  <w:rFonts w:cstheme="minorHAnsi"/>
                  <w:b/>
                  <w:i/>
                  <w:iCs/>
                  <w:color w:val="5B9BD5" w:themeColor="accent5"/>
                  <w:szCs w:val="20"/>
                </w:rPr>
                <w:t xml:space="preserve">&lt;this section showed only if riders </w:t>
              </w:r>
              <w:r w:rsidR="00096B21">
                <w:rPr>
                  <w:rFonts w:cstheme="minorHAnsi"/>
                  <w:b/>
                  <w:i/>
                  <w:iCs/>
                  <w:color w:val="5B9BD5" w:themeColor="accent5"/>
                  <w:szCs w:val="20"/>
                </w:rPr>
                <w:t>MWA</w:t>
              </w:r>
              <w:r w:rsidR="00096B21">
                <w:rPr>
                  <w:rFonts w:cstheme="minorHAnsi"/>
                  <w:b/>
                  <w:i/>
                  <w:iCs/>
                  <w:color w:val="5B9BD5" w:themeColor="accent5"/>
                  <w:szCs w:val="20"/>
                </w:rPr>
                <w:t xml:space="preserve"> </w:t>
              </w:r>
              <w:r w:rsidR="00096B21" w:rsidRPr="00241B40">
                <w:rPr>
                  <w:rFonts w:cstheme="minorHAnsi"/>
                  <w:b/>
                  <w:i/>
                  <w:iCs/>
                  <w:color w:val="5B9BD5" w:themeColor="accent5"/>
                  <w:szCs w:val="20"/>
                </w:rPr>
                <w:t>chosen&gt;</w:t>
              </w:r>
            </w:ins>
          </w:p>
          <w:p w14:paraId="767123FD" w14:textId="77777777" w:rsidR="009464E5" w:rsidRPr="008915FD" w:rsidRDefault="009464E5">
            <w:pPr>
              <w:pStyle w:val="BodyTextIndent"/>
              <w:numPr>
                <w:ilvl w:val="0"/>
                <w:numId w:val="71"/>
              </w:numPr>
              <w:spacing w:line="276" w:lineRule="auto"/>
              <w:ind w:left="357" w:hanging="357"/>
              <w:rPr>
                <w:ins w:id="478" w:author="Indria Mukti Efayanti" w:date="2025-01-08T21:00:00Z" w16du:dateUtc="2025-01-08T14:00:00Z"/>
                <w:rFonts w:asciiTheme="minorHAnsi" w:eastAsia="Calibri" w:hAnsiTheme="minorHAnsi" w:cstheme="minorHAnsi"/>
                <w:szCs w:val="20"/>
                <w:rPrChange w:id="479" w:author="Indria Mukti Efayanti" w:date="2025-04-25T17:01:00Z" w16du:dateUtc="2025-04-25T10:01:00Z">
                  <w:rPr>
                    <w:ins w:id="480" w:author="Indria Mukti Efayanti" w:date="2025-01-08T21:00:00Z" w16du:dateUtc="2025-01-08T14:00:00Z"/>
                    <w:rFonts w:asciiTheme="minorHAnsi" w:eastAsia="Calibri" w:hAnsiTheme="minorHAnsi" w:cstheme="minorHAnsi"/>
                    <w:szCs w:val="20"/>
                    <w:highlight w:val="yellow"/>
                  </w:rPr>
                </w:rPrChange>
              </w:rPr>
              <w:pPrChange w:id="481" w:author="Aswin Nabila" w:date="2026-03-30T16:01:00Z" w16du:dateUtc="2026-03-30T09:01:00Z">
                <w:pPr>
                  <w:pStyle w:val="BodyTextIndent"/>
                  <w:numPr>
                    <w:numId w:val="71"/>
                  </w:numPr>
                  <w:spacing w:line="276" w:lineRule="auto"/>
                  <w:ind w:left="360" w:hanging="360"/>
                </w:pPr>
              </w:pPrChange>
            </w:pPr>
            <w:ins w:id="482" w:author="Indria Mukti Efayanti" w:date="2025-01-08T21:00:00Z" w16du:dateUtc="2025-01-08T14:00:00Z">
              <w:r w:rsidRPr="008915FD">
                <w:rPr>
                  <w:rFonts w:asciiTheme="minorHAnsi" w:hAnsiTheme="minorHAnsi" w:cstheme="minorHAnsi"/>
                  <w:szCs w:val="20"/>
                  <w:lang w:val="en-ID"/>
                  <w:rPrChange w:id="483" w:author="Indria Mukti Efayanti" w:date="2025-04-25T17:01:00Z" w16du:dateUtc="2025-04-25T10:01:00Z">
                    <w:rPr>
                      <w:rFonts w:asciiTheme="minorHAnsi" w:hAnsiTheme="minorHAnsi" w:cstheme="minorHAnsi"/>
                      <w:szCs w:val="20"/>
                      <w:highlight w:val="yellow"/>
                      <w:lang w:val="en-ID"/>
                    </w:rPr>
                  </w:rPrChange>
                </w:rPr>
                <w:t xml:space="preserve">Manfaat Asuransi yang diberikan pada Asuransi Tambahan ini adalah berupa pembebasan kewajiban Pemegang Polis membayar </w:t>
              </w:r>
              <w:r w:rsidRPr="008915FD">
                <w:rPr>
                  <w:rFonts w:asciiTheme="minorHAnsi" w:hAnsiTheme="minorHAnsi" w:cstheme="minorHAnsi"/>
                  <w:i/>
                  <w:iCs/>
                  <w:szCs w:val="20"/>
                  <w:lang w:val="en-ID"/>
                  <w:rPrChange w:id="484" w:author="Indria Mukti Efayanti" w:date="2025-04-25T17:01:00Z" w16du:dateUtc="2025-04-25T10:01:00Z">
                    <w:rPr>
                      <w:rFonts w:asciiTheme="minorHAnsi" w:hAnsiTheme="minorHAnsi" w:cstheme="minorHAnsi"/>
                      <w:i/>
                      <w:iCs/>
                      <w:szCs w:val="20"/>
                      <w:highlight w:val="yellow"/>
                      <w:lang w:val="en-ID"/>
                    </w:rPr>
                  </w:rPrChange>
                </w:rPr>
                <w:t>Outstanding</w:t>
              </w:r>
              <w:r w:rsidRPr="008915FD">
                <w:rPr>
                  <w:rFonts w:asciiTheme="minorHAnsi" w:hAnsiTheme="minorHAnsi" w:cstheme="minorHAnsi"/>
                  <w:szCs w:val="20"/>
                  <w:lang w:val="en-ID"/>
                  <w:rPrChange w:id="485" w:author="Indria Mukti Efayanti" w:date="2025-04-25T17:01:00Z" w16du:dateUtc="2025-04-25T10:01:00Z">
                    <w:rPr>
                      <w:rFonts w:asciiTheme="minorHAnsi" w:hAnsiTheme="minorHAnsi" w:cstheme="minorHAnsi"/>
                      <w:szCs w:val="20"/>
                      <w:highlight w:val="yellow"/>
                      <w:lang w:val="en-ID"/>
                    </w:rPr>
                  </w:rPrChange>
                </w:rPr>
                <w:t xml:space="preserve"> Premi (</w:t>
              </w:r>
              <w:commentRangeStart w:id="486"/>
              <w:r w:rsidRPr="008915FD">
                <w:rPr>
                  <w:rFonts w:asciiTheme="minorHAnsi" w:hAnsiTheme="minorHAnsi" w:cstheme="minorHAnsi"/>
                  <w:i/>
                  <w:iCs/>
                  <w:szCs w:val="20"/>
                  <w:lang w:val="en-ID"/>
                  <w:rPrChange w:id="487" w:author="Indria Mukti Efayanti" w:date="2025-04-25T17:01:00Z" w16du:dateUtc="2025-04-25T10:01:00Z">
                    <w:rPr>
                      <w:rFonts w:asciiTheme="minorHAnsi" w:hAnsiTheme="minorHAnsi" w:cstheme="minorHAnsi"/>
                      <w:i/>
                      <w:iCs/>
                      <w:szCs w:val="20"/>
                      <w:highlight w:val="yellow"/>
                      <w:lang w:val="en-ID"/>
                    </w:rPr>
                  </w:rPrChange>
                </w:rPr>
                <w:t>Waiver of Premium</w:t>
              </w:r>
              <w:commentRangeEnd w:id="486"/>
              <w:r w:rsidRPr="008915FD">
                <w:rPr>
                  <w:rStyle w:val="CommentReference"/>
                  <w:rFonts w:asciiTheme="minorHAnsi" w:hAnsiTheme="minorHAnsi" w:cstheme="minorHAnsi"/>
                  <w:sz w:val="20"/>
                  <w:szCs w:val="20"/>
                  <w:lang w:val="en-ID"/>
                  <w:rPrChange w:id="488" w:author="Indria Mukti Efayanti" w:date="2025-04-25T17:01:00Z" w16du:dateUtc="2025-04-25T10:01:00Z">
                    <w:rPr>
                      <w:rStyle w:val="CommentReference"/>
                      <w:rFonts w:asciiTheme="minorHAnsi" w:hAnsiTheme="minorHAnsi" w:cstheme="minorHAnsi"/>
                      <w:sz w:val="20"/>
                      <w:szCs w:val="20"/>
                      <w:highlight w:val="yellow"/>
                      <w:lang w:val="en-ID"/>
                    </w:rPr>
                  </w:rPrChange>
                </w:rPr>
                <w:commentReference w:id="486"/>
              </w:r>
              <w:r w:rsidRPr="008915FD">
                <w:rPr>
                  <w:rFonts w:asciiTheme="minorHAnsi" w:hAnsiTheme="minorHAnsi" w:cstheme="minorHAnsi"/>
                  <w:szCs w:val="20"/>
                  <w:lang w:val="en-ID"/>
                  <w:rPrChange w:id="489" w:author="Indria Mukti Efayanti" w:date="2025-04-25T17:01:00Z" w16du:dateUtc="2025-04-25T10:01:00Z">
                    <w:rPr>
                      <w:rFonts w:asciiTheme="minorHAnsi" w:hAnsiTheme="minorHAnsi" w:cstheme="minorHAnsi"/>
                      <w:szCs w:val="20"/>
                      <w:highlight w:val="yellow"/>
                      <w:lang w:val="en-ID"/>
                    </w:rPr>
                  </w:rPrChange>
                </w:rPr>
                <w:t>) apabila Tertanggung terdiagno</w:t>
              </w:r>
              <w:r w:rsidRPr="00AE31AF">
                <w:rPr>
                  <w:rFonts w:asciiTheme="minorHAnsi" w:hAnsiTheme="minorHAnsi" w:cstheme="minorHAnsi"/>
                  <w:szCs w:val="20"/>
                  <w:highlight w:val="green"/>
                  <w:lang w:val="en-ID"/>
                  <w:rPrChange w:id="490" w:author="Aswin Nabila" w:date="2026-03-30T16:02:00Z" w16du:dateUtc="2026-03-30T09:02:00Z">
                    <w:rPr>
                      <w:rFonts w:asciiTheme="minorHAnsi" w:hAnsiTheme="minorHAnsi" w:cstheme="minorHAnsi"/>
                      <w:szCs w:val="20"/>
                      <w:highlight w:val="yellow"/>
                      <w:lang w:val="en-ID"/>
                    </w:rPr>
                  </w:rPrChange>
                </w:rPr>
                <w:t>s</w:t>
              </w:r>
              <w:del w:id="491" w:author="Aswin Nabila" w:date="2026-03-30T16:02:00Z" w16du:dateUtc="2026-03-30T09:02:00Z">
                <w:r w:rsidRPr="00AE31AF" w:rsidDel="00AE31AF">
                  <w:rPr>
                    <w:rFonts w:asciiTheme="minorHAnsi" w:hAnsiTheme="minorHAnsi" w:cstheme="minorHAnsi"/>
                    <w:szCs w:val="20"/>
                    <w:highlight w:val="green"/>
                    <w:lang w:val="en-ID"/>
                    <w:rPrChange w:id="492" w:author="Aswin Nabila" w:date="2026-03-30T16:02:00Z" w16du:dateUtc="2026-03-30T09:02:00Z">
                      <w:rPr>
                        <w:rFonts w:asciiTheme="minorHAnsi" w:hAnsiTheme="minorHAnsi" w:cstheme="minorHAnsi"/>
                        <w:szCs w:val="20"/>
                        <w:highlight w:val="yellow"/>
                        <w:lang w:val="en-ID"/>
                      </w:rPr>
                    </w:rPrChange>
                  </w:rPr>
                  <w:delText>a</w:delText>
                </w:r>
              </w:del>
            </w:ins>
            <w:ins w:id="493" w:author="Aswin Nabila" w:date="2026-03-30T16:02:00Z" w16du:dateUtc="2026-03-30T09:02:00Z">
              <w:r w:rsidR="00AE31AF" w:rsidRPr="00AE31AF">
                <w:rPr>
                  <w:rFonts w:asciiTheme="minorHAnsi" w:hAnsiTheme="minorHAnsi" w:cstheme="minorHAnsi"/>
                  <w:szCs w:val="20"/>
                  <w:highlight w:val="green"/>
                  <w:lang w:val="en-ID"/>
                  <w:rPrChange w:id="494" w:author="Aswin Nabila" w:date="2026-03-30T16:02:00Z" w16du:dateUtc="2026-03-30T09:02:00Z">
                    <w:rPr>
                      <w:rFonts w:asciiTheme="minorHAnsi" w:hAnsiTheme="minorHAnsi" w:cstheme="minorHAnsi"/>
                      <w:szCs w:val="20"/>
                      <w:lang w:val="en-ID"/>
                    </w:rPr>
                  </w:rPrChange>
                </w:rPr>
                <w:t>is</w:t>
              </w:r>
            </w:ins>
            <w:ins w:id="495" w:author="Indria Mukti Efayanti" w:date="2025-01-08T21:00:00Z" w16du:dateUtc="2025-01-08T14:00:00Z">
              <w:r w:rsidRPr="008915FD">
                <w:rPr>
                  <w:rFonts w:asciiTheme="minorHAnsi" w:hAnsiTheme="minorHAnsi" w:cstheme="minorHAnsi"/>
                  <w:szCs w:val="20"/>
                  <w:lang w:val="en-ID"/>
                  <w:rPrChange w:id="496" w:author="Indria Mukti Efayanti" w:date="2025-04-25T17:01:00Z" w16du:dateUtc="2025-04-25T10:01:00Z">
                    <w:rPr>
                      <w:rFonts w:asciiTheme="minorHAnsi" w:hAnsiTheme="minorHAnsi" w:cstheme="minorHAnsi"/>
                      <w:szCs w:val="20"/>
                      <w:highlight w:val="yellow"/>
                      <w:lang w:val="en-ID"/>
                    </w:rPr>
                  </w:rPrChange>
                </w:rPr>
                <w:t xml:space="preserve"> Penyakit Kritis atau </w:t>
              </w:r>
              <w:commentRangeStart w:id="497"/>
              <w:r w:rsidRPr="008915FD">
                <w:rPr>
                  <w:rFonts w:asciiTheme="minorHAnsi" w:hAnsiTheme="minorHAnsi" w:cstheme="minorHAnsi"/>
                  <w:szCs w:val="20"/>
                  <w:lang w:val="en-ID"/>
                  <w:rPrChange w:id="498" w:author="Indria Mukti Efayanti" w:date="2025-04-25T17:01:00Z" w16du:dateUtc="2025-04-25T10:01:00Z">
                    <w:rPr>
                      <w:rFonts w:asciiTheme="minorHAnsi" w:hAnsiTheme="minorHAnsi" w:cstheme="minorHAnsi"/>
                      <w:szCs w:val="20"/>
                      <w:highlight w:val="yellow"/>
                      <w:lang w:val="en-ID"/>
                    </w:rPr>
                  </w:rPrChange>
                </w:rPr>
                <w:t>ketidakmampuan total dan tetap</w:t>
              </w:r>
              <w:commentRangeEnd w:id="497"/>
              <w:r w:rsidRPr="008915FD">
                <w:rPr>
                  <w:rStyle w:val="CommentReference"/>
                  <w:rFonts w:asciiTheme="minorHAnsi" w:hAnsiTheme="minorHAnsi" w:cstheme="minorHAnsi"/>
                  <w:sz w:val="20"/>
                  <w:szCs w:val="20"/>
                  <w:lang w:val="en-ID"/>
                  <w:rPrChange w:id="499" w:author="Indria Mukti Efayanti" w:date="2025-04-25T17:01:00Z" w16du:dateUtc="2025-04-25T10:01:00Z">
                    <w:rPr>
                      <w:rStyle w:val="CommentReference"/>
                      <w:rFonts w:asciiTheme="minorHAnsi" w:hAnsiTheme="minorHAnsi" w:cstheme="minorHAnsi"/>
                      <w:sz w:val="20"/>
                      <w:szCs w:val="20"/>
                      <w:highlight w:val="yellow"/>
                      <w:lang w:val="en-ID"/>
                    </w:rPr>
                  </w:rPrChange>
                </w:rPr>
                <w:commentReference w:id="497"/>
              </w:r>
              <w:r w:rsidRPr="008915FD">
                <w:rPr>
                  <w:rFonts w:asciiTheme="minorHAnsi" w:hAnsiTheme="minorHAnsi" w:cstheme="minorHAnsi"/>
                  <w:szCs w:val="20"/>
                  <w:lang w:val="en-ID"/>
                  <w:rPrChange w:id="500" w:author="Indria Mukti Efayanti" w:date="2025-04-25T17:01:00Z" w16du:dateUtc="2025-04-25T10:01:00Z">
                    <w:rPr>
                      <w:rFonts w:asciiTheme="minorHAnsi" w:hAnsiTheme="minorHAnsi" w:cstheme="minorHAnsi"/>
                      <w:szCs w:val="20"/>
                      <w:highlight w:val="yellow"/>
                      <w:lang w:val="en-ID"/>
                    </w:rPr>
                  </w:rPrChange>
                </w:rPr>
                <w:t xml:space="preserve"> akibat dari sakit atau Kecelakaan.</w:t>
              </w:r>
            </w:ins>
          </w:p>
          <w:p w14:paraId="6D7E8B75" w14:textId="77777777" w:rsidR="009464E5" w:rsidRPr="008915FD" w:rsidRDefault="009464E5">
            <w:pPr>
              <w:pStyle w:val="BodyTextIndent"/>
              <w:numPr>
                <w:ilvl w:val="0"/>
                <w:numId w:val="71"/>
              </w:numPr>
              <w:spacing w:line="276" w:lineRule="auto"/>
              <w:rPr>
                <w:ins w:id="501" w:author="Indria Mukti Efayanti" w:date="2025-01-08T21:00:00Z" w16du:dateUtc="2025-01-08T14:00:00Z"/>
                <w:rFonts w:asciiTheme="minorHAnsi" w:hAnsiTheme="minorHAnsi" w:cstheme="minorHAnsi"/>
                <w:bCs/>
                <w:szCs w:val="20"/>
                <w:rPrChange w:id="502" w:author="Indria Mukti Efayanti" w:date="2025-04-25T17:01:00Z" w16du:dateUtc="2025-04-25T10:01:00Z">
                  <w:rPr>
                    <w:ins w:id="503" w:author="Indria Mukti Efayanti" w:date="2025-01-08T21:00:00Z" w16du:dateUtc="2025-01-08T14:00:00Z"/>
                  </w:rPr>
                </w:rPrChange>
              </w:rPr>
              <w:pPrChange w:id="504" w:author="Indria Mukti Efayanti" w:date="2025-01-08T21:00:00Z" w16du:dateUtc="2025-01-08T14:00:00Z">
                <w:pPr>
                  <w:pStyle w:val="BodyText"/>
                  <w:widowControl w:val="0"/>
                  <w:numPr>
                    <w:numId w:val="70"/>
                  </w:numPr>
                  <w:autoSpaceDE w:val="0"/>
                  <w:autoSpaceDN w:val="0"/>
                  <w:spacing w:after="0" w:line="276" w:lineRule="auto"/>
                  <w:ind w:left="720" w:hanging="360"/>
                  <w:jc w:val="both"/>
                </w:pPr>
              </w:pPrChange>
            </w:pPr>
            <w:ins w:id="505" w:author="Indria Mukti Efayanti" w:date="2025-01-08T21:00:00Z" w16du:dateUtc="2025-01-08T14:00:00Z">
              <w:r w:rsidRPr="008915FD">
                <w:rPr>
                  <w:rFonts w:asciiTheme="minorHAnsi" w:hAnsiTheme="minorHAnsi" w:cstheme="minorHAnsi"/>
                  <w:bCs/>
                  <w:szCs w:val="20"/>
                </w:rPr>
                <w:t xml:space="preserve">Uang </w:t>
              </w:r>
              <w:r w:rsidRPr="008915FD">
                <w:rPr>
                  <w:rFonts w:asciiTheme="minorHAnsi" w:hAnsiTheme="minorHAnsi" w:cstheme="minorHAnsi"/>
                  <w:szCs w:val="20"/>
                  <w:lang w:val="en-ID"/>
                  <w:rPrChange w:id="506" w:author="Indria Mukti Efayanti" w:date="2025-04-25T17:01:00Z" w16du:dateUtc="2025-04-25T10:01:00Z">
                    <w:rPr>
                      <w:rFonts w:asciiTheme="minorHAnsi" w:hAnsiTheme="minorHAnsi" w:cstheme="minorHAnsi"/>
                      <w:szCs w:val="20"/>
                      <w:highlight w:val="yellow"/>
                      <w:lang w:val="en-ID"/>
                    </w:rPr>
                  </w:rPrChange>
                </w:rPr>
                <w:t>Pertanggungan</w:t>
              </w:r>
              <w:r w:rsidRPr="008915FD">
                <w:rPr>
                  <w:rFonts w:asciiTheme="minorHAnsi" w:hAnsiTheme="minorHAnsi" w:cstheme="minorHAnsi"/>
                  <w:bCs/>
                  <w:szCs w:val="20"/>
                </w:rPr>
                <w:t xml:space="preserve"> Asuransi Tambahan yang berupa nilai </w:t>
              </w:r>
              <w:r w:rsidRPr="008915FD">
                <w:rPr>
                  <w:rFonts w:asciiTheme="minorHAnsi" w:hAnsiTheme="minorHAnsi" w:cstheme="minorHAnsi"/>
                  <w:bCs/>
                  <w:i/>
                  <w:iCs/>
                  <w:szCs w:val="20"/>
                </w:rPr>
                <w:t xml:space="preserve">Outstanding </w:t>
              </w:r>
              <w:r w:rsidRPr="008915FD">
                <w:rPr>
                  <w:rFonts w:asciiTheme="minorHAnsi" w:hAnsiTheme="minorHAnsi" w:cstheme="minorHAnsi"/>
                  <w:bCs/>
                  <w:szCs w:val="20"/>
                </w:rPr>
                <w:t xml:space="preserve">Premi, seperti tercantum pada Ringkasan Polis akan dibayarkan oleh Penanggung apabila </w:t>
              </w:r>
              <w:commentRangeStart w:id="507"/>
              <w:commentRangeEnd w:id="507"/>
              <w:r w:rsidRPr="008915FD">
                <w:rPr>
                  <w:rStyle w:val="CommentReference"/>
                  <w:rFonts w:asciiTheme="minorHAnsi" w:hAnsiTheme="minorHAnsi" w:cstheme="minorHAnsi"/>
                  <w:bCs/>
                  <w:sz w:val="20"/>
                  <w:szCs w:val="20"/>
                  <w:rPrChange w:id="508" w:author="Indria Mukti Efayanti" w:date="2025-04-25T17:01:00Z" w16du:dateUtc="2025-04-25T10:01:00Z">
                    <w:rPr>
                      <w:rStyle w:val="CommentReference"/>
                      <w:rFonts w:asciiTheme="minorHAnsi" w:hAnsiTheme="minorHAnsi" w:cstheme="minorHAnsi"/>
                      <w:bCs/>
                      <w:sz w:val="24"/>
                      <w:szCs w:val="20"/>
                      <w:highlight w:val="yellow"/>
                    </w:rPr>
                  </w:rPrChange>
                </w:rPr>
                <w:commentReference w:id="507"/>
              </w:r>
              <w:r w:rsidRPr="008915FD">
                <w:rPr>
                  <w:rFonts w:asciiTheme="minorHAnsi" w:hAnsiTheme="minorHAnsi" w:cstheme="minorHAnsi"/>
                  <w:bCs/>
                  <w:szCs w:val="20"/>
                  <w:rPrChange w:id="509" w:author="Indria Mukti Efayanti" w:date="2025-04-25T17:01:00Z" w16du:dateUtc="2025-04-25T10:01:00Z">
                    <w:rPr>
                      <w:rFonts w:asciiTheme="minorHAnsi" w:hAnsiTheme="minorHAnsi" w:cstheme="minorHAnsi"/>
                      <w:bCs/>
                      <w:szCs w:val="20"/>
                      <w:highlight w:val="yellow"/>
                    </w:rPr>
                  </w:rPrChange>
                </w:rPr>
                <w:t xml:space="preserve">Tertanggung memenuhi </w:t>
              </w:r>
            </w:ins>
            <w:ins w:id="510" w:author="Aswin Nabila" w:date="2026-03-30T16:03:00Z" w16du:dateUtc="2026-03-30T09:03:00Z">
              <w:r w:rsidR="00433ACA" w:rsidRPr="00433ACA">
                <w:rPr>
                  <w:rFonts w:asciiTheme="minorHAnsi" w:hAnsiTheme="minorHAnsi" w:cstheme="minorHAnsi"/>
                  <w:bCs/>
                  <w:szCs w:val="20"/>
                  <w:highlight w:val="green"/>
                  <w:rPrChange w:id="511" w:author="Aswin Nabila" w:date="2026-03-30T16:08:00Z" w16du:dateUtc="2026-03-30T09:08:00Z">
                    <w:rPr>
                      <w:rFonts w:asciiTheme="minorHAnsi" w:hAnsiTheme="minorHAnsi" w:cstheme="minorHAnsi"/>
                      <w:bCs/>
                      <w:szCs w:val="20"/>
                    </w:rPr>
                  </w:rPrChange>
                </w:rPr>
                <w:t>D</w:t>
              </w:r>
            </w:ins>
            <w:ins w:id="512" w:author="Indria Mukti Efayanti" w:date="2025-01-08T21:00:00Z" w16du:dateUtc="2025-01-08T14:00:00Z">
              <w:del w:id="513" w:author="Aswin Nabila" w:date="2026-03-30T16:03:00Z" w16du:dateUtc="2026-03-30T09:03:00Z">
                <w:r w:rsidRPr="008915FD" w:rsidDel="00433ACA">
                  <w:rPr>
                    <w:rFonts w:asciiTheme="minorHAnsi" w:hAnsiTheme="minorHAnsi" w:cstheme="minorHAnsi"/>
                    <w:bCs/>
                    <w:szCs w:val="20"/>
                    <w:rPrChange w:id="514" w:author="Indria Mukti Efayanti" w:date="2025-04-25T17:01:00Z" w16du:dateUtc="2025-04-25T10:01:00Z">
                      <w:rPr>
                        <w:rFonts w:asciiTheme="minorHAnsi" w:hAnsiTheme="minorHAnsi" w:cstheme="minorHAnsi"/>
                        <w:bCs/>
                        <w:szCs w:val="20"/>
                        <w:highlight w:val="yellow"/>
                      </w:rPr>
                    </w:rPrChange>
                  </w:rPr>
                  <w:delText>d</w:delText>
                </w:r>
              </w:del>
              <w:r w:rsidRPr="008915FD">
                <w:rPr>
                  <w:rFonts w:asciiTheme="minorHAnsi" w:hAnsiTheme="minorHAnsi" w:cstheme="minorHAnsi"/>
                  <w:bCs/>
                  <w:szCs w:val="20"/>
                  <w:rPrChange w:id="515" w:author="Indria Mukti Efayanti" w:date="2025-04-25T17:01:00Z" w16du:dateUtc="2025-04-25T10:01:00Z">
                    <w:rPr>
                      <w:rFonts w:asciiTheme="minorHAnsi" w:hAnsiTheme="minorHAnsi" w:cstheme="minorHAnsi"/>
                      <w:bCs/>
                      <w:szCs w:val="20"/>
                      <w:highlight w:val="yellow"/>
                    </w:rPr>
                  </w:rPrChange>
                </w:rPr>
                <w:t>iagnos</w:t>
              </w:r>
            </w:ins>
            <w:ins w:id="516" w:author="Aswin Nabila" w:date="2026-03-30T16:03:00Z" w16du:dateUtc="2026-03-30T09:03:00Z">
              <w:r w:rsidR="00433ACA" w:rsidRPr="00433ACA">
                <w:rPr>
                  <w:rFonts w:asciiTheme="minorHAnsi" w:hAnsiTheme="minorHAnsi" w:cstheme="minorHAnsi"/>
                  <w:bCs/>
                  <w:szCs w:val="20"/>
                  <w:highlight w:val="green"/>
                  <w:rPrChange w:id="517" w:author="Aswin Nabila" w:date="2026-03-30T16:08:00Z" w16du:dateUtc="2026-03-30T09:08:00Z">
                    <w:rPr>
                      <w:rFonts w:asciiTheme="minorHAnsi" w:hAnsiTheme="minorHAnsi" w:cstheme="minorHAnsi"/>
                      <w:bCs/>
                      <w:szCs w:val="20"/>
                    </w:rPr>
                  </w:rPrChange>
                </w:rPr>
                <w:t>is</w:t>
              </w:r>
            </w:ins>
            <w:ins w:id="518" w:author="Indria Mukti Efayanti" w:date="2025-01-08T21:00:00Z" w16du:dateUtc="2025-01-08T14:00:00Z">
              <w:del w:id="519" w:author="Aswin Nabila" w:date="2026-03-30T16:03:00Z" w16du:dateUtc="2026-03-30T09:03:00Z">
                <w:r w:rsidRPr="008915FD" w:rsidDel="00433ACA">
                  <w:rPr>
                    <w:rFonts w:asciiTheme="minorHAnsi" w:hAnsiTheme="minorHAnsi" w:cstheme="minorHAnsi"/>
                    <w:bCs/>
                    <w:szCs w:val="20"/>
                    <w:rPrChange w:id="520" w:author="Indria Mukti Efayanti" w:date="2025-04-25T17:01:00Z" w16du:dateUtc="2025-04-25T10:01:00Z">
                      <w:rPr>
                        <w:rFonts w:asciiTheme="minorHAnsi" w:hAnsiTheme="minorHAnsi" w:cstheme="minorHAnsi"/>
                        <w:bCs/>
                        <w:szCs w:val="20"/>
                        <w:highlight w:val="yellow"/>
                      </w:rPr>
                    </w:rPrChange>
                  </w:rPr>
                  <w:delText>a</w:delText>
                </w:r>
              </w:del>
              <w:r w:rsidRPr="008915FD">
                <w:rPr>
                  <w:rFonts w:asciiTheme="minorHAnsi" w:hAnsiTheme="minorHAnsi" w:cstheme="minorHAnsi"/>
                  <w:bCs/>
                  <w:szCs w:val="20"/>
                  <w:rPrChange w:id="521" w:author="Indria Mukti Efayanti" w:date="2025-04-25T17:01:00Z" w16du:dateUtc="2025-04-25T10:01:00Z">
                    <w:rPr>
                      <w:rFonts w:asciiTheme="minorHAnsi" w:hAnsiTheme="minorHAnsi" w:cstheme="minorHAnsi"/>
                      <w:bCs/>
                      <w:szCs w:val="20"/>
                      <w:highlight w:val="yellow"/>
                    </w:rPr>
                  </w:rPrChange>
                </w:rPr>
                <w:t xml:space="preserve"> Penyakit Kritis atau </w:t>
              </w:r>
            </w:ins>
            <w:ins w:id="522" w:author="Indria Mukti Efayanti" w:date="2025-03-26T00:40:00Z" w16du:dateUtc="2025-03-25T17:40:00Z">
              <w:r w:rsidR="00142594" w:rsidRPr="008915FD">
                <w:rPr>
                  <w:rFonts w:asciiTheme="minorHAnsi" w:hAnsiTheme="minorHAnsi" w:cstheme="minorHAnsi"/>
                  <w:bCs/>
                  <w:szCs w:val="20"/>
                </w:rPr>
                <w:t>k</w:t>
              </w:r>
            </w:ins>
            <w:ins w:id="523" w:author="Indria Mukti Efayanti" w:date="2025-01-08T21:00:00Z" w16du:dateUtc="2025-01-08T14:00:00Z">
              <w:r w:rsidRPr="008915FD">
                <w:rPr>
                  <w:rFonts w:asciiTheme="minorHAnsi" w:hAnsiTheme="minorHAnsi" w:cstheme="minorHAnsi"/>
                  <w:bCs/>
                  <w:szCs w:val="20"/>
                  <w:rPrChange w:id="524" w:author="Indria Mukti Efayanti" w:date="2025-04-25T17:01:00Z" w16du:dateUtc="2025-04-25T10:01:00Z">
                    <w:rPr>
                      <w:rFonts w:asciiTheme="minorHAnsi" w:hAnsiTheme="minorHAnsi" w:cstheme="minorHAnsi"/>
                      <w:bCs/>
                      <w:szCs w:val="20"/>
                      <w:highlight w:val="yellow"/>
                    </w:rPr>
                  </w:rPrChange>
                </w:rPr>
                <w:t>etidakmampuan total dan tetap sesuai dengan</w:t>
              </w:r>
              <w:r w:rsidRPr="008915FD">
                <w:rPr>
                  <w:rFonts w:asciiTheme="minorHAnsi" w:hAnsiTheme="minorHAnsi" w:cstheme="minorHAnsi"/>
                  <w:bCs/>
                  <w:szCs w:val="20"/>
                </w:rPr>
                <w:t xml:space="preserve"> ketentuan di bawah ini;</w:t>
              </w:r>
            </w:ins>
          </w:p>
          <w:p w14:paraId="2AB8ECBC" w14:textId="77777777" w:rsidR="009464E5" w:rsidRPr="008915FD" w:rsidDel="00387D47" w:rsidRDefault="009464E5">
            <w:pPr>
              <w:pStyle w:val="BodyText"/>
              <w:spacing w:after="0"/>
              <w:rPr>
                <w:del w:id="525" w:author="Indria Mukti Efayanti" w:date="2024-12-20T12:11:00Z" w16du:dateUtc="2024-12-20T05:11:00Z"/>
                <w:rFonts w:cstheme="minorHAnsi"/>
                <w:b/>
              </w:rPr>
              <w:pPrChange w:id="526" w:author="Indria Mukti Efayanti" w:date="2025-01-08T21:00:00Z" w16du:dateUtc="2025-01-08T14:00:00Z">
                <w:pPr>
                  <w:ind w:left="360"/>
                </w:pPr>
              </w:pPrChange>
            </w:pPr>
          </w:p>
          <w:p w14:paraId="135EAB10" w14:textId="77777777" w:rsidR="009464E5" w:rsidRPr="008915FD" w:rsidRDefault="009464E5">
            <w:pPr>
              <w:pStyle w:val="BodyText"/>
              <w:widowControl w:val="0"/>
              <w:autoSpaceDE w:val="0"/>
              <w:autoSpaceDN w:val="0"/>
              <w:spacing w:after="0"/>
              <w:jc w:val="both"/>
              <w:rPr>
                <w:rFonts w:cstheme="minorHAnsi"/>
                <w:b/>
              </w:rPr>
              <w:pPrChange w:id="527" w:author="Indria Mukti Efayanti" w:date="2025-01-08T21:00:00Z" w16du:dateUtc="2025-01-08T14:00:00Z">
                <w:pPr/>
              </w:pPrChange>
            </w:pPr>
          </w:p>
        </w:tc>
        <w:tc>
          <w:tcPr>
            <w:tcW w:w="5535" w:type="dxa"/>
            <w:gridSpan w:val="22"/>
            <w:tcBorders>
              <w:bottom w:val="single" w:sz="4" w:space="0" w:color="auto"/>
            </w:tcBorders>
          </w:tcPr>
          <w:p w14:paraId="31D53238" w14:textId="77777777" w:rsidR="009464E5" w:rsidRPr="008915FD" w:rsidRDefault="009464E5" w:rsidP="009464E5">
            <w:pPr>
              <w:pStyle w:val="ListParagraph"/>
              <w:numPr>
                <w:ilvl w:val="1"/>
                <w:numId w:val="71"/>
              </w:numPr>
              <w:autoSpaceDE w:val="0"/>
              <w:autoSpaceDN w:val="0"/>
              <w:adjustRightInd w:val="0"/>
              <w:spacing w:line="276" w:lineRule="auto"/>
              <w:contextualSpacing w:val="0"/>
              <w:rPr>
                <w:ins w:id="528" w:author="Indria Mukti Efayanti" w:date="2025-01-08T20:57:00Z" w16du:dateUtc="2025-01-08T13:57:00Z"/>
                <w:rFonts w:eastAsia="Malgun Gothic" w:cstheme="minorHAnsi"/>
                <w:iCs/>
                <w:sz w:val="20"/>
                <w:szCs w:val="20"/>
              </w:rPr>
            </w:pPr>
            <w:ins w:id="529" w:author="Indria Mukti Efayanti" w:date="2025-01-08T20:57:00Z" w16du:dateUtc="2025-01-08T13:57:00Z">
              <w:r w:rsidRPr="008915FD">
                <w:rPr>
                  <w:rFonts w:eastAsia="Malgun Gothic" w:cstheme="minorHAnsi"/>
                  <w:iCs/>
                  <w:sz w:val="20"/>
                  <w:szCs w:val="20"/>
                </w:rPr>
                <w:lastRenderedPageBreak/>
                <w:t xml:space="preserve">Penyakit </w:t>
              </w:r>
            </w:ins>
            <w:ins w:id="530" w:author="Aswin Nabila" w:date="2026-03-30T17:03:00Z" w16du:dateUtc="2026-03-30T10:03:00Z">
              <w:r w:rsidR="001D3975" w:rsidRPr="001D3975">
                <w:rPr>
                  <w:rFonts w:eastAsia="Malgun Gothic" w:cstheme="minorHAnsi"/>
                  <w:iCs/>
                  <w:sz w:val="20"/>
                  <w:szCs w:val="20"/>
                  <w:highlight w:val="green"/>
                  <w:rPrChange w:id="531" w:author="Aswin Nabila" w:date="2026-03-30T17:03:00Z" w16du:dateUtc="2026-03-30T10:03:00Z">
                    <w:rPr>
                      <w:rFonts w:eastAsia="Malgun Gothic" w:cstheme="minorHAnsi"/>
                      <w:iCs/>
                      <w:sz w:val="20"/>
                      <w:szCs w:val="20"/>
                    </w:rPr>
                  </w:rPrChange>
                </w:rPr>
                <w:t>K</w:t>
              </w:r>
            </w:ins>
            <w:ins w:id="532" w:author="Indria Mukti Efayanti" w:date="2025-01-08T20:57:00Z" w16du:dateUtc="2025-01-08T13:57:00Z">
              <w:del w:id="533" w:author="Aswin Nabila" w:date="2026-03-30T17:03:00Z" w16du:dateUtc="2026-03-30T10:03:00Z">
                <w:r w:rsidRPr="008915FD" w:rsidDel="001D3975">
                  <w:rPr>
                    <w:rFonts w:eastAsia="Malgun Gothic" w:cstheme="minorHAnsi"/>
                    <w:iCs/>
                    <w:sz w:val="20"/>
                    <w:szCs w:val="20"/>
                  </w:rPr>
                  <w:delText>k</w:delText>
                </w:r>
              </w:del>
              <w:r w:rsidRPr="008915FD">
                <w:rPr>
                  <w:rFonts w:eastAsia="Malgun Gothic" w:cstheme="minorHAnsi"/>
                  <w:iCs/>
                  <w:sz w:val="20"/>
                  <w:szCs w:val="20"/>
                </w:rPr>
                <w:t>ritis</w:t>
              </w:r>
            </w:ins>
          </w:p>
          <w:p w14:paraId="5AF46B07" w14:textId="77777777" w:rsidR="009464E5" w:rsidRPr="008915FD" w:rsidRDefault="009464E5" w:rsidP="009464E5">
            <w:pPr>
              <w:pStyle w:val="ListParagraph"/>
              <w:numPr>
                <w:ilvl w:val="8"/>
                <w:numId w:val="71"/>
              </w:numPr>
              <w:ind w:left="1080"/>
              <w:rPr>
                <w:ins w:id="534" w:author="Indria Mukti Efayanti" w:date="2025-01-08T20:57:00Z" w16du:dateUtc="2025-01-08T13:57:00Z"/>
                <w:rFonts w:eastAsia="Malgun Gothic" w:cstheme="minorHAnsi"/>
                <w:iCs/>
                <w:sz w:val="20"/>
                <w:szCs w:val="20"/>
              </w:rPr>
            </w:pPr>
            <w:ins w:id="535" w:author="Indria Mukti Efayanti" w:date="2025-01-08T20:57:00Z" w16du:dateUtc="2025-01-08T13:57:00Z">
              <w:r w:rsidRPr="008915FD">
                <w:rPr>
                  <w:rFonts w:eastAsia="Malgun Gothic" w:cstheme="minorHAnsi"/>
                  <w:iCs/>
                  <w:sz w:val="20"/>
                  <w:szCs w:val="20"/>
                </w:rPr>
                <w:t>Tertanggung mengalami kondisi kritis, selama Masa Pertanggungan dan Polis berstatus aktif.</w:t>
              </w:r>
            </w:ins>
          </w:p>
          <w:p w14:paraId="6DBADFD4" w14:textId="77777777" w:rsidR="009464E5" w:rsidRPr="008915FD" w:rsidRDefault="009464E5" w:rsidP="009464E5">
            <w:pPr>
              <w:pStyle w:val="ListParagraph"/>
              <w:numPr>
                <w:ilvl w:val="8"/>
                <w:numId w:val="71"/>
              </w:numPr>
              <w:ind w:left="1080"/>
              <w:rPr>
                <w:ins w:id="536" w:author="Indria Mukti Efayanti" w:date="2025-01-08T20:57:00Z" w16du:dateUtc="2025-01-08T13:57:00Z"/>
                <w:rFonts w:eastAsia="Malgun Gothic" w:cstheme="minorHAnsi"/>
                <w:iCs/>
                <w:sz w:val="20"/>
                <w:szCs w:val="20"/>
              </w:rPr>
            </w:pPr>
            <w:ins w:id="537" w:author="Indria Mukti Efayanti" w:date="2025-01-08T20:57:00Z" w16du:dateUtc="2025-01-08T13:57:00Z">
              <w:r w:rsidRPr="008915FD">
                <w:rPr>
                  <w:rFonts w:eastAsia="Malgun Gothic" w:cstheme="minorHAnsi"/>
                  <w:iCs/>
                  <w:sz w:val="20"/>
                  <w:szCs w:val="20"/>
                </w:rPr>
                <w:t>Kondisi</w:t>
              </w:r>
              <w:r w:rsidRPr="008915FD">
                <w:rPr>
                  <w:rFonts w:cstheme="minorHAnsi"/>
                  <w:sz w:val="20"/>
                  <w:szCs w:val="20"/>
                </w:rPr>
                <w:t xml:space="preserve"> kritis yang dialami oleh Tertanggung adalah kondisi kritis yang pertama kalinya sesuai klasifikasi </w:t>
              </w:r>
            </w:ins>
            <w:ins w:id="538" w:author="Aswin Nabila" w:date="2026-03-30T16:03:00Z" w16du:dateUtc="2026-03-30T09:03:00Z">
              <w:r w:rsidR="00433ACA" w:rsidRPr="00433ACA">
                <w:rPr>
                  <w:rFonts w:cstheme="minorHAnsi"/>
                  <w:sz w:val="20"/>
                  <w:szCs w:val="20"/>
                  <w:highlight w:val="green"/>
                  <w:rPrChange w:id="539" w:author="Aswin Nabila" w:date="2026-03-30T16:03:00Z" w16du:dateUtc="2026-03-30T09:03:00Z">
                    <w:rPr>
                      <w:rFonts w:cstheme="minorHAnsi"/>
                      <w:sz w:val="20"/>
                      <w:szCs w:val="20"/>
                    </w:rPr>
                  </w:rPrChange>
                </w:rPr>
                <w:t>P</w:t>
              </w:r>
            </w:ins>
            <w:ins w:id="540" w:author="Indria Mukti Efayanti" w:date="2025-01-08T20:57:00Z" w16du:dateUtc="2025-01-08T13:57:00Z">
              <w:del w:id="541" w:author="Aswin Nabila" w:date="2026-03-30T16:03:00Z" w16du:dateUtc="2026-03-30T09:03:00Z">
                <w:r w:rsidRPr="008915FD" w:rsidDel="00433ACA">
                  <w:rPr>
                    <w:rFonts w:cstheme="minorHAnsi"/>
                    <w:sz w:val="20"/>
                    <w:szCs w:val="20"/>
                  </w:rPr>
                  <w:delText>p</w:delText>
                </w:r>
              </w:del>
              <w:r w:rsidRPr="008915FD">
                <w:rPr>
                  <w:rFonts w:cstheme="minorHAnsi"/>
                  <w:sz w:val="20"/>
                  <w:szCs w:val="20"/>
                </w:rPr>
                <w:t xml:space="preserve">enyakit </w:t>
              </w:r>
            </w:ins>
            <w:ins w:id="542" w:author="Aswin Nabila" w:date="2026-03-30T16:03:00Z" w16du:dateUtc="2026-03-30T09:03:00Z">
              <w:r w:rsidR="00433ACA" w:rsidRPr="00433ACA">
                <w:rPr>
                  <w:rFonts w:cstheme="minorHAnsi"/>
                  <w:sz w:val="20"/>
                  <w:szCs w:val="20"/>
                  <w:highlight w:val="green"/>
                  <w:rPrChange w:id="543" w:author="Aswin Nabila" w:date="2026-03-30T16:03:00Z" w16du:dateUtc="2026-03-30T09:03:00Z">
                    <w:rPr>
                      <w:rFonts w:cstheme="minorHAnsi"/>
                      <w:sz w:val="20"/>
                      <w:szCs w:val="20"/>
                    </w:rPr>
                  </w:rPrChange>
                </w:rPr>
                <w:t>K</w:t>
              </w:r>
            </w:ins>
            <w:ins w:id="544" w:author="Indria Mukti Efayanti" w:date="2025-01-08T20:57:00Z" w16du:dateUtc="2025-01-08T13:57:00Z">
              <w:del w:id="545" w:author="Aswin Nabila" w:date="2026-03-30T16:03:00Z" w16du:dateUtc="2026-03-30T09:03:00Z">
                <w:r w:rsidRPr="008915FD" w:rsidDel="00433ACA">
                  <w:rPr>
                    <w:rFonts w:cstheme="minorHAnsi"/>
                    <w:sz w:val="20"/>
                    <w:szCs w:val="20"/>
                  </w:rPr>
                  <w:delText>k</w:delText>
                </w:r>
              </w:del>
              <w:r w:rsidRPr="008915FD">
                <w:rPr>
                  <w:rFonts w:cstheme="minorHAnsi"/>
                  <w:sz w:val="20"/>
                  <w:szCs w:val="20"/>
                </w:rPr>
                <w:t>ritis, atau</w:t>
              </w:r>
            </w:ins>
          </w:p>
          <w:p w14:paraId="3529C49F" w14:textId="77777777" w:rsidR="009464E5" w:rsidRPr="008915FD" w:rsidRDefault="009464E5" w:rsidP="009464E5">
            <w:pPr>
              <w:pStyle w:val="ListParagraph"/>
              <w:numPr>
                <w:ilvl w:val="1"/>
                <w:numId w:val="71"/>
              </w:numPr>
              <w:autoSpaceDE w:val="0"/>
              <w:autoSpaceDN w:val="0"/>
              <w:adjustRightInd w:val="0"/>
              <w:spacing w:line="276" w:lineRule="auto"/>
              <w:contextualSpacing w:val="0"/>
              <w:rPr>
                <w:ins w:id="546" w:author="Indria Mukti Efayanti" w:date="2025-01-08T20:57:00Z" w16du:dateUtc="2025-01-08T13:57:00Z"/>
                <w:rFonts w:eastAsia="Malgun Gothic" w:cstheme="minorHAnsi"/>
                <w:iCs/>
                <w:sz w:val="20"/>
                <w:szCs w:val="20"/>
              </w:rPr>
            </w:pPr>
            <w:ins w:id="547" w:author="Indria Mukti Efayanti" w:date="2025-01-08T20:57:00Z" w16du:dateUtc="2025-01-08T13:57:00Z">
              <w:r w:rsidRPr="008915FD">
                <w:rPr>
                  <w:rFonts w:eastAsia="Malgun Gothic" w:cstheme="minorHAnsi"/>
                  <w:iCs/>
                  <w:sz w:val="20"/>
                  <w:szCs w:val="20"/>
                </w:rPr>
                <w:t>Ketidakmampuan total dan tetap</w:t>
              </w:r>
            </w:ins>
          </w:p>
          <w:p w14:paraId="1E68E44D" w14:textId="77777777" w:rsidR="009464E5" w:rsidRPr="008915FD" w:rsidRDefault="009464E5" w:rsidP="009464E5">
            <w:pPr>
              <w:pStyle w:val="ListParagraph"/>
              <w:numPr>
                <w:ilvl w:val="8"/>
                <w:numId w:val="71"/>
              </w:numPr>
              <w:autoSpaceDE w:val="0"/>
              <w:autoSpaceDN w:val="0"/>
              <w:adjustRightInd w:val="0"/>
              <w:spacing w:line="276" w:lineRule="auto"/>
              <w:ind w:left="1080"/>
              <w:contextualSpacing w:val="0"/>
              <w:rPr>
                <w:ins w:id="548" w:author="Indria Mukti Efayanti" w:date="2025-01-08T20:57:00Z" w16du:dateUtc="2025-01-08T13:57:00Z"/>
                <w:rFonts w:eastAsia="Malgun Gothic" w:cstheme="minorHAnsi"/>
                <w:iCs/>
                <w:sz w:val="20"/>
                <w:szCs w:val="20"/>
              </w:rPr>
            </w:pPr>
            <w:ins w:id="549" w:author="Indria Mukti Efayanti" w:date="2025-01-08T20:57:00Z" w16du:dateUtc="2025-01-08T13:57:00Z">
              <w:r w:rsidRPr="008915FD">
                <w:rPr>
                  <w:rFonts w:eastAsia="Malgun Gothic" w:cstheme="minorHAnsi"/>
                  <w:iCs/>
                  <w:sz w:val="20"/>
                  <w:szCs w:val="20"/>
                </w:rPr>
                <w:t xml:space="preserve">Apabila Tertanggung menderita ketidakmampuan total dan tetap akibat sakit atau kecelakaan selama Masa Pertanggungan </w:t>
              </w:r>
              <w:r w:rsidRPr="008915FD">
                <w:rPr>
                  <w:rFonts w:eastAsia="Malgun Gothic" w:cstheme="minorHAnsi"/>
                  <w:iCs/>
                  <w:sz w:val="20"/>
                  <w:szCs w:val="20"/>
                  <w:rPrChange w:id="550" w:author="Indria Mukti Efayanti" w:date="2025-04-25T17:01:00Z" w16du:dateUtc="2025-04-25T10:01:00Z">
                    <w:rPr>
                      <w:rFonts w:eastAsia="Malgun Gothic" w:cstheme="minorHAnsi"/>
                      <w:iCs/>
                      <w:sz w:val="20"/>
                      <w:szCs w:val="20"/>
                      <w:highlight w:val="yellow"/>
                    </w:rPr>
                  </w:rPrChange>
                </w:rPr>
                <w:t>dan</w:t>
              </w:r>
              <w:r w:rsidRPr="008915FD">
                <w:rPr>
                  <w:rFonts w:eastAsia="Malgun Gothic" w:cstheme="minorHAnsi"/>
                  <w:iCs/>
                  <w:sz w:val="20"/>
                  <w:szCs w:val="20"/>
                </w:rPr>
                <w:t xml:space="preserve"> Polis berstatus aktif.</w:t>
              </w:r>
            </w:ins>
          </w:p>
          <w:p w14:paraId="390B1DF6" w14:textId="77777777" w:rsidR="009464E5" w:rsidRPr="008915FD" w:rsidRDefault="009464E5" w:rsidP="009464E5">
            <w:pPr>
              <w:pStyle w:val="ListParagraph"/>
              <w:numPr>
                <w:ilvl w:val="8"/>
                <w:numId w:val="71"/>
              </w:numPr>
              <w:autoSpaceDE w:val="0"/>
              <w:autoSpaceDN w:val="0"/>
              <w:adjustRightInd w:val="0"/>
              <w:spacing w:line="276" w:lineRule="auto"/>
              <w:ind w:left="1080"/>
              <w:contextualSpacing w:val="0"/>
              <w:rPr>
                <w:ins w:id="551" w:author="Indria Mukti Efayanti" w:date="2025-01-08T20:57:00Z" w16du:dateUtc="2025-01-08T13:57:00Z"/>
                <w:rFonts w:eastAsia="Malgun Gothic" w:cstheme="minorHAnsi"/>
                <w:iCs/>
                <w:sz w:val="20"/>
                <w:szCs w:val="20"/>
              </w:rPr>
            </w:pPr>
            <w:ins w:id="552" w:author="Indria Mukti Efayanti" w:date="2025-01-08T20:57:00Z" w16du:dateUtc="2025-01-08T13:57:00Z">
              <w:r w:rsidRPr="008915FD">
                <w:rPr>
                  <w:rFonts w:eastAsia="Malgun Gothic" w:cstheme="minorHAnsi"/>
                  <w:iCs/>
                  <w:sz w:val="20"/>
                  <w:szCs w:val="20"/>
                </w:rPr>
                <w:t xml:space="preserve">Ketidakmampuan </w:t>
              </w:r>
              <w:commentRangeStart w:id="553"/>
              <w:r w:rsidRPr="008915FD">
                <w:rPr>
                  <w:rFonts w:eastAsia="Malgun Gothic" w:cstheme="minorHAnsi"/>
                  <w:iCs/>
                  <w:sz w:val="20"/>
                  <w:szCs w:val="20"/>
                  <w:rPrChange w:id="554" w:author="Indria Mukti Efayanti" w:date="2025-04-25T17:01:00Z" w16du:dateUtc="2025-04-25T10:01:00Z">
                    <w:rPr>
                      <w:rFonts w:eastAsia="Malgun Gothic" w:cstheme="minorHAnsi"/>
                      <w:iCs/>
                      <w:sz w:val="20"/>
                      <w:szCs w:val="20"/>
                      <w:highlight w:val="yellow"/>
                    </w:rPr>
                  </w:rPrChange>
                </w:rPr>
                <w:t>total dan tetap</w:t>
              </w:r>
              <w:commentRangeEnd w:id="553"/>
              <w:r w:rsidRPr="008915FD">
                <w:rPr>
                  <w:rStyle w:val="CommentReference"/>
                  <w:rFonts w:eastAsia="Malgun Gothic" w:cstheme="minorHAnsi"/>
                  <w:iCs/>
                  <w:sz w:val="20"/>
                  <w:szCs w:val="20"/>
                </w:rPr>
                <w:commentReference w:id="553"/>
              </w:r>
              <w:r w:rsidRPr="008915FD">
                <w:rPr>
                  <w:rFonts w:eastAsia="Malgun Gothic" w:cstheme="minorHAnsi"/>
                  <w:iCs/>
                  <w:sz w:val="20"/>
                  <w:szCs w:val="20"/>
                </w:rPr>
                <w:t xml:space="preserve"> adalah suatu keadaan dimana salah satu hal berikut terjadi akibat suatu </w:t>
              </w:r>
              <w:del w:id="555" w:author="Aswin Nabila" w:date="2026-03-30T16:04:00Z" w16du:dateUtc="2026-03-30T09:04:00Z">
                <w:r w:rsidRPr="00433ACA" w:rsidDel="00433ACA">
                  <w:rPr>
                    <w:rFonts w:eastAsia="Malgun Gothic" w:cstheme="minorHAnsi"/>
                    <w:iCs/>
                    <w:sz w:val="20"/>
                    <w:szCs w:val="20"/>
                    <w:highlight w:val="green"/>
                    <w:rPrChange w:id="556" w:author="Aswin Nabila" w:date="2026-03-30T16:04:00Z" w16du:dateUtc="2026-03-30T09:04:00Z">
                      <w:rPr>
                        <w:rFonts w:eastAsia="Malgun Gothic" w:cstheme="minorHAnsi"/>
                        <w:iCs/>
                        <w:sz w:val="20"/>
                        <w:szCs w:val="20"/>
                      </w:rPr>
                    </w:rPrChange>
                  </w:rPr>
                  <w:delText xml:space="preserve">sakit dan </w:delText>
                </w:r>
              </w:del>
            </w:ins>
            <w:ins w:id="557" w:author="Aswin Nabila" w:date="2026-03-30T16:04:00Z" w16du:dateUtc="2026-03-30T09:04:00Z">
              <w:r w:rsidR="00433ACA" w:rsidRPr="00433ACA">
                <w:rPr>
                  <w:rFonts w:eastAsia="Malgun Gothic" w:cstheme="minorHAnsi"/>
                  <w:iCs/>
                  <w:sz w:val="20"/>
                  <w:szCs w:val="20"/>
                  <w:highlight w:val="green"/>
                  <w:rPrChange w:id="558" w:author="Aswin Nabila" w:date="2026-03-30T16:04:00Z" w16du:dateUtc="2026-03-30T09:04:00Z">
                    <w:rPr>
                      <w:rFonts w:eastAsia="Malgun Gothic" w:cstheme="minorHAnsi"/>
                      <w:iCs/>
                      <w:sz w:val="20"/>
                      <w:szCs w:val="20"/>
                    </w:rPr>
                  </w:rPrChange>
                </w:rPr>
                <w:t>K</w:t>
              </w:r>
            </w:ins>
            <w:ins w:id="559" w:author="Indria Mukti Efayanti" w:date="2025-01-08T20:57:00Z" w16du:dateUtc="2025-01-08T13:57:00Z">
              <w:del w:id="560" w:author="Aswin Nabila" w:date="2026-03-30T16:04:00Z" w16du:dateUtc="2026-03-30T09:04:00Z">
                <w:r w:rsidRPr="008915FD" w:rsidDel="00433ACA">
                  <w:rPr>
                    <w:rFonts w:eastAsia="Malgun Gothic" w:cstheme="minorHAnsi"/>
                    <w:iCs/>
                    <w:sz w:val="20"/>
                    <w:szCs w:val="20"/>
                  </w:rPr>
                  <w:delText>k</w:delText>
                </w:r>
              </w:del>
              <w:r w:rsidRPr="008915FD">
                <w:rPr>
                  <w:rFonts w:eastAsia="Malgun Gothic" w:cstheme="minorHAnsi"/>
                  <w:iCs/>
                  <w:sz w:val="20"/>
                  <w:szCs w:val="20"/>
                </w:rPr>
                <w:t>ecelakaan dan berlangsung selama 6 (enam) bulan berturut-turut:</w:t>
              </w:r>
            </w:ins>
          </w:p>
          <w:p w14:paraId="7A8944D9" w14:textId="77777777" w:rsidR="009464E5" w:rsidRPr="008915FD" w:rsidRDefault="009464E5" w:rsidP="009464E5">
            <w:pPr>
              <w:pStyle w:val="ListParagraph"/>
              <w:numPr>
                <w:ilvl w:val="0"/>
                <w:numId w:val="72"/>
              </w:numPr>
              <w:autoSpaceDE w:val="0"/>
              <w:autoSpaceDN w:val="0"/>
              <w:adjustRightInd w:val="0"/>
              <w:spacing w:line="276" w:lineRule="auto"/>
              <w:rPr>
                <w:ins w:id="561" w:author="Indria Mukti Efayanti" w:date="2025-01-08T20:57:00Z" w16du:dateUtc="2025-01-08T13:57:00Z"/>
                <w:rFonts w:eastAsia="Malgun Gothic" w:cstheme="minorHAnsi"/>
                <w:iCs/>
                <w:sz w:val="20"/>
                <w:szCs w:val="20"/>
              </w:rPr>
            </w:pPr>
            <w:ins w:id="562" w:author="Indria Mukti Efayanti" w:date="2025-01-08T20:57:00Z" w16du:dateUtc="2025-01-08T13:57:00Z">
              <w:r w:rsidRPr="008915FD">
                <w:rPr>
                  <w:rFonts w:eastAsia="Malgun Gothic" w:cstheme="minorHAnsi"/>
                  <w:iCs/>
                  <w:sz w:val="20"/>
                  <w:szCs w:val="20"/>
                </w:rPr>
                <w:t xml:space="preserve">Tertanggung tidak dapat </w:t>
              </w:r>
              <w:commentRangeStart w:id="563"/>
              <w:r w:rsidRPr="008915FD">
                <w:rPr>
                  <w:rFonts w:eastAsia="Malgun Gothic" w:cstheme="minorHAnsi"/>
                  <w:iCs/>
                  <w:sz w:val="20"/>
                  <w:szCs w:val="20"/>
                  <w:rPrChange w:id="564" w:author="Indria Mukti Efayanti" w:date="2025-04-25T17:01:00Z" w16du:dateUtc="2025-04-25T10:01:00Z">
                    <w:rPr>
                      <w:rFonts w:eastAsia="Malgun Gothic" w:cstheme="minorHAnsi"/>
                      <w:iCs/>
                      <w:sz w:val="20"/>
                      <w:szCs w:val="20"/>
                      <w:highlight w:val="yellow"/>
                    </w:rPr>
                  </w:rPrChange>
                </w:rPr>
                <w:t>atau tidak mampu</w:t>
              </w:r>
              <w:r w:rsidRPr="008915FD">
                <w:rPr>
                  <w:rFonts w:eastAsia="Malgun Gothic" w:cstheme="minorHAnsi"/>
                  <w:iCs/>
                  <w:sz w:val="20"/>
                  <w:szCs w:val="20"/>
                </w:rPr>
                <w:t xml:space="preserve"> </w:t>
              </w:r>
              <w:commentRangeEnd w:id="563"/>
              <w:r w:rsidRPr="008915FD">
                <w:rPr>
                  <w:rStyle w:val="CommentReference"/>
                  <w:rFonts w:eastAsia="Malgun Gothic" w:cstheme="minorHAnsi"/>
                  <w:iCs/>
                  <w:sz w:val="20"/>
                  <w:szCs w:val="20"/>
                </w:rPr>
                <w:commentReference w:id="563"/>
              </w:r>
              <w:r w:rsidRPr="008915FD">
                <w:rPr>
                  <w:rFonts w:eastAsia="Malgun Gothic" w:cstheme="minorHAnsi"/>
                  <w:iCs/>
                  <w:sz w:val="20"/>
                  <w:szCs w:val="20"/>
                </w:rPr>
                <w:t>melakukan minimal 3 (tiga) dari 5 (lima) aktivitas kehidupan sehari-hari tanpa bantuan fisik orang lain. Jika Tertanggung dapat melakukan aktivitas secara mandiri dengan menggunakan peralatan khusus, maka Tertanggung dianggap dapat dan mampu melakukan aktivitas yang dimaksud tersebut.</w:t>
              </w:r>
            </w:ins>
          </w:p>
          <w:p w14:paraId="7F233AE7" w14:textId="77777777" w:rsidR="009464E5" w:rsidRPr="008915FD" w:rsidRDefault="009464E5" w:rsidP="009464E5">
            <w:pPr>
              <w:pStyle w:val="ListParagraph"/>
              <w:autoSpaceDE w:val="0"/>
              <w:autoSpaceDN w:val="0"/>
              <w:adjustRightInd w:val="0"/>
              <w:spacing w:line="276" w:lineRule="auto"/>
              <w:ind w:left="1440"/>
              <w:rPr>
                <w:ins w:id="565" w:author="Indria Mukti Efayanti" w:date="2025-01-08T20:57:00Z" w16du:dateUtc="2025-01-08T13:57:00Z"/>
                <w:rFonts w:eastAsia="Malgun Gothic" w:cstheme="minorHAnsi"/>
                <w:iCs/>
                <w:sz w:val="20"/>
                <w:szCs w:val="20"/>
              </w:rPr>
            </w:pPr>
            <w:ins w:id="566" w:author="Indria Mukti Efayanti" w:date="2025-01-08T20:57:00Z" w16du:dateUtc="2025-01-08T13:57:00Z">
              <w:r w:rsidRPr="008915FD">
                <w:rPr>
                  <w:rFonts w:eastAsia="Malgun Gothic" w:cstheme="minorHAnsi"/>
                  <w:iCs/>
                  <w:sz w:val="20"/>
                  <w:szCs w:val="20"/>
                </w:rPr>
                <w:t>Aktivitas kehidupan sehari-hari adalah sebagai berikut:</w:t>
              </w:r>
            </w:ins>
          </w:p>
          <w:p w14:paraId="0597BCB6" w14:textId="77777777" w:rsidR="009464E5" w:rsidRPr="008915FD" w:rsidRDefault="009464E5" w:rsidP="009464E5">
            <w:pPr>
              <w:pStyle w:val="ListParagraph"/>
              <w:numPr>
                <w:ilvl w:val="0"/>
                <w:numId w:val="84"/>
              </w:numPr>
              <w:autoSpaceDE w:val="0"/>
              <w:autoSpaceDN w:val="0"/>
              <w:adjustRightInd w:val="0"/>
              <w:spacing w:line="276" w:lineRule="auto"/>
              <w:rPr>
                <w:ins w:id="567" w:author="Indria Mukti Efayanti" w:date="2025-01-08T20:57:00Z" w16du:dateUtc="2025-01-08T13:57:00Z"/>
                <w:rFonts w:eastAsia="Malgun Gothic" w:cstheme="minorHAnsi"/>
                <w:iCs/>
                <w:sz w:val="20"/>
                <w:szCs w:val="20"/>
              </w:rPr>
            </w:pPr>
            <w:ins w:id="568" w:author="Indria Mukti Efayanti" w:date="2025-01-08T20:57:00Z" w16du:dateUtc="2025-01-08T13:57:00Z">
              <w:r w:rsidRPr="008915FD">
                <w:rPr>
                  <w:rFonts w:eastAsia="Malgun Gothic" w:cstheme="minorHAnsi"/>
                  <w:b/>
                  <w:bCs/>
                  <w:iCs/>
                  <w:sz w:val="20"/>
                  <w:szCs w:val="20"/>
                </w:rPr>
                <w:lastRenderedPageBreak/>
                <w:t>Mandi</w:t>
              </w:r>
              <w:r w:rsidRPr="008915FD">
                <w:rPr>
                  <w:rFonts w:eastAsia="Malgun Gothic" w:cstheme="minorHAnsi"/>
                  <w:iCs/>
                  <w:sz w:val="20"/>
                  <w:szCs w:val="20"/>
                </w:rPr>
                <w:t>: ketidakmampuan membersihkan diri baik dengan pancuran atau tidak, tanpa bantuan.</w:t>
              </w:r>
            </w:ins>
          </w:p>
          <w:p w14:paraId="292F5149" w14:textId="77777777" w:rsidR="009464E5" w:rsidRPr="008915FD" w:rsidRDefault="009464E5" w:rsidP="009464E5">
            <w:pPr>
              <w:pStyle w:val="ListParagraph"/>
              <w:numPr>
                <w:ilvl w:val="0"/>
                <w:numId w:val="84"/>
              </w:numPr>
              <w:autoSpaceDE w:val="0"/>
              <w:autoSpaceDN w:val="0"/>
              <w:adjustRightInd w:val="0"/>
              <w:spacing w:line="276" w:lineRule="auto"/>
              <w:rPr>
                <w:ins w:id="569" w:author="Indria Mukti Efayanti" w:date="2025-01-08T20:57:00Z" w16du:dateUtc="2025-01-08T13:57:00Z"/>
                <w:rFonts w:eastAsia="Malgun Gothic" w:cstheme="minorHAnsi"/>
                <w:iCs/>
                <w:sz w:val="20"/>
                <w:szCs w:val="20"/>
              </w:rPr>
            </w:pPr>
            <w:ins w:id="570" w:author="Indria Mukti Efayanti" w:date="2025-01-08T20:57:00Z" w16du:dateUtc="2025-01-08T13:57:00Z">
              <w:r w:rsidRPr="008915FD">
                <w:rPr>
                  <w:rFonts w:eastAsia="Malgun Gothic" w:cstheme="minorHAnsi"/>
                  <w:b/>
                  <w:bCs/>
                  <w:iCs/>
                  <w:sz w:val="20"/>
                  <w:szCs w:val="20"/>
                </w:rPr>
                <w:t>Berpakaian</w:t>
              </w:r>
              <w:r w:rsidRPr="008915FD">
                <w:rPr>
                  <w:rFonts w:eastAsia="Malgun Gothic" w:cstheme="minorHAnsi"/>
                  <w:iCs/>
                  <w:sz w:val="20"/>
                  <w:szCs w:val="20"/>
                </w:rPr>
                <w:t>: ketidakmampuan mengenakan dan melepas pakaian, tanpa bantuan. Pakaian yang dimaksud meliputi pakaian dalam, celana panjang, gaun, rok, sepatu dan kemeja.</w:t>
              </w:r>
            </w:ins>
          </w:p>
          <w:p w14:paraId="174E15B8" w14:textId="77777777" w:rsidR="009464E5" w:rsidRPr="008915FD" w:rsidRDefault="009464E5" w:rsidP="009464E5">
            <w:pPr>
              <w:pStyle w:val="ListParagraph"/>
              <w:numPr>
                <w:ilvl w:val="0"/>
                <w:numId w:val="84"/>
              </w:numPr>
              <w:autoSpaceDE w:val="0"/>
              <w:autoSpaceDN w:val="0"/>
              <w:adjustRightInd w:val="0"/>
              <w:spacing w:line="276" w:lineRule="auto"/>
              <w:rPr>
                <w:ins w:id="571" w:author="Indria Mukti Efayanti" w:date="2025-01-08T20:57:00Z" w16du:dateUtc="2025-01-08T13:57:00Z"/>
                <w:rFonts w:eastAsia="Malgun Gothic" w:cstheme="minorHAnsi"/>
                <w:iCs/>
                <w:sz w:val="20"/>
                <w:szCs w:val="20"/>
              </w:rPr>
            </w:pPr>
            <w:ins w:id="572" w:author="Indria Mukti Efayanti" w:date="2025-01-08T20:57:00Z" w16du:dateUtc="2025-01-08T13:57:00Z">
              <w:r w:rsidRPr="008915FD">
                <w:rPr>
                  <w:rFonts w:eastAsia="Malgun Gothic" w:cstheme="minorHAnsi"/>
                  <w:b/>
                  <w:bCs/>
                  <w:iCs/>
                  <w:sz w:val="20"/>
                  <w:szCs w:val="20"/>
                </w:rPr>
                <w:t>Makan</w:t>
              </w:r>
              <w:r w:rsidRPr="008915FD">
                <w:rPr>
                  <w:rFonts w:eastAsia="Malgun Gothic" w:cstheme="minorHAnsi"/>
                  <w:iCs/>
                  <w:sz w:val="20"/>
                  <w:szCs w:val="20"/>
                </w:rPr>
                <w:t>: ketidakmampuan untuk memberi makan diri sendiri tanpa bantuan.</w:t>
              </w:r>
            </w:ins>
          </w:p>
          <w:p w14:paraId="29A3F02A" w14:textId="77777777" w:rsidR="009464E5" w:rsidRPr="008915FD" w:rsidRDefault="009464E5" w:rsidP="009464E5">
            <w:pPr>
              <w:pStyle w:val="ListParagraph"/>
              <w:numPr>
                <w:ilvl w:val="0"/>
                <w:numId w:val="84"/>
              </w:numPr>
              <w:autoSpaceDE w:val="0"/>
              <w:autoSpaceDN w:val="0"/>
              <w:adjustRightInd w:val="0"/>
              <w:spacing w:line="276" w:lineRule="auto"/>
              <w:rPr>
                <w:ins w:id="573" w:author="Indria Mukti Efayanti" w:date="2025-01-08T20:57:00Z" w16du:dateUtc="2025-01-08T13:57:00Z"/>
                <w:rFonts w:eastAsia="Malgun Gothic" w:cstheme="minorHAnsi"/>
                <w:iCs/>
                <w:sz w:val="20"/>
                <w:szCs w:val="20"/>
              </w:rPr>
            </w:pPr>
            <w:ins w:id="574" w:author="Indria Mukti Efayanti" w:date="2025-01-08T20:57:00Z" w16du:dateUtc="2025-01-08T13:57:00Z">
              <w:r w:rsidRPr="008915FD">
                <w:rPr>
                  <w:rFonts w:eastAsia="Malgun Gothic" w:cstheme="minorHAnsi"/>
                  <w:b/>
                  <w:bCs/>
                  <w:iCs/>
                  <w:sz w:val="20"/>
                  <w:szCs w:val="20"/>
                </w:rPr>
                <w:t>Mengontrol buang air</w:t>
              </w:r>
              <w:r w:rsidRPr="008915FD">
                <w:rPr>
                  <w:rFonts w:eastAsia="Malgun Gothic" w:cstheme="minorHAnsi"/>
                  <w:iCs/>
                  <w:sz w:val="20"/>
                  <w:szCs w:val="20"/>
                </w:rPr>
                <w:t>: ketida</w:t>
              </w:r>
              <w:r w:rsidRPr="00433ACA">
                <w:rPr>
                  <w:rFonts w:eastAsia="Malgun Gothic" w:cstheme="minorHAnsi"/>
                  <w:iCs/>
                  <w:sz w:val="20"/>
                  <w:szCs w:val="20"/>
                  <w:highlight w:val="green"/>
                  <w:rPrChange w:id="575" w:author="Aswin Nabila" w:date="2026-03-30T16:05:00Z" w16du:dateUtc="2026-03-30T09:05:00Z">
                    <w:rPr>
                      <w:rFonts w:eastAsia="Malgun Gothic" w:cstheme="minorHAnsi"/>
                      <w:iCs/>
                      <w:sz w:val="20"/>
                      <w:szCs w:val="20"/>
                    </w:rPr>
                  </w:rPrChange>
                </w:rPr>
                <w:t>k</w:t>
              </w:r>
              <w:del w:id="576" w:author="Aswin Nabila" w:date="2026-03-30T16:04:00Z" w16du:dateUtc="2026-03-30T09:04:00Z">
                <w:r w:rsidRPr="008915FD" w:rsidDel="00433ACA">
                  <w:rPr>
                    <w:rFonts w:eastAsia="Malgun Gothic" w:cstheme="minorHAnsi"/>
                    <w:iCs/>
                    <w:sz w:val="20"/>
                    <w:szCs w:val="20"/>
                  </w:rPr>
                  <w:delText>e</w:delText>
                </w:r>
              </w:del>
              <w:r w:rsidRPr="008915FD">
                <w:rPr>
                  <w:rFonts w:eastAsia="Malgun Gothic" w:cstheme="minorHAnsi"/>
                  <w:iCs/>
                  <w:sz w:val="20"/>
                  <w:szCs w:val="20"/>
                </w:rPr>
                <w:t>mampuan mengontrol fungsi buang air untuk menjaga tingkat kebersihan diri;</w:t>
              </w:r>
            </w:ins>
          </w:p>
          <w:p w14:paraId="11413734" w14:textId="77777777" w:rsidR="009464E5" w:rsidRPr="008915FD" w:rsidRDefault="009464E5" w:rsidP="009464E5">
            <w:pPr>
              <w:pStyle w:val="ListParagraph"/>
              <w:numPr>
                <w:ilvl w:val="0"/>
                <w:numId w:val="84"/>
              </w:numPr>
              <w:autoSpaceDE w:val="0"/>
              <w:autoSpaceDN w:val="0"/>
              <w:adjustRightInd w:val="0"/>
              <w:spacing w:line="276" w:lineRule="auto"/>
              <w:rPr>
                <w:ins w:id="577" w:author="Indria Mukti Efayanti" w:date="2025-01-08T20:57:00Z" w16du:dateUtc="2025-01-08T13:57:00Z"/>
                <w:rFonts w:eastAsia="Malgun Gothic" w:cstheme="minorHAnsi"/>
                <w:iCs/>
                <w:sz w:val="20"/>
                <w:szCs w:val="20"/>
              </w:rPr>
            </w:pPr>
            <w:ins w:id="578" w:author="Indria Mukti Efayanti" w:date="2025-01-08T20:57:00Z" w16du:dateUtc="2025-01-08T13:57:00Z">
              <w:r w:rsidRPr="008915FD">
                <w:rPr>
                  <w:rFonts w:eastAsia="Malgun Gothic" w:cstheme="minorHAnsi"/>
                  <w:b/>
                  <w:bCs/>
                  <w:iCs/>
                  <w:sz w:val="20"/>
                  <w:szCs w:val="20"/>
                </w:rPr>
                <w:t>Bergerak/berpindah tempat</w:t>
              </w:r>
              <w:r w:rsidRPr="008915FD">
                <w:rPr>
                  <w:rFonts w:eastAsia="Malgun Gothic" w:cstheme="minorHAnsi"/>
                  <w:iCs/>
                  <w:sz w:val="20"/>
                  <w:szCs w:val="20"/>
                </w:rPr>
                <w:t>:</w:t>
              </w:r>
            </w:ins>
            <w:ins w:id="579" w:author="Aswin Nabila" w:date="2026-03-30T16:05:00Z" w16du:dateUtc="2026-03-30T09:05:00Z">
              <w:r w:rsidR="00433ACA">
                <w:rPr>
                  <w:rFonts w:eastAsia="Malgun Gothic" w:cstheme="minorHAnsi"/>
                  <w:iCs/>
                  <w:sz w:val="20"/>
                  <w:szCs w:val="20"/>
                </w:rPr>
                <w:t xml:space="preserve"> </w:t>
              </w:r>
            </w:ins>
            <w:ins w:id="580" w:author="Indria Mukti Efayanti" w:date="2025-01-08T20:57:00Z" w16du:dateUtc="2025-01-08T13:57:00Z">
              <w:del w:id="581" w:author="Aswin Nabila" w:date="2026-03-30T16:05:00Z" w16du:dateUtc="2026-03-30T09:05:00Z">
                <w:r w:rsidRPr="008915FD" w:rsidDel="00433ACA">
                  <w:rPr>
                    <w:rFonts w:eastAsia="Malgun Gothic" w:cstheme="minorHAnsi"/>
                    <w:iCs/>
                    <w:sz w:val="20"/>
                    <w:szCs w:val="20"/>
                  </w:rPr>
                  <w:delText xml:space="preserve"> </w:delText>
                </w:r>
              </w:del>
              <w:r w:rsidRPr="008915FD">
                <w:rPr>
                  <w:rFonts w:eastAsia="Malgun Gothic" w:cstheme="minorHAnsi"/>
                  <w:iCs/>
                  <w:sz w:val="20"/>
                  <w:szCs w:val="20"/>
                </w:rPr>
                <w:t>ketidakmampuan untuk bergerak masuk dan keluar dari kursi tanpa bantuan</w:t>
              </w:r>
            </w:ins>
            <w:ins w:id="582" w:author="Aswin Nabila" w:date="2026-03-30T16:05:00Z" w16du:dateUtc="2026-03-30T09:05:00Z">
              <w:r w:rsidR="00433ACA" w:rsidRPr="00433ACA">
                <w:rPr>
                  <w:rFonts w:eastAsia="Malgun Gothic" w:cstheme="minorHAnsi"/>
                  <w:iCs/>
                  <w:sz w:val="20"/>
                  <w:szCs w:val="20"/>
                  <w:highlight w:val="green"/>
                  <w:rPrChange w:id="583" w:author="Aswin Nabila" w:date="2026-03-30T16:05:00Z" w16du:dateUtc="2026-03-30T09:05:00Z">
                    <w:rPr>
                      <w:rFonts w:eastAsia="Malgun Gothic" w:cstheme="minorHAnsi"/>
                      <w:iCs/>
                      <w:sz w:val="20"/>
                      <w:szCs w:val="20"/>
                    </w:rPr>
                  </w:rPrChange>
                </w:rPr>
                <w:t>;</w:t>
              </w:r>
            </w:ins>
            <w:ins w:id="584" w:author="Indria Mukti Efayanti" w:date="2025-01-08T20:57:00Z" w16du:dateUtc="2025-01-08T13:57:00Z">
              <w:del w:id="585" w:author="Aswin Nabila" w:date="2026-03-30T16:05:00Z" w16du:dateUtc="2026-03-30T09:05:00Z">
                <w:r w:rsidRPr="008915FD" w:rsidDel="00433ACA">
                  <w:rPr>
                    <w:rFonts w:eastAsia="Malgun Gothic" w:cstheme="minorHAnsi"/>
                    <w:iCs/>
                    <w:sz w:val="20"/>
                    <w:szCs w:val="20"/>
                  </w:rPr>
                  <w:delText>,</w:delText>
                </w:r>
              </w:del>
            </w:ins>
          </w:p>
          <w:p w14:paraId="0DEF855C" w14:textId="77777777" w:rsidR="009464E5" w:rsidRPr="008915FD" w:rsidRDefault="009464E5" w:rsidP="009464E5">
            <w:pPr>
              <w:autoSpaceDE w:val="0"/>
              <w:autoSpaceDN w:val="0"/>
              <w:adjustRightInd w:val="0"/>
              <w:spacing w:line="276" w:lineRule="auto"/>
              <w:ind w:left="1057"/>
              <w:rPr>
                <w:ins w:id="586" w:author="Indria Mukti Efayanti" w:date="2025-01-08T20:57:00Z" w16du:dateUtc="2025-01-08T13:57:00Z"/>
                <w:rFonts w:eastAsia="Malgun Gothic" w:cstheme="minorHAnsi"/>
                <w:iCs/>
                <w:sz w:val="20"/>
                <w:szCs w:val="20"/>
              </w:rPr>
            </w:pPr>
            <w:ins w:id="587" w:author="Indria Mukti Efayanti" w:date="2025-01-08T20:57:00Z" w16du:dateUtc="2025-01-08T13:57:00Z">
              <w:r w:rsidRPr="008915FD">
                <w:rPr>
                  <w:rFonts w:eastAsia="Malgun Gothic" w:cstheme="minorHAnsi"/>
                  <w:iCs/>
                  <w:sz w:val="20"/>
                  <w:szCs w:val="20"/>
                </w:rPr>
                <w:t>Atau,</w:t>
              </w:r>
            </w:ins>
          </w:p>
          <w:p w14:paraId="38DBC821" w14:textId="77777777" w:rsidR="009464E5" w:rsidRPr="008915FD" w:rsidRDefault="009464E5" w:rsidP="009464E5">
            <w:pPr>
              <w:pStyle w:val="ListParagraph"/>
              <w:numPr>
                <w:ilvl w:val="0"/>
                <w:numId w:val="72"/>
              </w:numPr>
              <w:autoSpaceDE w:val="0"/>
              <w:autoSpaceDN w:val="0"/>
              <w:adjustRightInd w:val="0"/>
              <w:spacing w:line="276" w:lineRule="auto"/>
              <w:rPr>
                <w:ins w:id="588" w:author="Indria Mukti Efayanti" w:date="2025-01-08T20:57:00Z" w16du:dateUtc="2025-01-08T13:57:00Z"/>
                <w:rFonts w:eastAsia="Malgun Gothic" w:cstheme="minorHAnsi"/>
                <w:iCs/>
                <w:sz w:val="20"/>
                <w:szCs w:val="20"/>
              </w:rPr>
            </w:pPr>
            <w:ins w:id="589" w:author="Indria Mukti Efayanti" w:date="2025-01-08T20:57:00Z" w16du:dateUtc="2025-01-08T13:57:00Z">
              <w:r w:rsidRPr="008915FD">
                <w:rPr>
                  <w:rFonts w:eastAsia="Malgun Gothic" w:cstheme="minorHAnsi"/>
                  <w:iCs/>
                  <w:sz w:val="20"/>
                  <w:szCs w:val="20"/>
                </w:rPr>
                <w:t>Tertanggung tidak dapat melakukan pekerjaan, atau menjalankan usaha, bertanggung jawab pada posisi atau profesi apa pun untuk memperoleh penghasilan, imbalan atau keuntungan secara penuh waktu atau paruh waktu, yang sesuai dengan pendidikan, pelatihan atau pengalaman yang dimiliki Tertanggung</w:t>
              </w:r>
            </w:ins>
            <w:ins w:id="590" w:author="Aswin Nabila" w:date="2026-03-30T16:05:00Z" w16du:dateUtc="2026-03-30T09:05:00Z">
              <w:r w:rsidR="00433ACA" w:rsidRPr="00433ACA">
                <w:rPr>
                  <w:rFonts w:eastAsia="Malgun Gothic" w:cstheme="minorHAnsi"/>
                  <w:iCs/>
                  <w:sz w:val="20"/>
                  <w:szCs w:val="20"/>
                  <w:highlight w:val="green"/>
                  <w:rPrChange w:id="591" w:author="Aswin Nabila" w:date="2026-03-30T16:05:00Z" w16du:dateUtc="2026-03-30T09:05:00Z">
                    <w:rPr>
                      <w:rFonts w:eastAsia="Malgun Gothic" w:cstheme="minorHAnsi"/>
                      <w:iCs/>
                      <w:sz w:val="20"/>
                      <w:szCs w:val="20"/>
                    </w:rPr>
                  </w:rPrChange>
                </w:rPr>
                <w:t>;</w:t>
              </w:r>
            </w:ins>
            <w:ins w:id="592" w:author="Indria Mukti Efayanti" w:date="2025-01-08T20:57:00Z" w16du:dateUtc="2025-01-08T13:57:00Z">
              <w:del w:id="593" w:author="Aswin Nabila" w:date="2026-03-30T16:05:00Z" w16du:dateUtc="2026-03-30T09:05:00Z">
                <w:r w:rsidRPr="008915FD" w:rsidDel="00433ACA">
                  <w:rPr>
                    <w:rFonts w:eastAsia="Malgun Gothic" w:cstheme="minorHAnsi"/>
                    <w:iCs/>
                    <w:sz w:val="20"/>
                    <w:szCs w:val="20"/>
                  </w:rPr>
                  <w:delText>,</w:delText>
                </w:r>
              </w:del>
            </w:ins>
          </w:p>
          <w:p w14:paraId="62996C2F" w14:textId="77777777" w:rsidR="009464E5" w:rsidRPr="008915FD" w:rsidRDefault="009464E5" w:rsidP="009464E5">
            <w:pPr>
              <w:autoSpaceDE w:val="0"/>
              <w:autoSpaceDN w:val="0"/>
              <w:adjustRightInd w:val="0"/>
              <w:spacing w:line="276" w:lineRule="auto"/>
              <w:ind w:left="1057"/>
              <w:rPr>
                <w:ins w:id="594" w:author="Indria Mukti Efayanti" w:date="2025-01-08T20:57:00Z" w16du:dateUtc="2025-01-08T13:57:00Z"/>
                <w:rFonts w:eastAsia="Malgun Gothic" w:cstheme="minorHAnsi"/>
                <w:iCs/>
                <w:sz w:val="20"/>
                <w:szCs w:val="20"/>
              </w:rPr>
            </w:pPr>
            <w:ins w:id="595" w:author="Indria Mukti Efayanti" w:date="2025-01-08T20:57:00Z" w16du:dateUtc="2025-01-08T13:57:00Z">
              <w:r w:rsidRPr="008915FD">
                <w:rPr>
                  <w:rFonts w:eastAsia="Malgun Gothic" w:cstheme="minorHAnsi"/>
                  <w:iCs/>
                  <w:sz w:val="20"/>
                  <w:szCs w:val="20"/>
                </w:rPr>
                <w:t>Atau,</w:t>
              </w:r>
            </w:ins>
          </w:p>
          <w:p w14:paraId="32D82AE1" w14:textId="77777777" w:rsidR="009464E5" w:rsidRPr="008915FD" w:rsidRDefault="009464E5" w:rsidP="009464E5">
            <w:pPr>
              <w:pStyle w:val="ListParagraph"/>
              <w:numPr>
                <w:ilvl w:val="0"/>
                <w:numId w:val="72"/>
              </w:numPr>
              <w:autoSpaceDE w:val="0"/>
              <w:autoSpaceDN w:val="0"/>
              <w:adjustRightInd w:val="0"/>
              <w:spacing w:line="276" w:lineRule="auto"/>
              <w:rPr>
                <w:ins w:id="596" w:author="Indria Mukti Efayanti" w:date="2025-01-08T20:57:00Z" w16du:dateUtc="2025-01-08T13:57:00Z"/>
                <w:rFonts w:eastAsia="Malgun Gothic" w:cstheme="minorHAnsi"/>
                <w:iCs/>
                <w:sz w:val="20"/>
                <w:szCs w:val="20"/>
              </w:rPr>
            </w:pPr>
            <w:ins w:id="597" w:author="Indria Mukti Efayanti" w:date="2025-01-08T20:57:00Z" w16du:dateUtc="2025-01-08T13:57:00Z">
              <w:r w:rsidRPr="008915FD">
                <w:rPr>
                  <w:rFonts w:eastAsia="Malgun Gothic" w:cstheme="minorHAnsi"/>
                  <w:iCs/>
                  <w:sz w:val="20"/>
                  <w:szCs w:val="20"/>
                </w:rPr>
                <w:t>Tertanggung menderita kehilangan fungsi atau terputusnya bagian tubuh tertentu secara keseluruhan, tetap dan tidak dapat disembuhkan kembali, yang dibuktikan dengan bukti medis, pada:</w:t>
              </w:r>
            </w:ins>
          </w:p>
          <w:p w14:paraId="29F1D17B" w14:textId="77777777" w:rsidR="009464E5" w:rsidRPr="008915FD" w:rsidRDefault="009464E5" w:rsidP="009464E5">
            <w:pPr>
              <w:pStyle w:val="ListParagraph"/>
              <w:numPr>
                <w:ilvl w:val="0"/>
                <w:numId w:val="73"/>
              </w:numPr>
              <w:autoSpaceDE w:val="0"/>
              <w:autoSpaceDN w:val="0"/>
              <w:adjustRightInd w:val="0"/>
              <w:spacing w:line="276" w:lineRule="auto"/>
              <w:rPr>
                <w:ins w:id="598" w:author="Indria Mukti Efayanti" w:date="2025-01-08T20:57:00Z" w16du:dateUtc="2025-01-08T13:57:00Z"/>
                <w:rFonts w:eastAsia="Malgun Gothic" w:cstheme="minorHAnsi"/>
                <w:iCs/>
                <w:sz w:val="20"/>
                <w:szCs w:val="20"/>
              </w:rPr>
            </w:pPr>
            <w:ins w:id="599" w:author="Indria Mukti Efayanti" w:date="2025-01-08T20:57:00Z" w16du:dateUtc="2025-01-08T13:57:00Z">
              <w:r w:rsidRPr="008915FD">
                <w:rPr>
                  <w:rFonts w:eastAsia="Malgun Gothic" w:cstheme="minorHAnsi"/>
                  <w:iCs/>
                  <w:sz w:val="20"/>
                  <w:szCs w:val="20"/>
                </w:rPr>
                <w:t>Kehilangan 2 tangan;</w:t>
              </w:r>
            </w:ins>
          </w:p>
          <w:p w14:paraId="3CFE2A0F" w14:textId="77777777" w:rsidR="009464E5" w:rsidRPr="008915FD" w:rsidRDefault="009464E5" w:rsidP="009464E5">
            <w:pPr>
              <w:pStyle w:val="ListParagraph"/>
              <w:numPr>
                <w:ilvl w:val="0"/>
                <w:numId w:val="73"/>
              </w:numPr>
              <w:autoSpaceDE w:val="0"/>
              <w:autoSpaceDN w:val="0"/>
              <w:adjustRightInd w:val="0"/>
              <w:spacing w:line="276" w:lineRule="auto"/>
              <w:rPr>
                <w:ins w:id="600" w:author="Indria Mukti Efayanti" w:date="2025-01-08T20:57:00Z" w16du:dateUtc="2025-01-08T13:57:00Z"/>
                <w:rFonts w:eastAsia="Malgun Gothic" w:cstheme="minorHAnsi"/>
                <w:iCs/>
                <w:sz w:val="20"/>
                <w:szCs w:val="20"/>
              </w:rPr>
            </w:pPr>
            <w:ins w:id="601" w:author="Indria Mukti Efayanti" w:date="2025-01-08T20:57:00Z" w16du:dateUtc="2025-01-08T13:57:00Z">
              <w:r w:rsidRPr="008915FD">
                <w:rPr>
                  <w:rFonts w:eastAsia="Malgun Gothic" w:cstheme="minorHAnsi"/>
                  <w:iCs/>
                  <w:sz w:val="20"/>
                  <w:szCs w:val="20"/>
                </w:rPr>
                <w:t>Kehilangan 2 kaki;</w:t>
              </w:r>
            </w:ins>
          </w:p>
          <w:p w14:paraId="7DA05B23" w14:textId="77777777" w:rsidR="009464E5" w:rsidRPr="008915FD" w:rsidRDefault="009464E5" w:rsidP="009464E5">
            <w:pPr>
              <w:pStyle w:val="ListParagraph"/>
              <w:numPr>
                <w:ilvl w:val="0"/>
                <w:numId w:val="73"/>
              </w:numPr>
              <w:autoSpaceDE w:val="0"/>
              <w:autoSpaceDN w:val="0"/>
              <w:adjustRightInd w:val="0"/>
              <w:spacing w:line="276" w:lineRule="auto"/>
              <w:rPr>
                <w:ins w:id="602" w:author="Indria Mukti Efayanti" w:date="2025-01-08T20:57:00Z" w16du:dateUtc="2025-01-08T13:57:00Z"/>
                <w:rFonts w:eastAsia="Malgun Gothic" w:cstheme="minorHAnsi"/>
                <w:iCs/>
                <w:sz w:val="20"/>
                <w:szCs w:val="20"/>
              </w:rPr>
            </w:pPr>
            <w:ins w:id="603" w:author="Indria Mukti Efayanti" w:date="2025-01-08T20:57:00Z" w16du:dateUtc="2025-01-08T13:57:00Z">
              <w:r w:rsidRPr="008915FD">
                <w:rPr>
                  <w:rFonts w:eastAsia="Malgun Gothic" w:cstheme="minorHAnsi"/>
                  <w:iCs/>
                  <w:sz w:val="20"/>
                  <w:szCs w:val="20"/>
                </w:rPr>
                <w:t>Kehilangan penglihatan (kedua mata);</w:t>
              </w:r>
            </w:ins>
          </w:p>
          <w:p w14:paraId="0BD537D1" w14:textId="77777777" w:rsidR="009464E5" w:rsidRPr="008915FD" w:rsidRDefault="009464E5" w:rsidP="009464E5">
            <w:pPr>
              <w:pStyle w:val="ListParagraph"/>
              <w:numPr>
                <w:ilvl w:val="0"/>
                <w:numId w:val="73"/>
              </w:numPr>
              <w:autoSpaceDE w:val="0"/>
              <w:autoSpaceDN w:val="0"/>
              <w:adjustRightInd w:val="0"/>
              <w:spacing w:line="276" w:lineRule="auto"/>
              <w:rPr>
                <w:ins w:id="604" w:author="Indria Mukti Efayanti" w:date="2025-01-08T20:57:00Z" w16du:dateUtc="2025-01-08T13:57:00Z"/>
                <w:rFonts w:eastAsia="Malgun Gothic" w:cstheme="minorHAnsi"/>
                <w:iCs/>
                <w:sz w:val="20"/>
                <w:szCs w:val="20"/>
              </w:rPr>
            </w:pPr>
            <w:ins w:id="605" w:author="Indria Mukti Efayanti" w:date="2025-01-08T20:57:00Z" w16du:dateUtc="2025-01-08T13:57:00Z">
              <w:r w:rsidRPr="008915FD">
                <w:rPr>
                  <w:rFonts w:eastAsia="Malgun Gothic" w:cstheme="minorHAnsi"/>
                  <w:iCs/>
                  <w:sz w:val="20"/>
                  <w:szCs w:val="20"/>
                </w:rPr>
                <w:t>Kehilangan 1 tangan dan 1 kaki;</w:t>
              </w:r>
            </w:ins>
          </w:p>
          <w:p w14:paraId="0DCB0833" w14:textId="77777777" w:rsidR="009464E5" w:rsidRPr="008915FD" w:rsidRDefault="009464E5" w:rsidP="009464E5">
            <w:pPr>
              <w:pStyle w:val="ListParagraph"/>
              <w:numPr>
                <w:ilvl w:val="0"/>
                <w:numId w:val="73"/>
              </w:numPr>
              <w:autoSpaceDE w:val="0"/>
              <w:autoSpaceDN w:val="0"/>
              <w:adjustRightInd w:val="0"/>
              <w:spacing w:line="276" w:lineRule="auto"/>
              <w:rPr>
                <w:ins w:id="606" w:author="Indria Mukti Efayanti" w:date="2025-03-25T22:54:00Z" w16du:dateUtc="2025-03-25T15:54:00Z"/>
                <w:rFonts w:eastAsia="Malgun Gothic" w:cstheme="minorHAnsi"/>
                <w:iCs/>
                <w:sz w:val="20"/>
                <w:szCs w:val="20"/>
              </w:rPr>
            </w:pPr>
            <w:ins w:id="607" w:author="Indria Mukti Efayanti" w:date="2025-01-08T20:57:00Z" w16du:dateUtc="2025-01-08T13:57:00Z">
              <w:r w:rsidRPr="008915FD">
                <w:rPr>
                  <w:rFonts w:eastAsia="Malgun Gothic" w:cstheme="minorHAnsi"/>
                  <w:iCs/>
                  <w:sz w:val="20"/>
                  <w:szCs w:val="20"/>
                </w:rPr>
                <w:t>Kehilangan 1 tangan dan 1 mata</w:t>
              </w:r>
            </w:ins>
            <w:ins w:id="608" w:author="Indria Mukti Efayanti" w:date="2025-03-25T22:54:00Z" w16du:dateUtc="2025-03-25T15:54:00Z">
              <w:r w:rsidR="004E13F8" w:rsidRPr="008915FD">
                <w:rPr>
                  <w:rFonts w:eastAsia="Malgun Gothic" w:cstheme="minorHAnsi"/>
                  <w:iCs/>
                  <w:sz w:val="20"/>
                  <w:szCs w:val="20"/>
                </w:rPr>
                <w:t>;</w:t>
              </w:r>
            </w:ins>
          </w:p>
          <w:p w14:paraId="410633A4" w14:textId="77777777" w:rsidR="004E13F8" w:rsidRPr="008915FD" w:rsidRDefault="004E13F8" w:rsidP="004E13F8">
            <w:pPr>
              <w:pStyle w:val="ListParagraph"/>
              <w:numPr>
                <w:ilvl w:val="0"/>
                <w:numId w:val="73"/>
              </w:numPr>
              <w:autoSpaceDE w:val="0"/>
              <w:autoSpaceDN w:val="0"/>
              <w:adjustRightInd w:val="0"/>
              <w:spacing w:line="276" w:lineRule="auto"/>
              <w:rPr>
                <w:ins w:id="609" w:author="Indria Mukti Efayanti" w:date="2025-01-08T20:57:00Z" w16du:dateUtc="2025-01-08T13:57:00Z"/>
                <w:rFonts w:eastAsia="Malgun Gothic" w:cstheme="minorHAnsi"/>
                <w:iCs/>
                <w:sz w:val="20"/>
                <w:szCs w:val="20"/>
                <w:rPrChange w:id="610" w:author="Indria Mukti Efayanti" w:date="2025-04-25T17:01:00Z" w16du:dateUtc="2025-04-25T10:01:00Z">
                  <w:rPr>
                    <w:ins w:id="611" w:author="Indria Mukti Efayanti" w:date="2025-01-08T20:57:00Z" w16du:dateUtc="2025-01-08T13:57:00Z"/>
                  </w:rPr>
                </w:rPrChange>
              </w:rPr>
            </w:pPr>
            <w:ins w:id="612" w:author="Indria Mukti Efayanti" w:date="2025-03-25T22:54:00Z" w16du:dateUtc="2025-03-25T15:54:00Z">
              <w:r w:rsidRPr="008915FD">
                <w:rPr>
                  <w:rFonts w:eastAsia="Malgun Gothic" w:cstheme="minorHAnsi"/>
                  <w:iCs/>
                  <w:sz w:val="20"/>
                  <w:szCs w:val="20"/>
                </w:rPr>
                <w:t>Kehilangan 1 ka</w:t>
              </w:r>
            </w:ins>
            <w:ins w:id="613" w:author="Indria Mukti Efayanti" w:date="2025-04-23T17:01:00Z" w16du:dateUtc="2025-04-23T10:01:00Z">
              <w:r w:rsidR="0019783D" w:rsidRPr="008915FD">
                <w:rPr>
                  <w:rFonts w:eastAsia="Malgun Gothic" w:cstheme="minorHAnsi"/>
                  <w:iCs/>
                  <w:sz w:val="20"/>
                  <w:szCs w:val="20"/>
                  <w:rPrChange w:id="614" w:author="Indria Mukti Efayanti" w:date="2025-04-25T17:01:00Z" w16du:dateUtc="2025-04-25T10:01:00Z">
                    <w:rPr>
                      <w:rFonts w:eastAsia="Malgun Gothic" w:cstheme="minorHAnsi"/>
                      <w:iCs/>
                      <w:sz w:val="20"/>
                      <w:szCs w:val="20"/>
                      <w:highlight w:val="yellow"/>
                    </w:rPr>
                  </w:rPrChange>
                </w:rPr>
                <w:t>k</w:t>
              </w:r>
            </w:ins>
            <w:ins w:id="615" w:author="Indria Mukti Efayanti" w:date="2025-03-25T22:54:00Z" w16du:dateUtc="2025-03-25T15:54:00Z">
              <w:r w:rsidRPr="008915FD">
                <w:rPr>
                  <w:rFonts w:eastAsia="Malgun Gothic" w:cstheme="minorHAnsi"/>
                  <w:iCs/>
                  <w:sz w:val="20"/>
                  <w:szCs w:val="20"/>
                </w:rPr>
                <w:t>i dan 1 mata.</w:t>
              </w:r>
            </w:ins>
          </w:p>
          <w:p w14:paraId="25F7ED60" w14:textId="77777777" w:rsidR="009464E5" w:rsidRPr="008915FD" w:rsidRDefault="009464E5" w:rsidP="009464E5">
            <w:pPr>
              <w:pStyle w:val="BodyTextIndent"/>
              <w:numPr>
                <w:ilvl w:val="0"/>
                <w:numId w:val="71"/>
              </w:numPr>
              <w:spacing w:line="276" w:lineRule="auto"/>
              <w:rPr>
                <w:ins w:id="616" w:author="Indria Mukti Efayanti" w:date="2025-01-08T20:59:00Z" w16du:dateUtc="2025-01-08T13:59:00Z"/>
                <w:rFonts w:asciiTheme="minorHAnsi" w:hAnsiTheme="minorHAnsi" w:cstheme="minorHAnsi"/>
                <w:rPrChange w:id="617" w:author="Indria Mukti Efayanti" w:date="2025-04-25T17:01:00Z" w16du:dateUtc="2025-04-25T10:01:00Z">
                  <w:rPr>
                    <w:ins w:id="618" w:author="Indria Mukti Efayanti" w:date="2025-01-08T20:59:00Z" w16du:dateUtc="2025-01-08T13:59:00Z"/>
                  </w:rPr>
                </w:rPrChange>
              </w:rPr>
            </w:pPr>
            <w:ins w:id="619" w:author="Indria Mukti Efayanti" w:date="2025-01-08T20:57:00Z" w16du:dateUtc="2025-01-08T13:57:00Z">
              <w:r w:rsidRPr="008915FD">
                <w:rPr>
                  <w:rFonts w:asciiTheme="minorHAnsi" w:hAnsiTheme="minorHAnsi" w:cstheme="minorHAnsi"/>
                  <w:bCs/>
                  <w:szCs w:val="20"/>
                </w:rPr>
                <w:t>Manfaat</w:t>
              </w:r>
              <w:r w:rsidRPr="008915FD">
                <w:rPr>
                  <w:rFonts w:asciiTheme="minorHAnsi" w:hAnsiTheme="minorHAnsi" w:cstheme="minorHAnsi"/>
                </w:rPr>
                <w:t xml:space="preserve"> </w:t>
              </w:r>
              <w:r w:rsidRPr="008915FD">
                <w:rPr>
                  <w:rFonts w:asciiTheme="minorHAnsi" w:hAnsiTheme="minorHAnsi" w:cstheme="minorHAnsi"/>
                  <w:rPrChange w:id="620" w:author="Indria Mukti Efayanti" w:date="2025-04-25T17:01:00Z" w16du:dateUtc="2025-04-25T10:01:00Z">
                    <w:rPr>
                      <w:rFonts w:asciiTheme="minorHAnsi" w:hAnsiTheme="minorHAnsi" w:cstheme="minorHAnsi"/>
                      <w:highlight w:val="yellow"/>
                    </w:rPr>
                  </w:rPrChange>
                </w:rPr>
                <w:t>maksimal</w:t>
              </w:r>
              <w:r w:rsidRPr="008915FD">
                <w:rPr>
                  <w:rFonts w:asciiTheme="minorHAnsi" w:hAnsiTheme="minorHAnsi" w:cstheme="minorHAnsi"/>
                </w:rPr>
                <w:t xml:space="preserve"> Asuransi Tambahan ini adalah sebesar </w:t>
              </w:r>
              <w:r w:rsidRPr="008915FD">
                <w:rPr>
                  <w:rFonts w:asciiTheme="minorHAnsi" w:hAnsiTheme="minorHAnsi" w:cstheme="minorHAnsi"/>
                  <w:b/>
                  <w:bCs/>
                </w:rPr>
                <w:t>R</w:t>
              </w:r>
              <w:r w:rsidRPr="00433ACA">
                <w:rPr>
                  <w:rFonts w:asciiTheme="minorHAnsi" w:hAnsiTheme="minorHAnsi" w:cstheme="minorHAnsi"/>
                  <w:b/>
                  <w:bCs/>
                  <w:highlight w:val="green"/>
                  <w:rPrChange w:id="621" w:author="Aswin Nabila" w:date="2026-03-30T16:06:00Z" w16du:dateUtc="2026-03-30T09:06:00Z">
                    <w:rPr>
                      <w:rFonts w:asciiTheme="minorHAnsi" w:hAnsiTheme="minorHAnsi" w:cstheme="minorHAnsi"/>
                      <w:b/>
                      <w:bCs/>
                    </w:rPr>
                  </w:rPrChange>
                </w:rPr>
                <w:t>p</w:t>
              </w:r>
              <w:del w:id="622" w:author="Aswin Nabila" w:date="2026-03-30T16:06:00Z" w16du:dateUtc="2026-03-30T09:06:00Z">
                <w:r w:rsidRPr="008915FD" w:rsidDel="00433ACA">
                  <w:rPr>
                    <w:rFonts w:asciiTheme="minorHAnsi" w:hAnsiTheme="minorHAnsi" w:cstheme="minorHAnsi"/>
                    <w:b/>
                    <w:bCs/>
                  </w:rPr>
                  <w:delText xml:space="preserve"> </w:delText>
                </w:r>
              </w:del>
              <w:r w:rsidRPr="008915FD">
                <w:rPr>
                  <w:rFonts w:asciiTheme="minorHAnsi" w:hAnsiTheme="minorHAnsi" w:cstheme="minorHAnsi"/>
                  <w:b/>
                  <w:bCs/>
                </w:rPr>
                <w:t>1.000.000.000 (satu miliar Rupiah)</w:t>
              </w:r>
              <w:r w:rsidRPr="008915FD">
                <w:rPr>
                  <w:rFonts w:asciiTheme="minorHAnsi" w:hAnsiTheme="minorHAnsi" w:cstheme="minorHAnsi"/>
                </w:rPr>
                <w:t xml:space="preserve"> per Tertanggung, berlaku untuk seluruh Asuransi Tambahan dengan manfaat yang sama dari semua Polis yang dimiliki oleh Tertanggung.</w:t>
              </w:r>
            </w:ins>
          </w:p>
          <w:p w14:paraId="335A4AB3" w14:textId="77777777" w:rsidR="009464E5" w:rsidRPr="008915FD" w:rsidRDefault="009464E5" w:rsidP="009464E5">
            <w:pPr>
              <w:pStyle w:val="BodyTextIndent"/>
              <w:numPr>
                <w:ilvl w:val="0"/>
                <w:numId w:val="71"/>
              </w:numPr>
              <w:spacing w:line="276" w:lineRule="auto"/>
              <w:rPr>
                <w:ins w:id="623" w:author="Indria Mukti Efayanti" w:date="2025-01-08T20:59:00Z" w16du:dateUtc="2025-01-08T13:59:00Z"/>
                <w:rFonts w:asciiTheme="minorHAnsi" w:hAnsiTheme="minorHAnsi" w:cstheme="minorHAnsi"/>
                <w:rPrChange w:id="624" w:author="Indria Mukti Efayanti" w:date="2025-04-25T17:01:00Z" w16du:dateUtc="2025-04-25T10:01:00Z">
                  <w:rPr>
                    <w:ins w:id="625" w:author="Indria Mukti Efayanti" w:date="2025-01-08T20:59:00Z" w16du:dateUtc="2025-01-08T13:59:00Z"/>
                  </w:rPr>
                </w:rPrChange>
              </w:rPr>
            </w:pPr>
            <w:ins w:id="626" w:author="Indria Mukti Efayanti" w:date="2025-01-08T20:59:00Z" w16du:dateUtc="2025-01-08T13:59:00Z">
              <w:r w:rsidRPr="008915FD">
                <w:rPr>
                  <w:rFonts w:asciiTheme="minorHAnsi" w:hAnsiTheme="minorHAnsi" w:cstheme="minorHAnsi"/>
                </w:rPr>
                <w:t xml:space="preserve">Jika Tertanggung meninggal dunia dalam periode masa pembuktian ketidakmampuan total dan tetap selama maksimal 6 (enam) bulan, maka manfaat yang dibayarkan </w:t>
              </w:r>
              <w:r w:rsidRPr="008915FD">
                <w:rPr>
                  <w:rFonts w:asciiTheme="minorHAnsi" w:hAnsiTheme="minorHAnsi" w:cstheme="minorHAnsi"/>
                </w:rPr>
                <w:lastRenderedPageBreak/>
                <w:t xml:space="preserve">adalah manfaat </w:t>
              </w:r>
            </w:ins>
            <w:ins w:id="627" w:author="Aswin Nabila" w:date="2026-03-30T16:06:00Z" w16du:dateUtc="2026-03-30T09:06:00Z">
              <w:r w:rsidR="00433ACA" w:rsidRPr="00433ACA">
                <w:rPr>
                  <w:rFonts w:asciiTheme="minorHAnsi" w:hAnsiTheme="minorHAnsi" w:cstheme="minorHAnsi"/>
                  <w:highlight w:val="green"/>
                  <w:rPrChange w:id="628" w:author="Aswin Nabila" w:date="2026-03-30T16:07:00Z" w16du:dateUtc="2026-03-30T09:07:00Z">
                    <w:rPr>
                      <w:rFonts w:asciiTheme="minorHAnsi" w:hAnsiTheme="minorHAnsi" w:cstheme="minorHAnsi"/>
                    </w:rPr>
                  </w:rPrChange>
                </w:rPr>
                <w:t>m</w:t>
              </w:r>
            </w:ins>
            <w:ins w:id="629" w:author="Indria Mukti Efayanti" w:date="2025-01-08T20:59:00Z" w16du:dateUtc="2025-01-08T13:59:00Z">
              <w:del w:id="630" w:author="Aswin Nabila" w:date="2026-03-30T16:06:00Z" w16du:dateUtc="2026-03-30T09:06:00Z">
                <w:r w:rsidRPr="008915FD" w:rsidDel="00433ACA">
                  <w:rPr>
                    <w:rFonts w:asciiTheme="minorHAnsi" w:hAnsiTheme="minorHAnsi" w:cstheme="minorHAnsi"/>
                  </w:rPr>
                  <w:delText>M</w:delText>
                </w:r>
              </w:del>
              <w:r w:rsidRPr="008915FD">
                <w:rPr>
                  <w:rFonts w:asciiTheme="minorHAnsi" w:hAnsiTheme="minorHAnsi" w:cstheme="minorHAnsi"/>
                </w:rPr>
                <w:t xml:space="preserve">eninggal </w:t>
              </w:r>
            </w:ins>
            <w:ins w:id="631" w:author="Aswin Nabila" w:date="2026-03-30T16:07:00Z" w16du:dateUtc="2026-03-30T09:07:00Z">
              <w:r w:rsidR="00433ACA" w:rsidRPr="00433ACA">
                <w:rPr>
                  <w:rFonts w:asciiTheme="minorHAnsi" w:hAnsiTheme="minorHAnsi" w:cstheme="minorHAnsi"/>
                  <w:highlight w:val="green"/>
                  <w:rPrChange w:id="632" w:author="Aswin Nabila" w:date="2026-03-30T16:07:00Z" w16du:dateUtc="2026-03-30T09:07:00Z">
                    <w:rPr>
                      <w:rFonts w:asciiTheme="minorHAnsi" w:hAnsiTheme="minorHAnsi" w:cstheme="minorHAnsi"/>
                    </w:rPr>
                  </w:rPrChange>
                </w:rPr>
                <w:t>d</w:t>
              </w:r>
            </w:ins>
            <w:ins w:id="633" w:author="Indria Mukti Efayanti" w:date="2025-01-08T20:59:00Z" w16du:dateUtc="2025-01-08T13:59:00Z">
              <w:del w:id="634" w:author="Aswin Nabila" w:date="2026-03-30T16:06:00Z" w16du:dateUtc="2026-03-30T09:06:00Z">
                <w:r w:rsidRPr="008915FD" w:rsidDel="00433ACA">
                  <w:rPr>
                    <w:rFonts w:asciiTheme="minorHAnsi" w:hAnsiTheme="minorHAnsi" w:cstheme="minorHAnsi"/>
                  </w:rPr>
                  <w:delText>D</w:delText>
                </w:r>
              </w:del>
              <w:r w:rsidRPr="008915FD">
                <w:rPr>
                  <w:rFonts w:asciiTheme="minorHAnsi" w:hAnsiTheme="minorHAnsi" w:cstheme="minorHAnsi"/>
                </w:rPr>
                <w:t xml:space="preserve">unia dan dikurangi dengan </w:t>
              </w:r>
            </w:ins>
            <w:ins w:id="635" w:author="Aswin Nabila" w:date="2026-03-30T16:07:00Z" w16du:dateUtc="2026-03-30T09:07:00Z">
              <w:r w:rsidR="00433ACA" w:rsidRPr="00433ACA">
                <w:rPr>
                  <w:rFonts w:asciiTheme="minorHAnsi" w:hAnsiTheme="minorHAnsi" w:cstheme="minorHAnsi"/>
                  <w:highlight w:val="green"/>
                  <w:rPrChange w:id="636" w:author="Aswin Nabila" w:date="2026-03-30T16:07:00Z" w16du:dateUtc="2026-03-30T09:07:00Z">
                    <w:rPr>
                      <w:rFonts w:asciiTheme="minorHAnsi" w:hAnsiTheme="minorHAnsi" w:cstheme="minorHAnsi"/>
                    </w:rPr>
                  </w:rPrChange>
                </w:rPr>
                <w:t>P</w:t>
              </w:r>
            </w:ins>
            <w:ins w:id="637" w:author="Indria Mukti Efayanti" w:date="2025-01-08T20:59:00Z" w16du:dateUtc="2025-01-08T13:59:00Z">
              <w:del w:id="638" w:author="Aswin Nabila" w:date="2026-03-30T16:07:00Z" w16du:dateUtc="2026-03-30T09:07:00Z">
                <w:r w:rsidRPr="008915FD" w:rsidDel="00433ACA">
                  <w:rPr>
                    <w:rFonts w:asciiTheme="minorHAnsi" w:hAnsiTheme="minorHAnsi" w:cstheme="minorHAnsi"/>
                  </w:rPr>
                  <w:delText>p</w:delText>
                </w:r>
              </w:del>
              <w:r w:rsidRPr="008915FD">
                <w:rPr>
                  <w:rFonts w:asciiTheme="minorHAnsi" w:hAnsiTheme="minorHAnsi" w:cstheme="minorHAnsi"/>
                </w:rPr>
                <w:t>remi yang belum dibayarkan atau tertunggak, dan kewajiban lainnya (jika ada).</w:t>
              </w:r>
              <w:r w:rsidRPr="008915FD">
                <w:rPr>
                  <w:rFonts w:asciiTheme="minorHAnsi" w:hAnsiTheme="minorHAnsi" w:cstheme="minorHAnsi"/>
                  <w:rPrChange w:id="639" w:author="Indria Mukti Efayanti" w:date="2025-04-25T17:01:00Z" w16du:dateUtc="2025-04-25T10:01:00Z">
                    <w:rPr/>
                  </w:rPrChange>
                </w:rPr>
                <w:t xml:space="preserve"> </w:t>
              </w:r>
            </w:ins>
          </w:p>
          <w:p w14:paraId="29F0922A" w14:textId="77777777" w:rsidR="009464E5" w:rsidRPr="008915FD" w:rsidRDefault="009464E5">
            <w:pPr>
              <w:pStyle w:val="BodyTextIndent"/>
              <w:numPr>
                <w:ilvl w:val="0"/>
                <w:numId w:val="71"/>
              </w:numPr>
              <w:spacing w:line="276" w:lineRule="auto"/>
              <w:rPr>
                <w:ins w:id="640" w:author="Indria Mukti Efayanti" w:date="2025-01-08T20:58:00Z" w16du:dateUtc="2025-01-08T13:58:00Z"/>
                <w:rFonts w:asciiTheme="minorHAnsi" w:hAnsiTheme="minorHAnsi" w:cstheme="minorHAnsi"/>
                <w:b/>
                <w:bCs/>
                <w:rPrChange w:id="641" w:author="Indria Mukti Efayanti" w:date="2025-04-25T17:01:00Z" w16du:dateUtc="2025-04-25T10:01:00Z">
                  <w:rPr>
                    <w:ins w:id="642" w:author="Indria Mukti Efayanti" w:date="2025-01-08T20:58:00Z" w16du:dateUtc="2025-01-08T13:58:00Z"/>
                    <w:rFonts w:asciiTheme="minorHAnsi" w:hAnsiTheme="minorHAnsi" w:cstheme="minorHAnsi"/>
                  </w:rPr>
                </w:rPrChange>
              </w:rPr>
              <w:pPrChange w:id="643" w:author="Indria Mukti Efayanti" w:date="2025-01-08T20:58:00Z" w16du:dateUtc="2025-01-08T13:58:00Z">
                <w:pPr>
                  <w:pStyle w:val="BodyTextIndent"/>
                  <w:ind w:left="0" w:firstLine="0"/>
                </w:pPr>
              </w:pPrChange>
            </w:pPr>
            <w:ins w:id="644" w:author="Indria Mukti Efayanti" w:date="2025-01-08T20:59:00Z" w16du:dateUtc="2025-01-08T13:59:00Z">
              <w:r w:rsidRPr="008915FD">
                <w:rPr>
                  <w:rFonts w:asciiTheme="minorHAnsi" w:hAnsiTheme="minorHAnsi" w:cstheme="minorHAnsi"/>
                  <w:b/>
                  <w:bCs/>
                  <w:rPrChange w:id="645" w:author="Indria Mukti Efayanti" w:date="2025-04-25T17:01:00Z" w16du:dateUtc="2025-04-25T10:01:00Z">
                    <w:rPr>
                      <w:rFonts w:asciiTheme="minorHAnsi" w:hAnsiTheme="minorHAnsi" w:cstheme="minorHAnsi"/>
                    </w:rPr>
                  </w:rPrChange>
                </w:rPr>
                <w:t>Informasi manfaat dan ketentuan lebih detail tersedia pada Polis.</w:t>
              </w:r>
            </w:ins>
          </w:p>
          <w:p w14:paraId="0D2426A2" w14:textId="77777777" w:rsidR="009464E5" w:rsidRPr="008915FD" w:rsidDel="009464E5" w:rsidRDefault="009464E5">
            <w:pPr>
              <w:pStyle w:val="BodyTextIndent"/>
              <w:numPr>
                <w:ilvl w:val="0"/>
                <w:numId w:val="71"/>
              </w:numPr>
              <w:spacing w:line="276" w:lineRule="auto"/>
              <w:rPr>
                <w:del w:id="646" w:author="Indria Mukti Efayanti" w:date="2025-01-08T20:57:00Z" w16du:dateUtc="2025-01-08T13:57:00Z"/>
                <w:rFonts w:cstheme="minorHAnsi"/>
                <w:i/>
                <w:iCs/>
                <w:color w:val="4472C4" w:themeColor="accent1"/>
                <w:szCs w:val="20"/>
              </w:rPr>
              <w:pPrChange w:id="647" w:author="Indria Mukti Efayanti" w:date="2025-01-08T20:58:00Z" w16du:dateUtc="2025-01-08T13:58:00Z">
                <w:pPr/>
              </w:pPrChange>
            </w:pPr>
            <w:del w:id="648" w:author="Indria Mukti Efayanti" w:date="2025-01-08T20:57:00Z" w16du:dateUtc="2025-01-08T13:57:00Z">
              <w:r w:rsidRPr="008915FD" w:rsidDel="009464E5">
                <w:rPr>
                  <w:rFonts w:cstheme="minorHAnsi"/>
                  <w:b/>
                  <w:szCs w:val="20"/>
                </w:rPr>
                <w:delText xml:space="preserve">Mega Waiver Assurance </w:delText>
              </w:r>
            </w:del>
            <w:del w:id="649" w:author="Indria Mukti Efayanti" w:date="2025-01-06T23:10:00Z" w16du:dateUtc="2025-01-06T16:10:00Z">
              <w:r w:rsidRPr="008915FD" w:rsidDel="003B6304">
                <w:rPr>
                  <w:rFonts w:cstheme="minorHAnsi"/>
                  <w:i/>
                  <w:iCs/>
                  <w:color w:val="4472C4" w:themeColor="accent1"/>
                  <w:szCs w:val="20"/>
                </w:rPr>
                <w:delText>Only appear if Rider WoP is taken</w:delText>
              </w:r>
            </w:del>
          </w:p>
          <w:p w14:paraId="3EEAD25E" w14:textId="77777777" w:rsidR="009464E5" w:rsidRPr="008915FD" w:rsidDel="009464E5" w:rsidRDefault="009464E5">
            <w:pPr>
              <w:pStyle w:val="BodyTextIndent"/>
              <w:ind w:left="0" w:firstLine="0"/>
              <w:rPr>
                <w:del w:id="650" w:author="Indria Mukti Efayanti" w:date="2025-01-08T20:57:00Z" w16du:dateUtc="2025-01-08T13:57:00Z"/>
                <w:rFonts w:eastAsia="Calibri" w:cstheme="minorHAnsi"/>
                <w:szCs w:val="20"/>
              </w:rPr>
              <w:pPrChange w:id="651" w:author="Indria Mukti Efayanti" w:date="2025-01-08T20:58:00Z" w16du:dateUtc="2025-01-08T13:58:00Z">
                <w:pPr>
                  <w:pStyle w:val="ListParagraph"/>
                  <w:numPr>
                    <w:numId w:val="71"/>
                  </w:numPr>
                  <w:autoSpaceDE w:val="0"/>
                  <w:autoSpaceDN w:val="0"/>
                  <w:adjustRightInd w:val="0"/>
                  <w:spacing w:line="276" w:lineRule="auto"/>
                  <w:ind w:left="360" w:right="101" w:hanging="360"/>
                  <w:contextualSpacing w:val="0"/>
                </w:pPr>
              </w:pPrChange>
            </w:pPr>
            <w:del w:id="652" w:author="Indria Mukti Efayanti" w:date="2025-01-08T20:57:00Z" w16du:dateUtc="2025-01-08T13:57:00Z">
              <w:r w:rsidRPr="008915FD" w:rsidDel="009464E5">
                <w:rPr>
                  <w:rFonts w:cstheme="minorHAnsi"/>
                  <w:szCs w:val="20"/>
                  <w:lang w:val="en-ID"/>
                </w:rPr>
                <w:delText xml:space="preserve">Manfaat Asuransi yang diberikan pada Asuransi Tambahan ini kepada Pemegang Polis atau Tertanggung adalah berupa pembebasan dari kewajiban membayar </w:delText>
              </w:r>
              <w:r w:rsidRPr="008915FD" w:rsidDel="009464E5">
                <w:rPr>
                  <w:rFonts w:cstheme="minorHAnsi"/>
                  <w:i/>
                  <w:iCs/>
                  <w:szCs w:val="20"/>
                  <w:lang w:val="en-ID"/>
                </w:rPr>
                <w:delText>Outstanding</w:delText>
              </w:r>
              <w:r w:rsidRPr="008915FD" w:rsidDel="009464E5">
                <w:rPr>
                  <w:rFonts w:cstheme="minorHAnsi"/>
                  <w:szCs w:val="20"/>
                  <w:lang w:val="en-ID"/>
                </w:rPr>
                <w:delText xml:space="preserve"> Premi apabila terjadi risiko Penyakit Kritis atau Ketidakmampuan total tetap akibat dari sakit atau Kecelakaan pada diri Tertanggung.</w:delText>
              </w:r>
            </w:del>
          </w:p>
          <w:p w14:paraId="51953EDB" w14:textId="77777777" w:rsidR="009464E5" w:rsidRPr="008915FD" w:rsidDel="009464E5" w:rsidRDefault="009464E5">
            <w:pPr>
              <w:pStyle w:val="BodyTextIndent"/>
              <w:ind w:left="0" w:firstLine="0"/>
              <w:rPr>
                <w:del w:id="653" w:author="Indria Mukti Efayanti" w:date="2025-01-08T20:57:00Z" w16du:dateUtc="2025-01-08T13:57:00Z"/>
                <w:rFonts w:cstheme="minorHAnsi"/>
                <w:bCs/>
                <w:szCs w:val="20"/>
              </w:rPr>
              <w:pPrChange w:id="654" w:author="Indria Mukti Efayanti" w:date="2025-01-08T20:58:00Z" w16du:dateUtc="2025-01-08T13:58:00Z">
                <w:pPr>
                  <w:pStyle w:val="ListParagraph"/>
                  <w:numPr>
                    <w:numId w:val="71"/>
                  </w:numPr>
                  <w:autoSpaceDE w:val="0"/>
                  <w:autoSpaceDN w:val="0"/>
                  <w:adjustRightInd w:val="0"/>
                  <w:spacing w:line="276" w:lineRule="auto"/>
                  <w:ind w:left="360" w:right="101" w:hanging="360"/>
                  <w:contextualSpacing w:val="0"/>
                </w:pPr>
              </w:pPrChange>
            </w:pPr>
            <w:del w:id="655" w:author="Indria Mukti Efayanti" w:date="2025-01-08T20:57:00Z" w16du:dateUtc="2025-01-08T13:57:00Z">
              <w:r w:rsidRPr="008915FD" w:rsidDel="009464E5">
                <w:rPr>
                  <w:rFonts w:cstheme="minorHAnsi"/>
                  <w:szCs w:val="20"/>
                  <w:lang w:val="en-ID"/>
                </w:rPr>
                <w:delText>Uang</w:delText>
              </w:r>
              <w:r w:rsidRPr="008915FD" w:rsidDel="009464E5">
                <w:rPr>
                  <w:rFonts w:cstheme="minorHAnsi"/>
                  <w:bCs/>
                  <w:szCs w:val="20"/>
                </w:rPr>
                <w:delText xml:space="preserve"> </w:delText>
              </w:r>
              <w:r w:rsidRPr="008915FD" w:rsidDel="009464E5">
                <w:rPr>
                  <w:rFonts w:cstheme="minorHAnsi"/>
                  <w:szCs w:val="20"/>
                  <w:lang w:val="en-ID"/>
                  <w:rPrChange w:id="656" w:author="Indria Mukti Efayanti" w:date="2025-04-25T17:01:00Z" w16du:dateUtc="2025-04-25T10:01:00Z">
                    <w:rPr>
                      <w:rFonts w:cstheme="minorHAnsi"/>
                      <w:bCs/>
                      <w:sz w:val="20"/>
                      <w:szCs w:val="20"/>
                    </w:rPr>
                  </w:rPrChange>
                </w:rPr>
                <w:delText>Pertanggungan</w:delText>
              </w:r>
              <w:r w:rsidRPr="008915FD" w:rsidDel="009464E5">
                <w:rPr>
                  <w:rFonts w:cstheme="minorHAnsi"/>
                  <w:bCs/>
                  <w:szCs w:val="20"/>
                </w:rPr>
                <w:delText xml:space="preserve"> Asuransi Tambahan yang berupa nilai </w:delText>
              </w:r>
              <w:r w:rsidRPr="008915FD" w:rsidDel="009464E5">
                <w:rPr>
                  <w:rFonts w:cstheme="minorHAnsi"/>
                  <w:bCs/>
                  <w:i/>
                  <w:iCs/>
                  <w:szCs w:val="20"/>
                </w:rPr>
                <w:delText xml:space="preserve">Outstanding </w:delText>
              </w:r>
              <w:r w:rsidRPr="008915FD" w:rsidDel="009464E5">
                <w:rPr>
                  <w:rFonts w:cstheme="minorHAnsi"/>
                  <w:bCs/>
                  <w:szCs w:val="20"/>
                </w:rPr>
                <w:delText>Premi, seperti tercantum pada Ringkasan Polis akan dibayarkan oleh Penanggung apabila semua ketentuan di bawah ini terpenuhi, sesuai dengan diagnosanya:</w:delText>
              </w:r>
            </w:del>
          </w:p>
          <w:p w14:paraId="6599482D" w14:textId="77777777" w:rsidR="009464E5" w:rsidRPr="008915FD" w:rsidDel="009464E5" w:rsidRDefault="009464E5">
            <w:pPr>
              <w:pStyle w:val="BodyTextIndent"/>
              <w:ind w:left="0" w:firstLine="0"/>
              <w:rPr>
                <w:del w:id="657" w:author="Indria Mukti Efayanti" w:date="2025-01-08T20:57:00Z" w16du:dateUtc="2025-01-08T13:57:00Z"/>
                <w:rFonts w:eastAsia="Malgun Gothic" w:cstheme="minorHAnsi"/>
                <w:iCs/>
                <w:szCs w:val="20"/>
              </w:rPr>
              <w:pPrChange w:id="658" w:author="Indria Mukti Efayanti" w:date="2025-01-08T20:58:00Z" w16du:dateUtc="2025-01-08T13:58:00Z">
                <w:pPr>
                  <w:pStyle w:val="ListParagraph"/>
                  <w:numPr>
                    <w:ilvl w:val="1"/>
                    <w:numId w:val="71"/>
                  </w:numPr>
                  <w:autoSpaceDE w:val="0"/>
                  <w:autoSpaceDN w:val="0"/>
                  <w:adjustRightInd w:val="0"/>
                  <w:spacing w:line="276" w:lineRule="auto"/>
                  <w:ind w:hanging="360"/>
                  <w:contextualSpacing w:val="0"/>
                </w:pPr>
              </w:pPrChange>
            </w:pPr>
            <w:del w:id="659" w:author="Indria Mukti Efayanti" w:date="2025-01-08T20:57:00Z" w16du:dateUtc="2025-01-08T13:57:00Z">
              <w:r w:rsidRPr="008915FD" w:rsidDel="009464E5">
                <w:rPr>
                  <w:rFonts w:eastAsia="Malgun Gothic" w:cstheme="minorHAnsi"/>
                  <w:iCs/>
                  <w:szCs w:val="20"/>
                </w:rPr>
                <w:delText>Penyakit kritis</w:delText>
              </w:r>
            </w:del>
          </w:p>
          <w:p w14:paraId="4472C069" w14:textId="77777777" w:rsidR="009464E5" w:rsidRPr="008915FD" w:rsidDel="009464E5" w:rsidRDefault="009464E5">
            <w:pPr>
              <w:pStyle w:val="BodyTextIndent"/>
              <w:ind w:left="0" w:firstLine="0"/>
              <w:rPr>
                <w:del w:id="660" w:author="Indria Mukti Efayanti" w:date="2025-01-08T20:57:00Z" w16du:dateUtc="2025-01-08T13:57:00Z"/>
                <w:rFonts w:eastAsia="Malgun Gothic" w:cstheme="minorHAnsi"/>
                <w:iCs/>
                <w:szCs w:val="20"/>
              </w:rPr>
              <w:pPrChange w:id="661" w:author="Indria Mukti Efayanti" w:date="2025-01-08T20:58:00Z" w16du:dateUtc="2025-01-08T13:58:00Z">
                <w:pPr>
                  <w:pStyle w:val="ListParagraph"/>
                  <w:numPr>
                    <w:ilvl w:val="8"/>
                    <w:numId w:val="71"/>
                  </w:numPr>
                  <w:ind w:left="3240" w:hanging="360"/>
                </w:pPr>
              </w:pPrChange>
            </w:pPr>
            <w:del w:id="662" w:author="Indria Mukti Efayanti" w:date="2025-01-08T20:57:00Z" w16du:dateUtc="2025-01-08T13:57:00Z">
              <w:r w:rsidRPr="008915FD" w:rsidDel="009464E5">
                <w:rPr>
                  <w:rFonts w:eastAsia="Malgun Gothic" w:cstheme="minorHAnsi"/>
                  <w:iCs/>
                  <w:szCs w:val="20"/>
                </w:rPr>
                <w:delText>Tertanggung mengalami kondisi kritis, sebagaimana dinyatakan dalam lampiran asuransi tambahan penyakit kritis, selama Masa Pertanggungan dan Polis berstatus aktif.</w:delText>
              </w:r>
            </w:del>
          </w:p>
          <w:p w14:paraId="014C62BA" w14:textId="77777777" w:rsidR="009464E5" w:rsidRPr="008915FD" w:rsidDel="00387D47" w:rsidRDefault="009464E5">
            <w:pPr>
              <w:pStyle w:val="BodyTextIndent"/>
              <w:ind w:left="0" w:firstLine="0"/>
              <w:rPr>
                <w:del w:id="663" w:author="Indria Mukti Efayanti" w:date="2024-12-20T12:10:00Z" w16du:dateUtc="2024-12-20T05:10:00Z"/>
                <w:rFonts w:eastAsia="Malgun Gothic" w:cstheme="minorHAnsi"/>
                <w:iCs/>
                <w:szCs w:val="20"/>
              </w:rPr>
              <w:pPrChange w:id="664" w:author="Indria Mukti Efayanti" w:date="2025-01-08T20:58:00Z" w16du:dateUtc="2025-01-08T13:58:00Z">
                <w:pPr>
                  <w:pStyle w:val="ListParagraph"/>
                  <w:numPr>
                    <w:ilvl w:val="8"/>
                    <w:numId w:val="71"/>
                  </w:numPr>
                  <w:ind w:left="1080" w:hanging="360"/>
                </w:pPr>
              </w:pPrChange>
            </w:pPr>
            <w:del w:id="665" w:author="Indria Mukti Efayanti" w:date="2025-01-08T20:57:00Z" w16du:dateUtc="2025-01-08T13:57:00Z">
              <w:r w:rsidRPr="008915FD" w:rsidDel="009464E5">
                <w:rPr>
                  <w:rFonts w:eastAsia="Malgun Gothic" w:cstheme="minorHAnsi"/>
                  <w:iCs/>
                  <w:szCs w:val="20"/>
                  <w:rPrChange w:id="666" w:author="Indria Mukti Efayanti" w:date="2025-04-25T17:01:00Z" w16du:dateUtc="2025-04-25T10:01:00Z">
                    <w:rPr>
                      <w:rFonts w:cstheme="minorHAnsi"/>
                      <w:sz w:val="20"/>
                      <w:szCs w:val="20"/>
                    </w:rPr>
                  </w:rPrChange>
                </w:rPr>
                <w:delText>Kondisi</w:delText>
              </w:r>
              <w:r w:rsidRPr="008915FD" w:rsidDel="009464E5">
                <w:rPr>
                  <w:rFonts w:cstheme="minorHAnsi"/>
                  <w:szCs w:val="20"/>
                </w:rPr>
                <w:delText xml:space="preserve"> kritis yang dialami oleh Tertanggung adalah kondisi kritis yang pertama kalinya dalam klasifikasi seperti</w:delText>
              </w:r>
              <w:r w:rsidRPr="008915FD" w:rsidDel="009464E5">
                <w:rPr>
                  <w:rFonts w:cstheme="minorHAnsi"/>
                  <w:spacing w:val="-6"/>
                  <w:szCs w:val="20"/>
                </w:rPr>
                <w:delText xml:space="preserve"> </w:delText>
              </w:r>
              <w:r w:rsidRPr="008915FD" w:rsidDel="009464E5">
                <w:rPr>
                  <w:rFonts w:cstheme="minorHAnsi"/>
                  <w:szCs w:val="20"/>
                </w:rPr>
                <w:delText>yang</w:delText>
              </w:r>
              <w:r w:rsidRPr="008915FD" w:rsidDel="009464E5">
                <w:rPr>
                  <w:rFonts w:cstheme="minorHAnsi"/>
                  <w:spacing w:val="-6"/>
                  <w:szCs w:val="20"/>
                </w:rPr>
                <w:delText xml:space="preserve"> </w:delText>
              </w:r>
              <w:r w:rsidRPr="008915FD" w:rsidDel="009464E5">
                <w:rPr>
                  <w:rFonts w:cstheme="minorHAnsi"/>
                  <w:szCs w:val="20"/>
                </w:rPr>
                <w:delText>tercantum</w:delText>
              </w:r>
              <w:r w:rsidRPr="008915FD" w:rsidDel="009464E5">
                <w:rPr>
                  <w:rFonts w:cstheme="minorHAnsi"/>
                  <w:spacing w:val="-6"/>
                  <w:szCs w:val="20"/>
                </w:rPr>
                <w:delText xml:space="preserve"> </w:delText>
              </w:r>
              <w:r w:rsidRPr="008915FD" w:rsidDel="009464E5">
                <w:rPr>
                  <w:rFonts w:cstheme="minorHAnsi"/>
                  <w:szCs w:val="20"/>
                </w:rPr>
                <w:delText>dalam</w:delText>
              </w:r>
              <w:r w:rsidRPr="008915FD" w:rsidDel="009464E5">
                <w:rPr>
                  <w:rFonts w:cstheme="minorHAnsi"/>
                  <w:spacing w:val="-5"/>
                  <w:szCs w:val="20"/>
                </w:rPr>
                <w:delText xml:space="preserve"> </w:delText>
              </w:r>
              <w:r w:rsidRPr="008915FD" w:rsidDel="009464E5">
                <w:rPr>
                  <w:rFonts w:cstheme="minorHAnsi"/>
                  <w:szCs w:val="20"/>
                </w:rPr>
                <w:delText>lampiran asuransi tambahan penyakit kritis.</w:delText>
              </w:r>
            </w:del>
          </w:p>
          <w:p w14:paraId="6A74203B" w14:textId="77777777" w:rsidR="009464E5" w:rsidRPr="008915FD" w:rsidDel="009464E5" w:rsidRDefault="009464E5">
            <w:pPr>
              <w:pStyle w:val="BodyTextIndent"/>
              <w:ind w:left="0" w:firstLine="0"/>
              <w:rPr>
                <w:del w:id="667" w:author="Indria Mukti Efayanti" w:date="2025-01-08T20:57:00Z" w16du:dateUtc="2025-01-08T13:57:00Z"/>
                <w:rFonts w:eastAsia="Malgun Gothic" w:cstheme="minorHAnsi"/>
                <w:iCs/>
                <w:szCs w:val="20"/>
              </w:rPr>
              <w:pPrChange w:id="668" w:author="Indria Mukti Efayanti" w:date="2025-01-08T20:58:00Z" w16du:dateUtc="2025-01-08T13:58:00Z">
                <w:pPr>
                  <w:pStyle w:val="ListParagraph"/>
                  <w:numPr>
                    <w:ilvl w:val="1"/>
                    <w:numId w:val="71"/>
                  </w:numPr>
                  <w:autoSpaceDE w:val="0"/>
                  <w:autoSpaceDN w:val="0"/>
                  <w:adjustRightInd w:val="0"/>
                  <w:spacing w:line="276" w:lineRule="auto"/>
                  <w:ind w:hanging="360"/>
                  <w:contextualSpacing w:val="0"/>
                </w:pPr>
              </w:pPrChange>
            </w:pPr>
            <w:del w:id="669" w:author="Indria Mukti Efayanti" w:date="2025-01-08T20:57:00Z" w16du:dateUtc="2025-01-08T13:57:00Z">
              <w:r w:rsidRPr="008915FD" w:rsidDel="009464E5">
                <w:rPr>
                  <w:rFonts w:eastAsia="Malgun Gothic" w:cstheme="minorHAnsi"/>
                  <w:iCs/>
                  <w:szCs w:val="20"/>
                </w:rPr>
                <w:delText>Ketidakmampuan total tetap</w:delText>
              </w:r>
            </w:del>
          </w:p>
          <w:p w14:paraId="04056D27" w14:textId="77777777" w:rsidR="009464E5" w:rsidRPr="008915FD" w:rsidDel="009464E5" w:rsidRDefault="009464E5">
            <w:pPr>
              <w:pStyle w:val="BodyTextIndent"/>
              <w:ind w:left="0" w:firstLine="0"/>
              <w:rPr>
                <w:del w:id="670" w:author="Indria Mukti Efayanti" w:date="2025-01-08T20:57:00Z" w16du:dateUtc="2025-01-08T13:57:00Z"/>
                <w:rFonts w:eastAsia="Malgun Gothic" w:cstheme="minorHAnsi"/>
                <w:iCs/>
                <w:szCs w:val="20"/>
              </w:rPr>
              <w:pPrChange w:id="671" w:author="Indria Mukti Efayanti" w:date="2025-01-08T20:58:00Z" w16du:dateUtc="2025-01-08T13:58:00Z">
                <w:pPr>
                  <w:pStyle w:val="ListParagraph"/>
                  <w:numPr>
                    <w:ilvl w:val="8"/>
                    <w:numId w:val="71"/>
                  </w:numPr>
                  <w:autoSpaceDE w:val="0"/>
                  <w:autoSpaceDN w:val="0"/>
                  <w:adjustRightInd w:val="0"/>
                  <w:spacing w:line="276" w:lineRule="auto"/>
                  <w:ind w:left="3240" w:hanging="360"/>
                  <w:contextualSpacing w:val="0"/>
                </w:pPr>
              </w:pPrChange>
            </w:pPr>
            <w:del w:id="672" w:author="Indria Mukti Efayanti" w:date="2025-01-08T20:57:00Z" w16du:dateUtc="2025-01-08T13:57:00Z">
              <w:r w:rsidRPr="008915FD" w:rsidDel="009464E5">
                <w:rPr>
                  <w:rFonts w:eastAsia="Malgun Gothic" w:cstheme="minorHAnsi"/>
                  <w:iCs/>
                  <w:szCs w:val="20"/>
                </w:rPr>
                <w:delText>Apabila Tertanggung menderita ketidakmampuan total tetap akibat sakit atau kecelakaan selama Masa Pertanggungan, Polis berstatus aktif.</w:delText>
              </w:r>
            </w:del>
          </w:p>
          <w:p w14:paraId="5F391774" w14:textId="77777777" w:rsidR="009464E5" w:rsidRPr="008915FD" w:rsidDel="00387D47" w:rsidRDefault="009464E5">
            <w:pPr>
              <w:pStyle w:val="BodyTextIndent"/>
              <w:ind w:left="0" w:firstLine="0"/>
              <w:rPr>
                <w:del w:id="673" w:author="Indria Mukti Efayanti" w:date="2024-12-20T12:08:00Z" w16du:dateUtc="2024-12-20T05:08:00Z"/>
                <w:rFonts w:eastAsia="Malgun Gothic" w:cstheme="minorHAnsi"/>
                <w:iCs/>
                <w:szCs w:val="20"/>
              </w:rPr>
              <w:pPrChange w:id="674" w:author="Indria Mukti Efayanti" w:date="2025-01-08T20:58:00Z" w16du:dateUtc="2025-01-08T13:58:00Z">
                <w:pPr>
                  <w:pStyle w:val="ListParagraph"/>
                  <w:numPr>
                    <w:ilvl w:val="8"/>
                    <w:numId w:val="71"/>
                  </w:numPr>
                  <w:autoSpaceDE w:val="0"/>
                  <w:autoSpaceDN w:val="0"/>
                  <w:adjustRightInd w:val="0"/>
                  <w:spacing w:line="276" w:lineRule="auto"/>
                  <w:ind w:left="1181" w:hanging="360"/>
                  <w:contextualSpacing w:val="0"/>
                </w:pPr>
              </w:pPrChange>
            </w:pPr>
            <w:del w:id="675" w:author="Indria Mukti Efayanti" w:date="2025-01-08T20:57:00Z" w16du:dateUtc="2025-01-08T13:57:00Z">
              <w:r w:rsidRPr="008915FD" w:rsidDel="009464E5">
                <w:rPr>
                  <w:rFonts w:eastAsia="Malgun Gothic" w:cstheme="minorHAnsi"/>
                  <w:iCs/>
                  <w:szCs w:val="20"/>
                </w:rPr>
                <w:delText>Ketidakmampuan tetap total adalah suatu keadaan dimana salah satu hal berikut terjadi akibat suatu sakit dan kecelakaan dan berlangsung selama 6 (enam) bulan berturut-turut:</w:delText>
              </w:r>
            </w:del>
          </w:p>
          <w:p w14:paraId="2C45B660" w14:textId="77777777" w:rsidR="009464E5" w:rsidRPr="008915FD" w:rsidDel="00387D47" w:rsidRDefault="009464E5">
            <w:pPr>
              <w:pStyle w:val="BodyTextIndent"/>
              <w:ind w:left="0" w:firstLine="0"/>
              <w:rPr>
                <w:del w:id="676" w:author="Indria Mukti Efayanti" w:date="2024-12-20T12:09:00Z" w16du:dateUtc="2024-12-20T05:09:00Z"/>
                <w:rFonts w:eastAsia="Malgun Gothic" w:cstheme="minorHAnsi"/>
                <w:iCs/>
                <w:szCs w:val="20"/>
              </w:rPr>
              <w:pPrChange w:id="677" w:author="Indria Mukti Efayanti" w:date="2025-01-08T20:58:00Z" w16du:dateUtc="2025-01-08T13:58:00Z">
                <w:pPr>
                  <w:pStyle w:val="ListParagraph"/>
                  <w:numPr>
                    <w:numId w:val="80"/>
                  </w:numPr>
                  <w:autoSpaceDE w:val="0"/>
                  <w:autoSpaceDN w:val="0"/>
                  <w:adjustRightInd w:val="0"/>
                  <w:spacing w:line="276" w:lineRule="auto"/>
                  <w:ind w:left="1541" w:hanging="360"/>
                  <w:contextualSpacing w:val="0"/>
                </w:pPr>
              </w:pPrChange>
            </w:pPr>
            <w:del w:id="678" w:author="Indria Mukti Efayanti" w:date="2025-01-08T20:57:00Z" w16du:dateUtc="2025-01-08T13:57:00Z">
              <w:r w:rsidRPr="008915FD" w:rsidDel="009464E5">
                <w:rPr>
                  <w:rFonts w:eastAsia="Malgun Gothic" w:cstheme="minorHAnsi"/>
                  <w:iCs/>
                  <w:szCs w:val="20"/>
                  <w:rPrChange w:id="679" w:author="Indria Mukti Efayanti" w:date="2025-04-25T17:01:00Z" w16du:dateUtc="2025-04-25T10:01:00Z">
                    <w:rPr/>
                  </w:rPrChange>
                </w:rPr>
                <w:delText>Tertanggung tidak dapat dan mampu melakukan minimal 3 (tiga) dari 5 (lima) aktivitas kehidupan sehari-hari tanpa bantuan fisik orang lain. Jika Tertanggung dapat melakukan aktivitas secara mandiri dengan menggunakan peralatan khusus, maka Tertanggung dianggap dapat dan mampu melakukan aktivitas yang dimaksud tersebut.</w:delText>
              </w:r>
            </w:del>
          </w:p>
          <w:p w14:paraId="097256AC" w14:textId="77777777" w:rsidR="009464E5" w:rsidRPr="008915FD" w:rsidDel="009464E5" w:rsidRDefault="009464E5">
            <w:pPr>
              <w:pStyle w:val="BodyTextIndent"/>
              <w:ind w:left="0" w:firstLine="0"/>
              <w:rPr>
                <w:del w:id="680" w:author="Indria Mukti Efayanti" w:date="2025-01-08T20:57:00Z" w16du:dateUtc="2025-01-08T13:57:00Z"/>
                <w:rFonts w:eastAsia="Malgun Gothic" w:cstheme="minorHAnsi"/>
                <w:iCs/>
                <w:szCs w:val="20"/>
                <w:rPrChange w:id="681" w:author="Indria Mukti Efayanti" w:date="2025-04-25T17:01:00Z" w16du:dateUtc="2025-04-25T10:01:00Z">
                  <w:rPr>
                    <w:del w:id="682" w:author="Indria Mukti Efayanti" w:date="2025-01-08T20:57:00Z" w16du:dateUtc="2025-01-08T13:57:00Z"/>
                  </w:rPr>
                </w:rPrChange>
              </w:rPr>
              <w:pPrChange w:id="683" w:author="Indria Mukti Efayanti" w:date="2025-01-08T20:58:00Z" w16du:dateUtc="2025-01-08T13:58:00Z">
                <w:pPr>
                  <w:pStyle w:val="ListParagraph"/>
                  <w:autoSpaceDE w:val="0"/>
                  <w:autoSpaceDN w:val="0"/>
                  <w:adjustRightInd w:val="0"/>
                  <w:spacing w:line="276" w:lineRule="auto"/>
                  <w:ind w:left="1440"/>
                </w:pPr>
              </w:pPrChange>
            </w:pPr>
            <w:del w:id="684" w:author="Indria Mukti Efayanti" w:date="2025-01-08T20:57:00Z" w16du:dateUtc="2025-01-08T13:57:00Z">
              <w:r w:rsidRPr="008915FD" w:rsidDel="009464E5">
                <w:rPr>
                  <w:rFonts w:eastAsia="Malgun Gothic" w:cstheme="minorHAnsi"/>
                  <w:iCs/>
                  <w:szCs w:val="20"/>
                  <w:rPrChange w:id="685" w:author="Indria Mukti Efayanti" w:date="2025-04-25T17:01:00Z" w16du:dateUtc="2025-04-25T10:01:00Z">
                    <w:rPr/>
                  </w:rPrChange>
                </w:rPr>
                <w:delText>Aktivitas kehidupan sehari-hari yaitu Mandi, Berpakaian, Makan, Mengontrol buang air dan Bergerak/berpindah tempat.</w:delText>
              </w:r>
            </w:del>
          </w:p>
          <w:p w14:paraId="0273B724" w14:textId="77777777" w:rsidR="009464E5" w:rsidRPr="008915FD" w:rsidDel="009464E5" w:rsidRDefault="009464E5">
            <w:pPr>
              <w:pStyle w:val="BodyTextIndent"/>
              <w:ind w:left="0" w:firstLine="0"/>
              <w:rPr>
                <w:del w:id="686" w:author="Indria Mukti Efayanti" w:date="2025-01-08T20:57:00Z" w16du:dateUtc="2025-01-08T13:57:00Z"/>
                <w:rFonts w:eastAsia="Malgun Gothic" w:cstheme="minorHAnsi"/>
                <w:iCs/>
                <w:szCs w:val="20"/>
              </w:rPr>
              <w:pPrChange w:id="687" w:author="Indria Mukti Efayanti" w:date="2025-01-08T20:58:00Z" w16du:dateUtc="2025-01-08T13:58:00Z">
                <w:pPr>
                  <w:pStyle w:val="ListParagraph"/>
                  <w:autoSpaceDE w:val="0"/>
                  <w:autoSpaceDN w:val="0"/>
                  <w:adjustRightInd w:val="0"/>
                  <w:spacing w:line="276" w:lineRule="auto"/>
                  <w:ind w:left="1440"/>
                </w:pPr>
              </w:pPrChange>
            </w:pPr>
            <w:del w:id="688" w:author="Indria Mukti Efayanti" w:date="2025-01-08T20:57:00Z" w16du:dateUtc="2025-01-08T13:57:00Z">
              <w:r w:rsidRPr="008915FD" w:rsidDel="009464E5">
                <w:rPr>
                  <w:rFonts w:eastAsia="Malgun Gothic" w:cstheme="minorHAnsi"/>
                  <w:iCs/>
                  <w:szCs w:val="20"/>
                </w:rPr>
                <w:delText>Atau</w:delText>
              </w:r>
            </w:del>
            <w:ins w:id="689" w:author="Yuyun Yunengsih" w:date="2025-01-07T16:15:00Z" w16du:dateUtc="2025-01-07T09:15:00Z">
              <w:del w:id="690" w:author="Indria Mukti Efayanti" w:date="2025-01-08T20:57:00Z" w16du:dateUtc="2025-01-08T13:57:00Z">
                <w:r w:rsidRPr="008915FD" w:rsidDel="009464E5">
                  <w:rPr>
                    <w:rFonts w:eastAsia="Malgun Gothic" w:cstheme="minorHAnsi"/>
                    <w:iCs/>
                    <w:szCs w:val="20"/>
                  </w:rPr>
                  <w:delText>atau</w:delText>
                </w:r>
              </w:del>
            </w:ins>
            <w:del w:id="691" w:author="Indria Mukti Efayanti" w:date="2025-01-08T20:57:00Z" w16du:dateUtc="2025-01-08T13:57:00Z">
              <w:r w:rsidRPr="008915FD" w:rsidDel="009464E5">
                <w:rPr>
                  <w:rFonts w:eastAsia="Malgun Gothic" w:cstheme="minorHAnsi"/>
                  <w:iCs/>
                  <w:szCs w:val="20"/>
                </w:rPr>
                <w:delText>,</w:delText>
              </w:r>
            </w:del>
          </w:p>
          <w:p w14:paraId="2C458B77" w14:textId="77777777" w:rsidR="009464E5" w:rsidRPr="008915FD" w:rsidDel="009464E5" w:rsidRDefault="009464E5">
            <w:pPr>
              <w:pStyle w:val="BodyTextIndent"/>
              <w:ind w:left="0" w:firstLine="0"/>
              <w:rPr>
                <w:del w:id="692" w:author="Indria Mukti Efayanti" w:date="2025-01-08T20:57:00Z" w16du:dateUtc="2025-01-08T13:57:00Z"/>
                <w:rFonts w:eastAsia="Malgun Gothic" w:cstheme="minorHAnsi"/>
                <w:iCs/>
                <w:szCs w:val="20"/>
              </w:rPr>
              <w:pPrChange w:id="693"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694" w:author="Indria Mukti Efayanti" w:date="2025-01-08T20:57:00Z" w16du:dateUtc="2025-01-08T13:57:00Z">
              <w:r w:rsidRPr="008915FD" w:rsidDel="009464E5">
                <w:rPr>
                  <w:rFonts w:eastAsia="Malgun Gothic" w:cstheme="minorHAnsi"/>
                  <w:iCs/>
                  <w:szCs w:val="20"/>
                </w:rPr>
                <w:delText>Tertanggung tidak dapat melakukan pekerjaan, atau menjalankan usaha, bertanggung jawab pada posisi atau profesi apa pun untuk memperoleh penghasilan, imbalan atau keuntungan secara penuh waktu atau paruh waktu, yang sesuai dengan pendidikan, pelatihan atau pengalaman yang dimiliki Tertanggung,</w:delText>
              </w:r>
            </w:del>
          </w:p>
          <w:p w14:paraId="03040E3B" w14:textId="77777777" w:rsidR="009464E5" w:rsidRPr="008915FD" w:rsidDel="009464E5" w:rsidRDefault="009464E5">
            <w:pPr>
              <w:pStyle w:val="BodyTextIndent"/>
              <w:ind w:left="0" w:firstLine="0"/>
              <w:rPr>
                <w:del w:id="695" w:author="Indria Mukti Efayanti" w:date="2025-01-08T20:57:00Z" w16du:dateUtc="2025-01-08T13:57:00Z"/>
                <w:rFonts w:eastAsia="Malgun Gothic" w:cstheme="minorHAnsi"/>
                <w:iCs/>
                <w:szCs w:val="20"/>
              </w:rPr>
              <w:pPrChange w:id="696" w:author="Indria Mukti Efayanti" w:date="2025-01-08T20:58:00Z" w16du:dateUtc="2025-01-08T13:58:00Z">
                <w:pPr>
                  <w:pStyle w:val="ListParagraph"/>
                  <w:autoSpaceDE w:val="0"/>
                  <w:autoSpaceDN w:val="0"/>
                  <w:adjustRightInd w:val="0"/>
                  <w:spacing w:line="276" w:lineRule="auto"/>
                  <w:ind w:left="1440"/>
                </w:pPr>
              </w:pPrChange>
            </w:pPr>
            <w:del w:id="697" w:author="Indria Mukti Efayanti" w:date="2025-01-08T20:57:00Z" w16du:dateUtc="2025-01-08T13:57:00Z">
              <w:r w:rsidRPr="008915FD" w:rsidDel="009464E5">
                <w:rPr>
                  <w:rFonts w:eastAsia="Malgun Gothic" w:cstheme="minorHAnsi"/>
                  <w:iCs/>
                  <w:szCs w:val="20"/>
                </w:rPr>
                <w:delText>Atau</w:delText>
              </w:r>
            </w:del>
            <w:ins w:id="698" w:author="Yuyun Yunengsih" w:date="2025-01-07T16:15:00Z" w16du:dateUtc="2025-01-07T09:15:00Z">
              <w:del w:id="699" w:author="Indria Mukti Efayanti" w:date="2025-01-08T20:57:00Z" w16du:dateUtc="2025-01-08T13:57:00Z">
                <w:r w:rsidRPr="008915FD" w:rsidDel="009464E5">
                  <w:rPr>
                    <w:rFonts w:eastAsia="Malgun Gothic" w:cstheme="minorHAnsi"/>
                    <w:iCs/>
                    <w:szCs w:val="20"/>
                  </w:rPr>
                  <w:delText>atau</w:delText>
                </w:r>
              </w:del>
            </w:ins>
            <w:del w:id="700" w:author="Indria Mukti Efayanti" w:date="2025-01-08T20:57:00Z" w16du:dateUtc="2025-01-08T13:57:00Z">
              <w:r w:rsidRPr="008915FD" w:rsidDel="009464E5">
                <w:rPr>
                  <w:rFonts w:eastAsia="Malgun Gothic" w:cstheme="minorHAnsi"/>
                  <w:iCs/>
                  <w:szCs w:val="20"/>
                </w:rPr>
                <w:delText>,</w:delText>
              </w:r>
            </w:del>
          </w:p>
          <w:p w14:paraId="4DA2A82D" w14:textId="77777777" w:rsidR="009464E5" w:rsidRPr="008915FD" w:rsidDel="00387D47" w:rsidRDefault="009464E5">
            <w:pPr>
              <w:pStyle w:val="BodyTextIndent"/>
              <w:ind w:left="0" w:firstLine="0"/>
              <w:rPr>
                <w:del w:id="701" w:author="Indria Mukti Efayanti" w:date="2024-12-20T12:09:00Z" w16du:dateUtc="2024-12-20T05:09:00Z"/>
                <w:rFonts w:eastAsia="Malgun Gothic" w:cstheme="minorHAnsi"/>
                <w:iCs/>
                <w:szCs w:val="20"/>
              </w:rPr>
              <w:pPrChange w:id="702" w:author="Indria Mukti Efayanti" w:date="2025-01-08T20:58:00Z" w16du:dateUtc="2025-01-08T13:58:00Z">
                <w:pPr>
                  <w:pStyle w:val="ListParagraph"/>
                  <w:numPr>
                    <w:numId w:val="80"/>
                  </w:numPr>
                  <w:autoSpaceDE w:val="0"/>
                  <w:autoSpaceDN w:val="0"/>
                  <w:adjustRightInd w:val="0"/>
                  <w:spacing w:line="276" w:lineRule="auto"/>
                  <w:ind w:left="1541" w:hanging="360"/>
                  <w:contextualSpacing w:val="0"/>
                </w:pPr>
              </w:pPrChange>
            </w:pPr>
            <w:del w:id="703" w:author="Indria Mukti Efayanti" w:date="2025-01-08T20:57:00Z" w16du:dateUtc="2025-01-08T13:57:00Z">
              <w:r w:rsidRPr="008915FD" w:rsidDel="009464E5">
                <w:rPr>
                  <w:rFonts w:eastAsia="Malgun Gothic" w:cstheme="minorHAnsi"/>
                  <w:iCs/>
                  <w:szCs w:val="20"/>
                </w:rPr>
                <w:delText>Tertanggung menderita kehilangan fungsi atau terputusnya bagian tubuh tertentu secara keseluruhan, tetap dan tidak dapat disembuhkan kembali, yang dibuktikan dengan bukti medis, pada:</w:delText>
              </w:r>
            </w:del>
          </w:p>
          <w:p w14:paraId="741AAFC5" w14:textId="77777777" w:rsidR="009464E5" w:rsidRPr="008915FD" w:rsidDel="009464E5" w:rsidRDefault="009464E5">
            <w:pPr>
              <w:pStyle w:val="BodyTextIndent"/>
              <w:ind w:left="0" w:firstLine="0"/>
              <w:rPr>
                <w:del w:id="704" w:author="Indria Mukti Efayanti" w:date="2025-01-08T20:57:00Z" w16du:dateUtc="2025-01-08T13:57:00Z"/>
                <w:rFonts w:eastAsia="Malgun Gothic" w:cstheme="minorHAnsi"/>
                <w:iCs/>
                <w:szCs w:val="20"/>
                <w:rPrChange w:id="705" w:author="Indria Mukti Efayanti" w:date="2025-04-25T17:01:00Z" w16du:dateUtc="2025-04-25T10:01:00Z">
                  <w:rPr>
                    <w:del w:id="706" w:author="Indria Mukti Efayanti" w:date="2025-01-08T20:57:00Z" w16du:dateUtc="2025-01-08T13:57:00Z"/>
                  </w:rPr>
                </w:rPrChange>
              </w:rPr>
              <w:pPrChange w:id="707"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708" w:author="Indria Mukti Efayanti" w:date="2025-01-08T20:57:00Z" w16du:dateUtc="2025-01-08T13:57:00Z">
              <w:r w:rsidRPr="008915FD" w:rsidDel="009464E5">
                <w:rPr>
                  <w:rFonts w:eastAsia="Malgun Gothic" w:cstheme="minorHAnsi"/>
                  <w:iCs/>
                  <w:szCs w:val="20"/>
                  <w:rPrChange w:id="709" w:author="Indria Mukti Efayanti" w:date="2025-04-25T17:01:00Z" w16du:dateUtc="2025-04-25T10:01:00Z">
                    <w:rPr/>
                  </w:rPrChange>
                </w:rPr>
                <w:delText>Kehilangan 2 tangan;</w:delText>
              </w:r>
            </w:del>
          </w:p>
          <w:p w14:paraId="3ED61F37" w14:textId="77777777" w:rsidR="009464E5" w:rsidRPr="008915FD" w:rsidDel="009464E5" w:rsidRDefault="009464E5">
            <w:pPr>
              <w:pStyle w:val="BodyTextIndent"/>
              <w:ind w:left="0" w:firstLine="0"/>
              <w:rPr>
                <w:del w:id="710" w:author="Indria Mukti Efayanti" w:date="2025-01-08T20:57:00Z" w16du:dateUtc="2025-01-08T13:57:00Z"/>
                <w:rFonts w:eastAsia="Malgun Gothic" w:cstheme="minorHAnsi"/>
                <w:iCs/>
                <w:szCs w:val="20"/>
              </w:rPr>
              <w:pPrChange w:id="711"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712" w:author="Indria Mukti Efayanti" w:date="2025-01-08T20:57:00Z" w16du:dateUtc="2025-01-08T13:57:00Z">
              <w:r w:rsidRPr="008915FD" w:rsidDel="009464E5">
                <w:rPr>
                  <w:rFonts w:eastAsia="Malgun Gothic" w:cstheme="minorHAnsi"/>
                  <w:iCs/>
                  <w:szCs w:val="20"/>
                </w:rPr>
                <w:delText>Kehilangan 2 kaki;</w:delText>
              </w:r>
            </w:del>
          </w:p>
          <w:p w14:paraId="37784431" w14:textId="77777777" w:rsidR="009464E5" w:rsidRPr="008915FD" w:rsidDel="009464E5" w:rsidRDefault="009464E5">
            <w:pPr>
              <w:pStyle w:val="BodyTextIndent"/>
              <w:ind w:left="0" w:firstLine="0"/>
              <w:rPr>
                <w:del w:id="713" w:author="Indria Mukti Efayanti" w:date="2025-01-08T20:57:00Z" w16du:dateUtc="2025-01-08T13:57:00Z"/>
                <w:rFonts w:eastAsia="Malgun Gothic" w:cstheme="minorHAnsi"/>
                <w:iCs/>
                <w:szCs w:val="20"/>
              </w:rPr>
              <w:pPrChange w:id="714"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715" w:author="Indria Mukti Efayanti" w:date="2025-01-08T20:57:00Z" w16du:dateUtc="2025-01-08T13:57:00Z">
              <w:r w:rsidRPr="008915FD" w:rsidDel="009464E5">
                <w:rPr>
                  <w:rFonts w:eastAsia="Malgun Gothic" w:cstheme="minorHAnsi"/>
                  <w:iCs/>
                  <w:szCs w:val="20"/>
                </w:rPr>
                <w:delText>Kehilangan penglihatan (kedua mata);</w:delText>
              </w:r>
            </w:del>
          </w:p>
          <w:p w14:paraId="1BDCE305" w14:textId="77777777" w:rsidR="009464E5" w:rsidRPr="008915FD" w:rsidDel="009464E5" w:rsidRDefault="009464E5">
            <w:pPr>
              <w:pStyle w:val="BodyTextIndent"/>
              <w:ind w:left="0" w:firstLine="0"/>
              <w:rPr>
                <w:del w:id="716" w:author="Indria Mukti Efayanti" w:date="2025-01-08T20:57:00Z" w16du:dateUtc="2025-01-08T13:57:00Z"/>
                <w:rFonts w:eastAsia="Malgun Gothic" w:cstheme="minorHAnsi"/>
                <w:iCs/>
                <w:szCs w:val="20"/>
              </w:rPr>
              <w:pPrChange w:id="717"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718" w:author="Indria Mukti Efayanti" w:date="2025-01-08T20:57:00Z" w16du:dateUtc="2025-01-08T13:57:00Z">
              <w:r w:rsidRPr="008915FD" w:rsidDel="009464E5">
                <w:rPr>
                  <w:rFonts w:eastAsia="Malgun Gothic" w:cstheme="minorHAnsi"/>
                  <w:iCs/>
                  <w:szCs w:val="20"/>
                </w:rPr>
                <w:delText>Kehilangan 1 tangan dan 1 kaki;</w:delText>
              </w:r>
            </w:del>
          </w:p>
          <w:p w14:paraId="03FDFAC8" w14:textId="77777777" w:rsidR="009464E5" w:rsidRPr="008915FD" w:rsidDel="009464E5" w:rsidRDefault="009464E5">
            <w:pPr>
              <w:pStyle w:val="BodyTextIndent"/>
              <w:ind w:left="0" w:firstLine="0"/>
              <w:rPr>
                <w:del w:id="719" w:author="Indria Mukti Efayanti" w:date="2025-01-08T20:57:00Z" w16du:dateUtc="2025-01-08T13:57:00Z"/>
                <w:rFonts w:eastAsia="Malgun Gothic" w:cstheme="minorHAnsi"/>
                <w:iCs/>
                <w:szCs w:val="20"/>
              </w:rPr>
              <w:pPrChange w:id="720" w:author="Indria Mukti Efayanti" w:date="2025-01-08T20:58:00Z" w16du:dateUtc="2025-01-08T13:58:00Z">
                <w:pPr>
                  <w:pStyle w:val="ListParagraph"/>
                  <w:numPr>
                    <w:numId w:val="71"/>
                  </w:numPr>
                  <w:autoSpaceDE w:val="0"/>
                  <w:autoSpaceDN w:val="0"/>
                  <w:adjustRightInd w:val="0"/>
                  <w:spacing w:line="276" w:lineRule="auto"/>
                  <w:ind w:left="360" w:hanging="360"/>
                </w:pPr>
              </w:pPrChange>
            </w:pPr>
            <w:del w:id="721" w:author="Indria Mukti Efayanti" w:date="2025-01-08T20:57:00Z" w16du:dateUtc="2025-01-08T13:57:00Z">
              <w:r w:rsidRPr="008915FD" w:rsidDel="009464E5">
                <w:rPr>
                  <w:rFonts w:eastAsia="Malgun Gothic" w:cstheme="minorHAnsi"/>
                  <w:iCs/>
                  <w:szCs w:val="20"/>
                </w:rPr>
                <w:delText>Kehilangan 1 tangan dan 1 mata;</w:delText>
              </w:r>
            </w:del>
          </w:p>
          <w:p w14:paraId="418A7477" w14:textId="77777777" w:rsidR="009464E5" w:rsidRPr="008915FD" w:rsidDel="009464E5" w:rsidRDefault="009464E5">
            <w:pPr>
              <w:pStyle w:val="BodyTextIndent"/>
              <w:ind w:left="0" w:firstLine="0"/>
              <w:rPr>
                <w:del w:id="722" w:author="Indria Mukti Efayanti" w:date="2025-01-08T20:57:00Z" w16du:dateUtc="2025-01-08T13:57:00Z"/>
                <w:rFonts w:eastAsia="Malgun Gothic" w:cstheme="minorHAnsi"/>
                <w:iCs/>
                <w:szCs w:val="20"/>
              </w:rPr>
              <w:pPrChange w:id="723" w:author="Indria Mukti Efayanti" w:date="2025-01-08T20:58:00Z" w16du:dateUtc="2025-01-08T13:58:00Z">
                <w:pPr>
                  <w:pStyle w:val="ListParagraph"/>
                  <w:numPr>
                    <w:ilvl w:val="1"/>
                    <w:numId w:val="71"/>
                  </w:numPr>
                  <w:autoSpaceDE w:val="0"/>
                  <w:autoSpaceDN w:val="0"/>
                  <w:adjustRightInd w:val="0"/>
                  <w:spacing w:line="276" w:lineRule="auto"/>
                  <w:ind w:hanging="360"/>
                  <w:contextualSpacing w:val="0"/>
                </w:pPr>
              </w:pPrChange>
            </w:pPr>
            <w:del w:id="724" w:author="Indria Mukti Efayanti" w:date="2025-01-08T20:57:00Z" w16du:dateUtc="2025-01-08T13:57:00Z">
              <w:r w:rsidRPr="008915FD" w:rsidDel="009464E5">
                <w:rPr>
                  <w:rFonts w:eastAsiaTheme="minorHAnsi" w:cstheme="minorHAnsi"/>
                  <w:szCs w:val="20"/>
                  <w:lang w:val="en-ID"/>
                  <w:rPrChange w:id="725" w:author="Indria Mukti Efayanti" w:date="2025-04-25T17:01:00Z" w16du:dateUtc="2025-04-25T10:01:00Z">
                    <w:rPr>
                      <w:rFonts w:eastAsia="Calibri" w:cstheme="minorHAnsi"/>
                      <w:sz w:val="20"/>
                      <w:szCs w:val="20"/>
                    </w:rPr>
                  </w:rPrChange>
                </w:rPr>
                <w:delText>Manfaat</w:delText>
              </w:r>
              <w:r w:rsidRPr="008915FD" w:rsidDel="009464E5">
                <w:rPr>
                  <w:rFonts w:cstheme="minorHAnsi"/>
                  <w:szCs w:val="20"/>
                </w:rPr>
                <w:delText xml:space="preserve"> Maksimum Asuransi Tambahan ini adalah sebesar </w:delText>
              </w:r>
              <w:r w:rsidRPr="008915FD" w:rsidDel="009464E5">
                <w:rPr>
                  <w:rFonts w:cstheme="minorHAnsi"/>
                  <w:b/>
                  <w:bCs/>
                  <w:szCs w:val="20"/>
                </w:rPr>
                <w:delText>Rp 1.000.000.000 (satu miliar Rupiah)</w:delText>
              </w:r>
              <w:r w:rsidRPr="008915FD" w:rsidDel="009464E5">
                <w:rPr>
                  <w:rFonts w:cstheme="minorHAnsi"/>
                  <w:szCs w:val="20"/>
                </w:rPr>
                <w:delText xml:space="preserve"> per Tertanggung.</w:delText>
              </w:r>
            </w:del>
          </w:p>
          <w:p w14:paraId="77A2E0B4" w14:textId="77777777" w:rsidR="009464E5" w:rsidRPr="008915FD" w:rsidDel="009464E5" w:rsidRDefault="009464E5">
            <w:pPr>
              <w:pStyle w:val="BodyTextIndent"/>
              <w:ind w:left="0" w:firstLine="0"/>
              <w:rPr>
                <w:del w:id="726" w:author="Indria Mukti Efayanti" w:date="2025-01-08T20:57:00Z" w16du:dateUtc="2025-01-08T13:57:00Z"/>
                <w:rFonts w:cstheme="minorHAnsi"/>
                <w:b/>
                <w:bCs/>
                <w:szCs w:val="20"/>
                <w:rPrChange w:id="727" w:author="Indria Mukti Efayanti" w:date="2025-04-25T17:01:00Z" w16du:dateUtc="2025-04-25T10:01:00Z">
                  <w:rPr>
                    <w:del w:id="728" w:author="Indria Mukti Efayanti" w:date="2025-01-08T20:57:00Z" w16du:dateUtc="2025-01-08T13:57:00Z"/>
                  </w:rPr>
                </w:rPrChange>
              </w:rPr>
              <w:pPrChange w:id="729" w:author="Indria Mukti Efayanti" w:date="2025-01-08T20:58:00Z" w16du:dateUtc="2025-01-08T13:58:00Z">
                <w:pPr>
                  <w:pStyle w:val="ListParagraph"/>
                  <w:numPr>
                    <w:ilvl w:val="1"/>
                    <w:numId w:val="71"/>
                  </w:numPr>
                  <w:autoSpaceDE w:val="0"/>
                  <w:autoSpaceDN w:val="0"/>
                  <w:adjustRightInd w:val="0"/>
                  <w:spacing w:line="276" w:lineRule="auto"/>
                  <w:ind w:hanging="360"/>
                  <w:contextualSpacing w:val="0"/>
                </w:pPr>
              </w:pPrChange>
            </w:pPr>
            <w:del w:id="730" w:author="Indria Mukti Efayanti" w:date="2024-12-20T12:11:00Z" w16du:dateUtc="2024-12-20T05:11:00Z">
              <w:r w:rsidRPr="008915FD" w:rsidDel="00387D47">
                <w:rPr>
                  <w:rFonts w:eastAsia="Calibri" w:cstheme="minorHAnsi"/>
                  <w:szCs w:val="20"/>
                </w:rPr>
                <w:delText>Jika Tertanggung meninggal dunia dalam kurun waktu Masa Bertahan Hidup untuk risiko Penyakit Kritis atau periode masa pembuktian ketidakmampuan total tetap 6 (enam) bulan, maka manfaat yang dibayarkan adalah manfaat Meninggal Dunia dikurangi dengan premi yang belum dibayarkan atau tertunggak, dan kewajiban lainnya (jika ada).</w:delText>
              </w:r>
            </w:del>
          </w:p>
          <w:p w14:paraId="3E9353AD" w14:textId="77777777" w:rsidR="009464E5" w:rsidRPr="008915FD" w:rsidRDefault="009464E5">
            <w:pPr>
              <w:pStyle w:val="BodyTextIndent"/>
              <w:ind w:left="0" w:firstLine="0"/>
              <w:rPr>
                <w:rFonts w:cstheme="minorHAnsi"/>
                <w:b/>
                <w:szCs w:val="20"/>
              </w:rPr>
              <w:pPrChange w:id="731" w:author="Indria Mukti Efayanti" w:date="2025-01-08T20:58:00Z" w16du:dateUtc="2025-01-08T13:58:00Z">
                <w:pPr/>
              </w:pPrChange>
            </w:pPr>
          </w:p>
        </w:tc>
      </w:tr>
      <w:tr w:rsidR="009464E5" w:rsidRPr="008915FD" w14:paraId="20C7FB8D" w14:textId="77777777" w:rsidTr="001348B9">
        <w:tc>
          <w:tcPr>
            <w:tcW w:w="11070" w:type="dxa"/>
            <w:gridSpan w:val="43"/>
            <w:tcBorders>
              <w:bottom w:val="single" w:sz="4" w:space="0" w:color="auto"/>
            </w:tcBorders>
            <w:shd w:val="clear" w:color="auto" w:fill="000000" w:themeFill="text1"/>
          </w:tcPr>
          <w:p w14:paraId="09586FDC" w14:textId="77777777" w:rsidR="009464E5" w:rsidRPr="008915FD" w:rsidRDefault="009464E5" w:rsidP="009464E5">
            <w:pPr>
              <w:jc w:val="center"/>
              <w:rPr>
                <w:rFonts w:cstheme="minorHAnsi"/>
                <w:sz w:val="20"/>
                <w:szCs w:val="20"/>
              </w:rPr>
            </w:pPr>
            <w:r w:rsidRPr="008915FD">
              <w:rPr>
                <w:rFonts w:cstheme="minorHAnsi"/>
                <w:b/>
                <w:sz w:val="20"/>
                <w:szCs w:val="20"/>
              </w:rPr>
              <w:lastRenderedPageBreak/>
              <w:t>Risiko</w:t>
            </w:r>
          </w:p>
        </w:tc>
      </w:tr>
      <w:tr w:rsidR="009464E5" w:rsidRPr="008915FD" w14:paraId="0B3DDFEA" w14:textId="77777777" w:rsidTr="001348B9">
        <w:trPr>
          <w:trHeight w:val="629"/>
        </w:trPr>
        <w:tc>
          <w:tcPr>
            <w:tcW w:w="5670" w:type="dxa"/>
            <w:gridSpan w:val="23"/>
            <w:tcBorders>
              <w:top w:val="single" w:sz="4" w:space="0" w:color="auto"/>
              <w:left w:val="single" w:sz="4" w:space="0" w:color="auto"/>
              <w:bottom w:val="single" w:sz="4" w:space="0" w:color="auto"/>
              <w:right w:val="nil"/>
            </w:tcBorders>
          </w:tcPr>
          <w:p w14:paraId="330A25A4" w14:textId="77777777" w:rsidR="009464E5" w:rsidRPr="008915FD" w:rsidRDefault="009464E5" w:rsidP="009464E5">
            <w:pPr>
              <w:pStyle w:val="ListParagraph"/>
              <w:numPr>
                <w:ilvl w:val="0"/>
                <w:numId w:val="1"/>
              </w:numPr>
              <w:ind w:left="284" w:hanging="284"/>
              <w:rPr>
                <w:ins w:id="732" w:author="Indria Mukti Efayanti" w:date="2025-01-08T09:29:00Z" w16du:dateUtc="2025-01-08T02:29:00Z"/>
                <w:rFonts w:cstheme="minorHAnsi"/>
                <w:b/>
                <w:sz w:val="20"/>
                <w:szCs w:val="20"/>
              </w:rPr>
            </w:pPr>
            <w:ins w:id="733" w:author="Indria Mukti Efayanti" w:date="2025-01-08T09:29:00Z" w16du:dateUtc="2025-01-08T02:29:00Z">
              <w:r w:rsidRPr="008915FD">
                <w:rPr>
                  <w:rFonts w:cstheme="minorHAnsi"/>
                  <w:b/>
                  <w:sz w:val="20"/>
                  <w:szCs w:val="20"/>
                </w:rPr>
                <w:t>Risiko Operasional</w:t>
              </w:r>
            </w:ins>
          </w:p>
          <w:p w14:paraId="2752E11E" w14:textId="77777777" w:rsidR="009464E5" w:rsidRPr="008915FD" w:rsidRDefault="009464E5" w:rsidP="009464E5">
            <w:pPr>
              <w:pStyle w:val="ListParagraph"/>
              <w:ind w:left="284"/>
              <w:rPr>
                <w:ins w:id="734" w:author="Indria Mukti Efayanti" w:date="2025-01-08T09:29:00Z" w16du:dateUtc="2025-01-08T02:29:00Z"/>
                <w:rFonts w:cstheme="minorHAnsi"/>
                <w:sz w:val="20"/>
                <w:szCs w:val="20"/>
              </w:rPr>
            </w:pPr>
            <w:ins w:id="735" w:author="Indria Mukti Efayanti" w:date="2025-01-08T09:29:00Z" w16du:dateUtc="2025-01-08T02:29:00Z">
              <w:r w:rsidRPr="008915FD">
                <w:rPr>
                  <w:rFonts w:cstheme="minorHAnsi"/>
                  <w:sz w:val="20"/>
                  <w:szCs w:val="20"/>
                </w:rPr>
                <w:t>Risiko yang muncul sebagai akibat ketidaklayakan atau kegagalan proses internal, manusia, s</w:t>
              </w:r>
            </w:ins>
            <w:ins w:id="736" w:author="Aswin Nabila" w:date="2026-03-30T16:08:00Z" w16du:dateUtc="2026-03-30T09:08:00Z">
              <w:r w:rsidR="00433ACA" w:rsidRPr="00433ACA">
                <w:rPr>
                  <w:rFonts w:cstheme="minorHAnsi"/>
                  <w:sz w:val="20"/>
                  <w:szCs w:val="20"/>
                  <w:highlight w:val="green"/>
                  <w:rPrChange w:id="737" w:author="Aswin Nabila" w:date="2026-03-30T16:08:00Z" w16du:dateUtc="2026-03-30T09:08:00Z">
                    <w:rPr>
                      <w:rFonts w:cstheme="minorHAnsi"/>
                      <w:sz w:val="20"/>
                      <w:szCs w:val="20"/>
                    </w:rPr>
                  </w:rPrChange>
                </w:rPr>
                <w:t>i</w:t>
              </w:r>
            </w:ins>
            <w:ins w:id="738" w:author="Indria Mukti Efayanti" w:date="2025-01-08T09:29:00Z" w16du:dateUtc="2025-01-08T02:29:00Z">
              <w:del w:id="739" w:author="Aswin Nabila" w:date="2026-03-30T16:08:00Z" w16du:dateUtc="2026-03-30T09:08:00Z">
                <w:r w:rsidRPr="008915FD" w:rsidDel="00433ACA">
                  <w:rPr>
                    <w:rFonts w:cstheme="minorHAnsi"/>
                    <w:sz w:val="20"/>
                    <w:szCs w:val="20"/>
                  </w:rPr>
                  <w:delText>y</w:delText>
                </w:r>
              </w:del>
              <w:r w:rsidRPr="008915FD">
                <w:rPr>
                  <w:rFonts w:cstheme="minorHAnsi"/>
                  <w:sz w:val="20"/>
                  <w:szCs w:val="20"/>
                </w:rPr>
                <w:t>stem teknologi informasi dan/atau adanya kejadian yang berasal dari luar lingkungan PT PFI Mega Life Insurance.</w:t>
              </w:r>
            </w:ins>
          </w:p>
          <w:p w14:paraId="3192FBE3" w14:textId="77777777" w:rsidR="009464E5" w:rsidRPr="008915FD" w:rsidRDefault="009464E5" w:rsidP="009464E5">
            <w:pPr>
              <w:pStyle w:val="ListParagraph"/>
              <w:numPr>
                <w:ilvl w:val="0"/>
                <w:numId w:val="1"/>
              </w:numPr>
              <w:ind w:left="284" w:hanging="284"/>
              <w:rPr>
                <w:ins w:id="740" w:author="Indria Mukti Efayanti" w:date="2025-01-08T09:29:00Z" w16du:dateUtc="2025-01-08T02:29:00Z"/>
                <w:rFonts w:cstheme="minorHAnsi"/>
                <w:b/>
                <w:sz w:val="20"/>
                <w:szCs w:val="20"/>
              </w:rPr>
            </w:pPr>
            <w:ins w:id="741" w:author="Indria Mukti Efayanti" w:date="2025-01-08T09:29:00Z" w16du:dateUtc="2025-01-08T02:29:00Z">
              <w:r w:rsidRPr="008915FD">
                <w:rPr>
                  <w:rFonts w:cstheme="minorHAnsi"/>
                  <w:b/>
                  <w:sz w:val="20"/>
                  <w:szCs w:val="20"/>
                </w:rPr>
                <w:t>Risiko Perubahan Kondisi Ekonomi dan Politik</w:t>
              </w:r>
            </w:ins>
          </w:p>
          <w:p w14:paraId="6ED611F2" w14:textId="77777777" w:rsidR="009464E5" w:rsidDel="00DC2EB9" w:rsidRDefault="009464E5">
            <w:pPr>
              <w:ind w:left="284"/>
              <w:rPr>
                <w:del w:id="742" w:author="Indria Mukti Efayanti" w:date="2025-01-08T09:24:00Z" w16du:dateUtc="2025-01-08T02:24:00Z"/>
                <w:rFonts w:cstheme="minorHAnsi"/>
                <w:sz w:val="20"/>
                <w:szCs w:val="20"/>
              </w:rPr>
              <w:pPrChange w:id="743" w:author="Aswin Nabila" w:date="2026-03-30T16:28:00Z" w16du:dateUtc="2026-03-30T09:28:00Z">
                <w:pPr>
                  <w:ind w:left="250"/>
                </w:pPr>
              </w:pPrChange>
            </w:pPr>
            <w:ins w:id="744" w:author="Indria Mukti Efayanti" w:date="2025-01-08T09:29:00Z" w16du:dateUtc="2025-01-08T02:29:00Z">
              <w:r w:rsidRPr="008915FD">
                <w:rPr>
                  <w:rFonts w:cstheme="minorHAnsi"/>
                  <w:sz w:val="20"/>
                  <w:szCs w:val="20"/>
                </w:rPr>
                <w:t>Perubahan kondisi ekonomi dan politik di Indonesia dapat mempengaruhi kinerja investasi, baik investasi pada perusahaan yang tercatat di bursa efek maupun entitas yang menerbitkan instrumen pasar uang dan surat berharga yang tidak tercatat di bursa efek. Perubahan tingkat pengembalian,</w:t>
              </w:r>
            </w:ins>
            <w:ins w:id="745" w:author="Rosita P L Tobing" w:date="2026-03-30T10:38:00Z" w16du:dateUtc="2026-03-30T03:38:00Z">
              <w:r w:rsidR="00A820BE">
                <w:rPr>
                  <w:rFonts w:cstheme="minorHAnsi"/>
                  <w:sz w:val="20"/>
                  <w:szCs w:val="20"/>
                </w:rPr>
                <w:t xml:space="preserve"> </w:t>
              </w:r>
            </w:ins>
            <w:ins w:id="746" w:author="Indria Mukti Efayanti" w:date="2025-01-08T09:29:00Z" w16du:dateUtc="2025-01-08T02:29:00Z">
              <w:del w:id="747" w:author="Rosita P L Tobing" w:date="2026-03-30T10:38:00Z" w16du:dateUtc="2026-03-30T03:38:00Z">
                <w:r w:rsidRPr="008915FD" w:rsidDel="00A820BE">
                  <w:rPr>
                    <w:rFonts w:cstheme="minorHAnsi"/>
                    <w:sz w:val="20"/>
                    <w:szCs w:val="20"/>
                  </w:rPr>
                  <w:delText xml:space="preserve"> </w:delText>
                </w:r>
              </w:del>
              <w:r w:rsidRPr="008915FD">
                <w:rPr>
                  <w:rFonts w:cstheme="minorHAnsi"/>
                  <w:sz w:val="20"/>
                  <w:szCs w:val="20"/>
                </w:rPr>
                <w:t xml:space="preserve">fluktuasi nilai </w:t>
              </w:r>
              <w:del w:id="748" w:author="Rosita P L Tobing" w:date="2026-03-30T10:38:00Z" w16du:dateUtc="2026-03-30T03:38:00Z">
                <w:r w:rsidRPr="008915FD" w:rsidDel="00A820BE">
                  <w:rPr>
                    <w:rFonts w:cstheme="minorHAnsi"/>
                    <w:sz w:val="20"/>
                    <w:szCs w:val="20"/>
                  </w:rPr>
                  <w:delText>tukar,  perubahan</w:delText>
                </w:r>
              </w:del>
            </w:ins>
            <w:ins w:id="749" w:author="Rosita P L Tobing" w:date="2026-03-30T10:38:00Z" w16du:dateUtc="2026-03-30T03:38:00Z">
              <w:r w:rsidR="00A820BE" w:rsidRPr="008915FD">
                <w:rPr>
                  <w:rFonts w:cstheme="minorHAnsi"/>
                  <w:sz w:val="20"/>
                  <w:szCs w:val="20"/>
                </w:rPr>
                <w:t>tukar, perubahan</w:t>
              </w:r>
            </w:ins>
            <w:ins w:id="750" w:author="Indria Mukti Efayanti" w:date="2025-01-08T09:29:00Z" w16du:dateUtc="2025-01-08T02:29:00Z">
              <w:r w:rsidRPr="008915FD">
                <w:rPr>
                  <w:rFonts w:cstheme="minorHAnsi"/>
                  <w:sz w:val="20"/>
                  <w:szCs w:val="20"/>
                </w:rPr>
                <w:t xml:space="preserve"> makroekonomi, serta perubahan perundang-undangan dan peraturan pemerintah di bidang keuangan, pasar modal, pasar uang, perbankan dan/atau perpajakan dapat mempengaruhi kinerja investasi dan pembayaran nilai manfaat.</w:t>
              </w:r>
            </w:ins>
            <w:del w:id="751" w:author="Indria Mukti Efayanti" w:date="2025-01-08T09:24:00Z" w16du:dateUtc="2025-01-08T02:24:00Z">
              <w:r w:rsidRPr="008915FD" w:rsidDel="00825E9B">
                <w:rPr>
                  <w:rFonts w:cstheme="minorHAnsi"/>
                  <w:b/>
                  <w:sz w:val="20"/>
                  <w:szCs w:val="20"/>
                </w:rPr>
                <w:delText>Risiko Operasional</w:delText>
              </w:r>
            </w:del>
          </w:p>
          <w:p w14:paraId="257B72FE" w14:textId="77777777" w:rsidR="00DC2EB9" w:rsidRPr="008915FD" w:rsidRDefault="00DC2EB9">
            <w:pPr>
              <w:pStyle w:val="ListParagraph"/>
              <w:ind w:left="284"/>
              <w:rPr>
                <w:ins w:id="752" w:author="Aswin Nabila" w:date="2026-03-30T16:28:00Z" w16du:dateUtc="2026-03-30T09:28:00Z"/>
                <w:rFonts w:cstheme="minorHAnsi"/>
                <w:b/>
                <w:sz w:val="20"/>
                <w:szCs w:val="20"/>
              </w:rPr>
              <w:pPrChange w:id="753" w:author="Aswin Nabila" w:date="2026-03-30T16:28:00Z" w16du:dateUtc="2026-03-30T09:28:00Z">
                <w:pPr>
                  <w:pStyle w:val="ListParagraph"/>
                  <w:numPr>
                    <w:numId w:val="1"/>
                  </w:numPr>
                  <w:ind w:left="284" w:hanging="284"/>
                </w:pPr>
              </w:pPrChange>
            </w:pPr>
          </w:p>
          <w:p w14:paraId="0BF73A57" w14:textId="77777777" w:rsidR="009464E5" w:rsidRPr="008915FD" w:rsidDel="00825E9B" w:rsidRDefault="009464E5" w:rsidP="009464E5">
            <w:pPr>
              <w:pStyle w:val="ListParagraph"/>
              <w:ind w:left="284"/>
              <w:rPr>
                <w:del w:id="754" w:author="Indria Mukti Efayanti" w:date="2025-01-08T09:24:00Z" w16du:dateUtc="2025-01-08T02:24:00Z"/>
                <w:rFonts w:cstheme="minorHAnsi"/>
                <w:sz w:val="20"/>
                <w:szCs w:val="20"/>
              </w:rPr>
            </w:pPr>
            <w:del w:id="755" w:author="Indria Mukti Efayanti" w:date="2025-01-08T09:24:00Z" w16du:dateUtc="2025-01-08T02:24:00Z">
              <w:r w:rsidRPr="008915FD" w:rsidDel="00825E9B">
                <w:rPr>
                  <w:rFonts w:cstheme="minorHAnsi"/>
                  <w:sz w:val="20"/>
                  <w:szCs w:val="20"/>
                </w:rPr>
                <w:delText>Risiko yang muncul sebagai akibat ketidaklayakan atau kegagalan proses internal, manusia, system teknologi informasi dan/atau adanya kejadian yang berasal dari luar lingkungan PT PFI Mega Life Insurance.</w:delText>
              </w:r>
            </w:del>
          </w:p>
          <w:p w14:paraId="2685DAB2" w14:textId="77777777" w:rsidR="009464E5" w:rsidRPr="008915FD" w:rsidDel="00825E9B" w:rsidRDefault="009464E5" w:rsidP="009464E5">
            <w:pPr>
              <w:pStyle w:val="ListParagraph"/>
              <w:numPr>
                <w:ilvl w:val="0"/>
                <w:numId w:val="1"/>
              </w:numPr>
              <w:ind w:left="284" w:hanging="284"/>
              <w:rPr>
                <w:del w:id="756" w:author="Indria Mukti Efayanti" w:date="2025-01-08T09:24:00Z" w16du:dateUtc="2025-01-08T02:24:00Z"/>
                <w:rFonts w:cstheme="minorHAnsi"/>
                <w:b/>
                <w:sz w:val="20"/>
                <w:szCs w:val="20"/>
              </w:rPr>
            </w:pPr>
            <w:del w:id="757" w:author="Indria Mukti Efayanti" w:date="2025-01-08T09:24:00Z" w16du:dateUtc="2025-01-08T02:24:00Z">
              <w:r w:rsidRPr="008915FD" w:rsidDel="00825E9B">
                <w:rPr>
                  <w:rFonts w:cstheme="minorHAnsi"/>
                  <w:b/>
                  <w:sz w:val="20"/>
                  <w:szCs w:val="20"/>
                </w:rPr>
                <w:delText>Risiko Perubahan Kondisi Ekonomi dan Politik</w:delText>
              </w:r>
            </w:del>
          </w:p>
          <w:p w14:paraId="7823B641" w14:textId="77777777" w:rsidR="009464E5" w:rsidRPr="008915FD" w:rsidRDefault="009464E5" w:rsidP="009464E5">
            <w:pPr>
              <w:ind w:left="250"/>
              <w:rPr>
                <w:rFonts w:cstheme="minorHAnsi"/>
                <w:sz w:val="20"/>
                <w:szCs w:val="20"/>
              </w:rPr>
            </w:pPr>
            <w:del w:id="758" w:author="Indria Mukti Efayanti" w:date="2025-01-08T09:24:00Z" w16du:dateUtc="2025-01-08T02:24:00Z">
              <w:r w:rsidRPr="008915FD" w:rsidDel="00825E9B">
                <w:rPr>
                  <w:rFonts w:cstheme="minorHAnsi"/>
                  <w:sz w:val="20"/>
                  <w:szCs w:val="20"/>
                </w:rPr>
                <w:delText>Perubahan kondisi ekonomi dan politik di Indonesia dapat mempengaruhi kinerja investasi, baik investasi pada perusahaan yang tercatat di bursa efek maupun entitas yang menerbitkan instrumen pasar uang dan surat berharga yang tidak tercatat di bursa efek. Perubahan tingkat pengembalian, fluktuasi nilai tukar,  perubahan makroekonomi, serta perubahan perundang-undangan dan peraturan pemerintah di bidang keuangan, pasar modal, pasar uang, perbankan dan/atau perpajakan dapat mempengaruhi kinerja investasi dan pembayaran nilai manfaat.</w:delText>
              </w:r>
            </w:del>
          </w:p>
        </w:tc>
        <w:tc>
          <w:tcPr>
            <w:tcW w:w="5400" w:type="dxa"/>
            <w:gridSpan w:val="20"/>
            <w:tcBorders>
              <w:top w:val="single" w:sz="4" w:space="0" w:color="auto"/>
              <w:left w:val="nil"/>
              <w:bottom w:val="single" w:sz="4" w:space="0" w:color="auto"/>
              <w:right w:val="single" w:sz="4" w:space="0" w:color="auto"/>
            </w:tcBorders>
          </w:tcPr>
          <w:p w14:paraId="0D13C26B" w14:textId="77777777" w:rsidR="009464E5" w:rsidRPr="008915FD" w:rsidRDefault="009464E5" w:rsidP="009464E5">
            <w:pPr>
              <w:pStyle w:val="ListParagraph"/>
              <w:numPr>
                <w:ilvl w:val="0"/>
                <w:numId w:val="1"/>
              </w:numPr>
              <w:ind w:left="284" w:hanging="284"/>
              <w:rPr>
                <w:ins w:id="759" w:author="Indria Mukti Efayanti" w:date="2025-01-08T09:29:00Z" w16du:dateUtc="2025-01-08T02:29:00Z"/>
                <w:rFonts w:cstheme="minorHAnsi"/>
                <w:b/>
                <w:sz w:val="20"/>
                <w:szCs w:val="20"/>
              </w:rPr>
            </w:pPr>
            <w:bookmarkStart w:id="760" w:name="_Hlk112350790"/>
            <w:ins w:id="761" w:author="Indria Mukti Efayanti" w:date="2025-01-08T09:29:00Z" w16du:dateUtc="2025-01-08T02:29:00Z">
              <w:r w:rsidRPr="008915FD">
                <w:rPr>
                  <w:rFonts w:cstheme="minorHAnsi"/>
                  <w:b/>
                  <w:sz w:val="20"/>
                  <w:szCs w:val="20"/>
                </w:rPr>
                <w:t>Risiko Kredit</w:t>
              </w:r>
            </w:ins>
          </w:p>
          <w:p w14:paraId="4A163E70" w14:textId="77777777" w:rsidR="009464E5" w:rsidRPr="008915FD" w:rsidRDefault="009464E5" w:rsidP="009464E5">
            <w:pPr>
              <w:pStyle w:val="ListParagraph"/>
              <w:ind w:left="284"/>
              <w:rPr>
                <w:ins w:id="762" w:author="Indria Mukti Efayanti" w:date="2025-01-08T09:29:00Z" w16du:dateUtc="2025-01-08T02:29:00Z"/>
                <w:rFonts w:cstheme="minorHAnsi"/>
                <w:sz w:val="20"/>
                <w:szCs w:val="20"/>
              </w:rPr>
            </w:pPr>
            <w:ins w:id="763" w:author="Indria Mukti Efayanti" w:date="2025-01-08T09:29:00Z" w16du:dateUtc="2025-01-08T02:29:00Z">
              <w:r w:rsidRPr="008915FD">
                <w:rPr>
                  <w:rFonts w:cstheme="minorHAnsi"/>
                  <w:sz w:val="20"/>
                  <w:szCs w:val="20"/>
                </w:rPr>
                <w:t>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t>
              </w:r>
            </w:ins>
          </w:p>
          <w:p w14:paraId="52663809" w14:textId="77777777" w:rsidR="009464E5" w:rsidRPr="008915FD" w:rsidRDefault="009464E5" w:rsidP="009464E5">
            <w:pPr>
              <w:pStyle w:val="ListParagraph"/>
              <w:numPr>
                <w:ilvl w:val="0"/>
                <w:numId w:val="1"/>
              </w:numPr>
              <w:ind w:left="284" w:hanging="284"/>
              <w:rPr>
                <w:ins w:id="764" w:author="Indria Mukti Efayanti" w:date="2025-01-08T09:29:00Z" w16du:dateUtc="2025-01-08T02:29:00Z"/>
                <w:rFonts w:cstheme="minorHAnsi"/>
                <w:sz w:val="20"/>
                <w:szCs w:val="20"/>
              </w:rPr>
            </w:pPr>
            <w:ins w:id="765" w:author="Indria Mukti Efayanti" w:date="2025-01-08T09:29:00Z" w16du:dateUtc="2025-01-08T02:29:00Z">
              <w:r w:rsidRPr="008915FD">
                <w:rPr>
                  <w:rFonts w:cstheme="minorHAnsi"/>
                  <w:b/>
                  <w:bCs/>
                  <w:sz w:val="20"/>
                  <w:szCs w:val="20"/>
                </w:rPr>
                <w:t>Risiko Pengakhiran</w:t>
              </w:r>
            </w:ins>
          </w:p>
          <w:p w14:paraId="368099F2" w14:textId="77777777" w:rsidR="009464E5" w:rsidRPr="008915FD" w:rsidRDefault="009464E5" w:rsidP="009464E5">
            <w:pPr>
              <w:ind w:left="260"/>
              <w:rPr>
                <w:ins w:id="766" w:author="Indria Mukti Efayanti" w:date="2025-01-08T09:29:00Z" w16du:dateUtc="2025-01-08T02:29:00Z"/>
                <w:rFonts w:cstheme="minorHAnsi"/>
                <w:sz w:val="20"/>
                <w:szCs w:val="20"/>
              </w:rPr>
            </w:pPr>
            <w:ins w:id="767" w:author="Indria Mukti Efayanti" w:date="2025-01-08T09:29:00Z" w16du:dateUtc="2025-01-08T02:29:00Z">
              <w:r w:rsidRPr="008915FD">
                <w:rPr>
                  <w:rFonts w:cstheme="minorHAnsi"/>
                  <w:sz w:val="20"/>
                  <w:szCs w:val="20"/>
                </w:rPr>
                <w:t xml:space="preserve">Jika Polis diakhiri oleh Pemegang Polis sebelum berakhirnya Masa Asuransi, maka Pemegang Polis berpotensi mendapatkan Nilai Tunai yang lebih rendah dari Premi yang telah dibayarkan. </w:t>
              </w:r>
            </w:ins>
          </w:p>
          <w:p w14:paraId="7E9EA93C" w14:textId="77777777" w:rsidR="009464E5" w:rsidRPr="008915FD" w:rsidRDefault="009464E5" w:rsidP="009464E5">
            <w:pPr>
              <w:ind w:left="260"/>
              <w:rPr>
                <w:ins w:id="768" w:author="Indria Mukti Efayanti" w:date="2025-01-08T09:29:00Z" w16du:dateUtc="2025-01-08T02:29:00Z"/>
                <w:rFonts w:cstheme="minorHAnsi"/>
                <w:sz w:val="20"/>
                <w:szCs w:val="20"/>
              </w:rPr>
            </w:pPr>
          </w:p>
          <w:p w14:paraId="27CF5836" w14:textId="77777777" w:rsidR="009464E5" w:rsidRPr="008915FD" w:rsidDel="00825E9B" w:rsidRDefault="009464E5" w:rsidP="009464E5">
            <w:pPr>
              <w:pStyle w:val="ListParagraph"/>
              <w:numPr>
                <w:ilvl w:val="0"/>
                <w:numId w:val="1"/>
              </w:numPr>
              <w:ind w:left="284" w:hanging="284"/>
              <w:rPr>
                <w:del w:id="769" w:author="Indria Mukti Efayanti" w:date="2025-01-08T09:24:00Z" w16du:dateUtc="2025-01-08T02:24:00Z"/>
                <w:rFonts w:cstheme="minorHAnsi"/>
                <w:b/>
                <w:sz w:val="20"/>
                <w:szCs w:val="20"/>
              </w:rPr>
            </w:pPr>
            <w:del w:id="770" w:author="Indria Mukti Efayanti" w:date="2025-01-08T09:24:00Z" w16du:dateUtc="2025-01-08T02:24:00Z">
              <w:r w:rsidRPr="008915FD" w:rsidDel="00825E9B">
                <w:rPr>
                  <w:rFonts w:cstheme="minorHAnsi"/>
                  <w:b/>
                  <w:sz w:val="20"/>
                  <w:szCs w:val="20"/>
                </w:rPr>
                <w:delText>Risiko Kredit</w:delText>
              </w:r>
            </w:del>
          </w:p>
          <w:p w14:paraId="5877DB5E" w14:textId="77777777" w:rsidR="009464E5" w:rsidRPr="008915FD" w:rsidDel="00825E9B" w:rsidRDefault="009464E5" w:rsidP="009464E5">
            <w:pPr>
              <w:pStyle w:val="ListParagraph"/>
              <w:ind w:left="284"/>
              <w:rPr>
                <w:del w:id="771" w:author="Indria Mukti Efayanti" w:date="2025-01-08T09:24:00Z" w16du:dateUtc="2025-01-08T02:24:00Z"/>
                <w:rFonts w:cstheme="minorHAnsi"/>
                <w:sz w:val="20"/>
                <w:szCs w:val="20"/>
              </w:rPr>
            </w:pPr>
            <w:del w:id="772" w:author="Indria Mukti Efayanti" w:date="2025-01-08T09:24:00Z" w16du:dateUtc="2025-01-08T02:24:00Z">
              <w:r w:rsidRPr="008915FD" w:rsidDel="00825E9B">
                <w:rPr>
                  <w:rFonts w:cstheme="minorHAnsi"/>
                  <w:sz w:val="20"/>
                  <w:szCs w:val="20"/>
                </w:rPr>
                <w:delText>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delText>
              </w:r>
            </w:del>
          </w:p>
          <w:p w14:paraId="0927977E" w14:textId="77777777" w:rsidR="009464E5" w:rsidRPr="008915FD" w:rsidDel="00825E9B" w:rsidRDefault="009464E5" w:rsidP="009464E5">
            <w:pPr>
              <w:pStyle w:val="ListParagraph"/>
              <w:numPr>
                <w:ilvl w:val="0"/>
                <w:numId w:val="1"/>
              </w:numPr>
              <w:ind w:left="284" w:hanging="284"/>
              <w:rPr>
                <w:del w:id="773" w:author="Indria Mukti Efayanti" w:date="2025-01-08T09:24:00Z" w16du:dateUtc="2025-01-08T02:24:00Z"/>
                <w:rFonts w:cstheme="minorHAnsi"/>
                <w:sz w:val="20"/>
                <w:szCs w:val="20"/>
              </w:rPr>
            </w:pPr>
            <w:del w:id="774" w:author="Indria Mukti Efayanti" w:date="2025-01-08T09:24:00Z" w16du:dateUtc="2025-01-08T02:24:00Z">
              <w:r w:rsidRPr="008915FD" w:rsidDel="00825E9B">
                <w:rPr>
                  <w:rFonts w:cstheme="minorHAnsi"/>
                  <w:b/>
                  <w:bCs/>
                  <w:sz w:val="20"/>
                  <w:szCs w:val="20"/>
                </w:rPr>
                <w:delText>Risiko Pengakhiran</w:delText>
              </w:r>
            </w:del>
          </w:p>
          <w:p w14:paraId="4EEB774B" w14:textId="77777777" w:rsidR="009464E5" w:rsidRPr="008915FD" w:rsidDel="00825E9B" w:rsidRDefault="009464E5" w:rsidP="009464E5">
            <w:pPr>
              <w:ind w:left="260"/>
              <w:rPr>
                <w:del w:id="775" w:author="Indria Mukti Efayanti" w:date="2025-01-08T09:24:00Z" w16du:dateUtc="2025-01-08T02:24:00Z"/>
                <w:rFonts w:cstheme="minorHAnsi"/>
                <w:sz w:val="20"/>
                <w:szCs w:val="20"/>
              </w:rPr>
            </w:pPr>
            <w:del w:id="776" w:author="Indria Mukti Efayanti" w:date="2025-01-08T09:24:00Z" w16du:dateUtc="2025-01-08T02:24:00Z">
              <w:r w:rsidRPr="008915FD" w:rsidDel="00825E9B">
                <w:rPr>
                  <w:rFonts w:cstheme="minorHAnsi"/>
                  <w:sz w:val="20"/>
                  <w:szCs w:val="20"/>
                </w:rPr>
                <w:delText xml:space="preserve">Jika Polis diakhiri oleh Pemegang Polis sebelum berakhirnya Masa Asuransi, maka Pemegang Polis berpotensi mendapatkan Nilai Tunai yang lebih rendah dari Premi yang telah dibayarkan. </w:delText>
              </w:r>
              <w:bookmarkEnd w:id="760"/>
            </w:del>
          </w:p>
          <w:p w14:paraId="3A4C4CC4" w14:textId="77777777" w:rsidR="009464E5" w:rsidRPr="008915FD" w:rsidDel="00825E9B" w:rsidRDefault="009464E5" w:rsidP="009464E5">
            <w:pPr>
              <w:ind w:left="260"/>
              <w:rPr>
                <w:del w:id="777" w:author="Indria Mukti Efayanti" w:date="2025-01-08T09:24:00Z" w16du:dateUtc="2025-01-08T02:24:00Z"/>
                <w:rFonts w:cstheme="minorHAnsi"/>
                <w:sz w:val="20"/>
                <w:szCs w:val="20"/>
              </w:rPr>
            </w:pPr>
          </w:p>
          <w:p w14:paraId="1C29D0D9" w14:textId="77777777" w:rsidR="009464E5" w:rsidRPr="008915FD" w:rsidRDefault="009464E5" w:rsidP="009464E5">
            <w:pPr>
              <w:ind w:left="260"/>
              <w:rPr>
                <w:rFonts w:cstheme="minorHAnsi"/>
                <w:sz w:val="20"/>
                <w:szCs w:val="20"/>
              </w:rPr>
            </w:pPr>
          </w:p>
        </w:tc>
      </w:tr>
      <w:tr w:rsidR="009464E5" w:rsidRPr="008915FD" w14:paraId="74CE7175" w14:textId="77777777" w:rsidTr="001348B9">
        <w:tc>
          <w:tcPr>
            <w:tcW w:w="11070" w:type="dxa"/>
            <w:gridSpan w:val="43"/>
            <w:tcBorders>
              <w:top w:val="single" w:sz="4" w:space="0" w:color="auto"/>
              <w:bottom w:val="nil"/>
            </w:tcBorders>
            <w:shd w:val="clear" w:color="auto" w:fill="000000" w:themeFill="text1"/>
          </w:tcPr>
          <w:p w14:paraId="5FC3C7A2" w14:textId="77777777" w:rsidR="009464E5" w:rsidRPr="008915FD" w:rsidRDefault="009464E5" w:rsidP="009464E5">
            <w:pPr>
              <w:jc w:val="center"/>
              <w:rPr>
                <w:rFonts w:cstheme="minorHAnsi"/>
                <w:b/>
                <w:bCs/>
                <w:sz w:val="20"/>
                <w:szCs w:val="20"/>
              </w:rPr>
            </w:pPr>
            <w:r w:rsidRPr="008915FD">
              <w:rPr>
                <w:rFonts w:cstheme="minorHAnsi"/>
                <w:b/>
                <w:bCs/>
                <w:sz w:val="20"/>
                <w:szCs w:val="20"/>
              </w:rPr>
              <w:t>Biaya</w:t>
            </w:r>
          </w:p>
        </w:tc>
      </w:tr>
      <w:tr w:rsidR="009464E5" w:rsidRPr="008915FD" w14:paraId="04E813F2" w14:textId="77777777" w:rsidTr="004D1F3A">
        <w:tc>
          <w:tcPr>
            <w:tcW w:w="1793" w:type="dxa"/>
            <w:gridSpan w:val="6"/>
            <w:tcBorders>
              <w:top w:val="nil"/>
              <w:left w:val="single" w:sz="4" w:space="0" w:color="auto"/>
              <w:bottom w:val="nil"/>
              <w:right w:val="nil"/>
            </w:tcBorders>
          </w:tcPr>
          <w:p w14:paraId="2EE38D04" w14:textId="77777777" w:rsidR="009464E5" w:rsidRPr="008915FD" w:rsidRDefault="009464E5" w:rsidP="009464E5">
            <w:pPr>
              <w:ind w:firstLine="720"/>
              <w:rPr>
                <w:rFonts w:cstheme="minorHAnsi"/>
                <w:sz w:val="8"/>
                <w:szCs w:val="8"/>
              </w:rPr>
            </w:pPr>
          </w:p>
        </w:tc>
        <w:tc>
          <w:tcPr>
            <w:tcW w:w="3877" w:type="dxa"/>
            <w:gridSpan w:val="17"/>
            <w:tcBorders>
              <w:top w:val="nil"/>
              <w:left w:val="nil"/>
              <w:bottom w:val="nil"/>
              <w:right w:val="nil"/>
            </w:tcBorders>
          </w:tcPr>
          <w:p w14:paraId="6AA5A180" w14:textId="77777777" w:rsidR="009464E5" w:rsidRPr="008915FD" w:rsidRDefault="009464E5" w:rsidP="009464E5">
            <w:pPr>
              <w:ind w:firstLine="720"/>
              <w:rPr>
                <w:rFonts w:cstheme="minorHAnsi"/>
                <w:sz w:val="8"/>
                <w:szCs w:val="8"/>
              </w:rPr>
            </w:pPr>
          </w:p>
        </w:tc>
        <w:tc>
          <w:tcPr>
            <w:tcW w:w="1969" w:type="dxa"/>
            <w:gridSpan w:val="8"/>
            <w:tcBorders>
              <w:top w:val="nil"/>
              <w:left w:val="nil"/>
              <w:bottom w:val="nil"/>
              <w:right w:val="nil"/>
            </w:tcBorders>
          </w:tcPr>
          <w:p w14:paraId="6F319D8A" w14:textId="77777777" w:rsidR="009464E5" w:rsidRPr="008915FD" w:rsidRDefault="009464E5" w:rsidP="009464E5">
            <w:pPr>
              <w:ind w:firstLine="720"/>
              <w:rPr>
                <w:rFonts w:cstheme="minorHAnsi"/>
                <w:sz w:val="8"/>
                <w:szCs w:val="8"/>
              </w:rPr>
            </w:pPr>
          </w:p>
        </w:tc>
        <w:tc>
          <w:tcPr>
            <w:tcW w:w="3431" w:type="dxa"/>
            <w:gridSpan w:val="12"/>
            <w:tcBorders>
              <w:top w:val="nil"/>
              <w:left w:val="nil"/>
              <w:bottom w:val="nil"/>
              <w:right w:val="single" w:sz="4" w:space="0" w:color="auto"/>
            </w:tcBorders>
          </w:tcPr>
          <w:p w14:paraId="5D75A281" w14:textId="77777777" w:rsidR="009464E5" w:rsidRPr="008915FD" w:rsidRDefault="009464E5" w:rsidP="009464E5">
            <w:pPr>
              <w:ind w:firstLine="720"/>
              <w:rPr>
                <w:rFonts w:cstheme="minorHAnsi"/>
                <w:sz w:val="8"/>
                <w:szCs w:val="8"/>
              </w:rPr>
            </w:pPr>
          </w:p>
        </w:tc>
      </w:tr>
      <w:tr w:rsidR="009464E5" w:rsidRPr="008915FD" w14:paraId="1DFE51CE" w14:textId="77777777" w:rsidTr="004D1F3A">
        <w:tc>
          <w:tcPr>
            <w:tcW w:w="11070" w:type="dxa"/>
            <w:gridSpan w:val="43"/>
            <w:tcBorders>
              <w:top w:val="nil"/>
              <w:left w:val="single" w:sz="4" w:space="0" w:color="auto"/>
              <w:bottom w:val="nil"/>
              <w:right w:val="single" w:sz="4" w:space="0" w:color="auto"/>
            </w:tcBorders>
          </w:tcPr>
          <w:p w14:paraId="5651DFAA" w14:textId="77777777" w:rsidR="009464E5" w:rsidRPr="008915FD" w:rsidRDefault="009464E5" w:rsidP="009464E5">
            <w:pPr>
              <w:rPr>
                <w:rFonts w:cstheme="minorHAnsi"/>
              </w:rPr>
            </w:pPr>
            <w:r w:rsidRPr="008915FD">
              <w:rPr>
                <w:rFonts w:cstheme="minorHAnsi"/>
                <w:sz w:val="20"/>
                <w:szCs w:val="20"/>
              </w:rPr>
              <w:t>Premi yang dibayarkan sudah termasuk biaya administrasi, biaya asuransi dan komisi kepada pihak yang melakukan pemasaran produk asuransi termasuk lembaga yang bekerja sama dengan Penanggung dan biaya umum lainnya.</w:t>
            </w:r>
          </w:p>
        </w:tc>
      </w:tr>
      <w:tr w:rsidR="009464E5" w:rsidRPr="008915FD" w14:paraId="04D7C2A4" w14:textId="77777777" w:rsidTr="004D1F3A">
        <w:tc>
          <w:tcPr>
            <w:tcW w:w="1793" w:type="dxa"/>
            <w:gridSpan w:val="6"/>
            <w:tcBorders>
              <w:top w:val="nil"/>
              <w:left w:val="single" w:sz="4" w:space="0" w:color="auto"/>
              <w:bottom w:val="single" w:sz="4" w:space="0" w:color="auto"/>
              <w:right w:val="nil"/>
            </w:tcBorders>
          </w:tcPr>
          <w:p w14:paraId="40950588" w14:textId="77777777" w:rsidR="009464E5" w:rsidRPr="008915FD" w:rsidRDefault="009464E5" w:rsidP="009464E5">
            <w:pPr>
              <w:ind w:firstLine="720"/>
              <w:rPr>
                <w:rFonts w:cstheme="minorHAnsi"/>
                <w:sz w:val="10"/>
                <w:szCs w:val="10"/>
              </w:rPr>
            </w:pPr>
          </w:p>
        </w:tc>
        <w:tc>
          <w:tcPr>
            <w:tcW w:w="3877" w:type="dxa"/>
            <w:gridSpan w:val="17"/>
            <w:tcBorders>
              <w:top w:val="nil"/>
              <w:left w:val="nil"/>
              <w:bottom w:val="single" w:sz="4" w:space="0" w:color="auto"/>
              <w:right w:val="nil"/>
            </w:tcBorders>
          </w:tcPr>
          <w:p w14:paraId="30020700" w14:textId="77777777" w:rsidR="009464E5" w:rsidRPr="008915FD" w:rsidRDefault="009464E5" w:rsidP="009464E5">
            <w:pPr>
              <w:rPr>
                <w:rFonts w:cstheme="minorHAnsi"/>
                <w:sz w:val="10"/>
                <w:szCs w:val="10"/>
              </w:rPr>
            </w:pPr>
          </w:p>
        </w:tc>
        <w:tc>
          <w:tcPr>
            <w:tcW w:w="1969" w:type="dxa"/>
            <w:gridSpan w:val="8"/>
            <w:tcBorders>
              <w:top w:val="nil"/>
              <w:left w:val="nil"/>
              <w:bottom w:val="single" w:sz="4" w:space="0" w:color="auto"/>
              <w:right w:val="nil"/>
            </w:tcBorders>
          </w:tcPr>
          <w:p w14:paraId="58D3679C" w14:textId="77777777" w:rsidR="009464E5" w:rsidRPr="008915FD" w:rsidRDefault="009464E5" w:rsidP="009464E5">
            <w:pPr>
              <w:ind w:firstLine="720"/>
              <w:rPr>
                <w:rFonts w:cstheme="minorHAnsi"/>
                <w:sz w:val="10"/>
                <w:szCs w:val="10"/>
              </w:rPr>
            </w:pPr>
          </w:p>
        </w:tc>
        <w:tc>
          <w:tcPr>
            <w:tcW w:w="3431" w:type="dxa"/>
            <w:gridSpan w:val="12"/>
            <w:tcBorders>
              <w:top w:val="nil"/>
              <w:left w:val="nil"/>
              <w:bottom w:val="single" w:sz="4" w:space="0" w:color="auto"/>
              <w:right w:val="single" w:sz="4" w:space="0" w:color="auto"/>
            </w:tcBorders>
          </w:tcPr>
          <w:p w14:paraId="413AB8FE" w14:textId="77777777" w:rsidR="009464E5" w:rsidRPr="008915FD" w:rsidRDefault="009464E5" w:rsidP="009464E5">
            <w:pPr>
              <w:ind w:firstLine="720"/>
              <w:rPr>
                <w:rFonts w:cstheme="minorHAnsi"/>
                <w:sz w:val="10"/>
                <w:szCs w:val="10"/>
              </w:rPr>
            </w:pPr>
          </w:p>
        </w:tc>
      </w:tr>
      <w:tr w:rsidR="009464E5" w:rsidRPr="008915FD" w14:paraId="561B43E1" w14:textId="77777777" w:rsidTr="004D1F3A">
        <w:tc>
          <w:tcPr>
            <w:tcW w:w="11070" w:type="dxa"/>
            <w:gridSpan w:val="43"/>
            <w:tcBorders>
              <w:top w:val="single" w:sz="4" w:space="0" w:color="auto"/>
            </w:tcBorders>
            <w:shd w:val="clear" w:color="auto" w:fill="000000" w:themeFill="text1"/>
          </w:tcPr>
          <w:p w14:paraId="6452C34D" w14:textId="77777777" w:rsidR="009464E5" w:rsidRPr="008915FD" w:rsidRDefault="009464E5" w:rsidP="009464E5">
            <w:pPr>
              <w:jc w:val="center"/>
              <w:rPr>
                <w:rFonts w:cstheme="minorHAnsi"/>
              </w:rPr>
            </w:pPr>
            <w:r w:rsidRPr="008915FD">
              <w:rPr>
                <w:rFonts w:cstheme="minorHAnsi"/>
                <w:b/>
                <w:sz w:val="20"/>
                <w:szCs w:val="20"/>
              </w:rPr>
              <w:t>Masa Tunggu</w:t>
            </w:r>
          </w:p>
        </w:tc>
      </w:tr>
      <w:tr w:rsidR="009464E5" w:rsidRPr="008915FD" w14:paraId="10FC9AE8" w14:textId="77777777" w:rsidTr="004D1F3A">
        <w:trPr>
          <w:trHeight w:val="50"/>
        </w:trPr>
        <w:tc>
          <w:tcPr>
            <w:tcW w:w="11070" w:type="dxa"/>
            <w:gridSpan w:val="43"/>
          </w:tcPr>
          <w:p w14:paraId="6F07DF95" w14:textId="77777777" w:rsidR="009464E5" w:rsidRPr="008915FD" w:rsidRDefault="009464E5" w:rsidP="009464E5">
            <w:pPr>
              <w:rPr>
                <w:rFonts w:cstheme="minorHAnsi"/>
                <w:sz w:val="2"/>
                <w:szCs w:val="2"/>
              </w:rPr>
            </w:pPr>
          </w:p>
          <w:p w14:paraId="1C1956F6" w14:textId="77777777" w:rsidR="009464E5" w:rsidRPr="008915FD" w:rsidRDefault="009464E5" w:rsidP="009464E5">
            <w:pPr>
              <w:rPr>
                <w:rFonts w:cstheme="minorHAnsi"/>
                <w:sz w:val="20"/>
                <w:szCs w:val="20"/>
              </w:rPr>
            </w:pPr>
            <w:r w:rsidRPr="008915FD">
              <w:rPr>
                <w:rFonts w:cstheme="minorHAnsi"/>
                <w:sz w:val="20"/>
                <w:szCs w:val="20"/>
              </w:rPr>
              <w:t>Asuransi Dasar: Masa Tunggu tidak berlaku</w:t>
            </w:r>
          </w:p>
          <w:p w14:paraId="1329CA5A" w14:textId="77777777" w:rsidR="009464E5" w:rsidRPr="008915FD" w:rsidRDefault="009464E5" w:rsidP="009464E5">
            <w:pPr>
              <w:rPr>
                <w:rFonts w:cstheme="minorHAnsi"/>
                <w:sz w:val="20"/>
                <w:szCs w:val="20"/>
              </w:rPr>
            </w:pPr>
            <w:r w:rsidRPr="008915FD">
              <w:rPr>
                <w:rFonts w:cstheme="minorHAnsi"/>
                <w:sz w:val="20"/>
                <w:szCs w:val="20"/>
              </w:rPr>
              <w:t>Asuransi Tambahan:</w:t>
            </w:r>
          </w:p>
          <w:p w14:paraId="45448DE6" w14:textId="77777777" w:rsidR="009464E5" w:rsidRPr="008915FD" w:rsidRDefault="009464E5" w:rsidP="009464E5">
            <w:pPr>
              <w:pStyle w:val="ListParagraph"/>
              <w:numPr>
                <w:ilvl w:val="0"/>
                <w:numId w:val="65"/>
              </w:numPr>
              <w:rPr>
                <w:rFonts w:cstheme="minorHAnsi"/>
                <w:sz w:val="20"/>
                <w:szCs w:val="20"/>
              </w:rPr>
            </w:pPr>
            <w:del w:id="778" w:author="Indria Mukti Efayanti" w:date="2025-01-06T23:11:00Z" w16du:dateUtc="2025-01-06T16:11:00Z">
              <w:r w:rsidRPr="008915FD" w:rsidDel="003B6304">
                <w:rPr>
                  <w:rFonts w:cstheme="minorHAnsi"/>
                  <w:i/>
                  <w:iCs/>
                  <w:color w:val="4472C4" w:themeColor="accent1"/>
                  <w:sz w:val="20"/>
                  <w:szCs w:val="20"/>
                </w:rPr>
                <w:delText>Only appear if Rider CI is taken</w:delText>
              </w:r>
              <w:r w:rsidRPr="008915FD" w:rsidDel="003B6304">
                <w:rPr>
                  <w:rFonts w:cstheme="minorHAnsi"/>
                  <w:sz w:val="20"/>
                  <w:szCs w:val="20"/>
                </w:rPr>
                <w:delText xml:space="preserve"> </w:delText>
              </w:r>
            </w:del>
            <w:r w:rsidRPr="008915FD">
              <w:rPr>
                <w:rFonts w:cstheme="minorHAnsi"/>
                <w:sz w:val="20"/>
                <w:szCs w:val="20"/>
              </w:rPr>
              <w:t>Mega Critical Illness Care</w:t>
            </w:r>
            <w:del w:id="779" w:author="Aswin Nabila" w:date="2026-03-30T17:04:00Z" w16du:dateUtc="2026-03-30T10:04:00Z">
              <w:r w:rsidRPr="008915FD" w:rsidDel="001D3975">
                <w:rPr>
                  <w:rFonts w:cstheme="minorHAnsi"/>
                  <w:sz w:val="20"/>
                  <w:szCs w:val="20"/>
                </w:rPr>
                <w:delText xml:space="preserve"> </w:delText>
              </w:r>
            </w:del>
            <w:r w:rsidRPr="001D3975">
              <w:rPr>
                <w:rFonts w:cstheme="minorHAnsi"/>
                <w:sz w:val="20"/>
                <w:szCs w:val="20"/>
                <w:highlight w:val="green"/>
                <w:rPrChange w:id="780" w:author="Aswin Nabila" w:date="2026-03-30T17:04:00Z" w16du:dateUtc="2026-03-30T10:04:00Z">
                  <w:rPr>
                    <w:rFonts w:cstheme="minorHAnsi"/>
                    <w:sz w:val="20"/>
                    <w:szCs w:val="20"/>
                  </w:rPr>
                </w:rPrChange>
              </w:rPr>
              <w:t>:</w:t>
            </w:r>
            <w:r w:rsidRPr="008915FD">
              <w:rPr>
                <w:rFonts w:cstheme="minorHAnsi"/>
                <w:sz w:val="20"/>
                <w:szCs w:val="20"/>
              </w:rPr>
              <w:t xml:space="preserve"> 90 (sembilan puluh) hari kalender sejak polis aktif atau sejak tanggal Pemulihan Polis</w:t>
            </w:r>
          </w:p>
          <w:p w14:paraId="72049B06" w14:textId="77777777" w:rsidR="00DC2EB9" w:rsidRPr="00DC2EB9" w:rsidRDefault="009464E5" w:rsidP="00DC2EB9">
            <w:pPr>
              <w:pStyle w:val="ListParagraph"/>
              <w:numPr>
                <w:ilvl w:val="0"/>
                <w:numId w:val="65"/>
              </w:numPr>
              <w:rPr>
                <w:rFonts w:cstheme="minorHAnsi"/>
                <w:sz w:val="20"/>
                <w:szCs w:val="20"/>
                <w:rPrChange w:id="781" w:author="Aswin Nabila" w:date="2026-03-30T16:29:00Z" w16du:dateUtc="2026-03-30T09:29:00Z">
                  <w:rPr/>
                </w:rPrChange>
              </w:rPr>
            </w:pPr>
            <w:del w:id="782" w:author="Indria Mukti Efayanti" w:date="2025-01-06T23:11:00Z" w16du:dateUtc="2025-01-06T16:11:00Z">
              <w:r w:rsidRPr="008915FD" w:rsidDel="003B6304">
                <w:rPr>
                  <w:rFonts w:cstheme="minorHAnsi"/>
                  <w:i/>
                  <w:iCs/>
                  <w:color w:val="4472C4" w:themeColor="accent1"/>
                  <w:sz w:val="20"/>
                  <w:szCs w:val="20"/>
                </w:rPr>
                <w:delText>Only appear if Rider WoP is taken</w:delText>
              </w:r>
              <w:r w:rsidRPr="008915FD" w:rsidDel="003B6304">
                <w:rPr>
                  <w:rFonts w:cstheme="minorHAnsi"/>
                  <w:sz w:val="20"/>
                  <w:szCs w:val="20"/>
                </w:rPr>
                <w:delText xml:space="preserve"> </w:delText>
              </w:r>
            </w:del>
            <w:r w:rsidRPr="008915FD">
              <w:rPr>
                <w:rFonts w:cstheme="minorHAnsi"/>
                <w:sz w:val="20"/>
                <w:szCs w:val="20"/>
              </w:rPr>
              <w:t>Mega Waiver Assurance: 90 (sembilan puluh) hari kalender sejak polis aktif atau sejak tanggal Pemulihan Polis</w:t>
            </w:r>
          </w:p>
          <w:p w14:paraId="35BC39A7" w14:textId="77777777" w:rsidR="009464E5" w:rsidRPr="008915FD" w:rsidRDefault="009464E5" w:rsidP="009464E5">
            <w:pPr>
              <w:rPr>
                <w:rFonts w:cstheme="minorHAnsi"/>
                <w:sz w:val="2"/>
                <w:szCs w:val="2"/>
              </w:rPr>
            </w:pPr>
          </w:p>
        </w:tc>
      </w:tr>
      <w:tr w:rsidR="009464E5" w:rsidRPr="008915FD" w14:paraId="4052B212" w14:textId="77777777" w:rsidTr="000D4720">
        <w:tc>
          <w:tcPr>
            <w:tcW w:w="11070" w:type="dxa"/>
            <w:gridSpan w:val="43"/>
            <w:tcBorders>
              <w:bottom w:val="single" w:sz="4" w:space="0" w:color="auto"/>
            </w:tcBorders>
            <w:shd w:val="clear" w:color="auto" w:fill="000000" w:themeFill="text1"/>
          </w:tcPr>
          <w:p w14:paraId="45CF6496" w14:textId="77777777" w:rsidR="009464E5" w:rsidRPr="008915FD" w:rsidRDefault="009464E5" w:rsidP="009464E5">
            <w:pPr>
              <w:jc w:val="center"/>
              <w:rPr>
                <w:rFonts w:cstheme="minorHAnsi"/>
              </w:rPr>
            </w:pPr>
            <w:r w:rsidRPr="008915FD">
              <w:rPr>
                <w:rFonts w:cstheme="minorHAnsi"/>
                <w:b/>
                <w:bCs/>
              </w:rPr>
              <w:t>P</w:t>
            </w:r>
            <w:r w:rsidRPr="008915FD">
              <w:rPr>
                <w:rFonts w:cstheme="minorHAnsi"/>
                <w:b/>
                <w:bCs/>
                <w:sz w:val="20"/>
                <w:szCs w:val="20"/>
              </w:rPr>
              <w:t>engecu</w:t>
            </w:r>
            <w:r w:rsidRPr="008915FD">
              <w:rPr>
                <w:rFonts w:cstheme="minorHAnsi"/>
                <w:b/>
                <w:sz w:val="20"/>
                <w:szCs w:val="20"/>
              </w:rPr>
              <w:t>alian</w:t>
            </w:r>
          </w:p>
        </w:tc>
      </w:tr>
      <w:tr w:rsidR="009464E5" w:rsidRPr="008915FD" w14:paraId="51DE377F" w14:textId="77777777" w:rsidTr="00F30013">
        <w:trPr>
          <w:trHeight w:val="43"/>
        </w:trPr>
        <w:tc>
          <w:tcPr>
            <w:tcW w:w="11070" w:type="dxa"/>
            <w:gridSpan w:val="43"/>
            <w:tcBorders>
              <w:top w:val="single" w:sz="4" w:space="0" w:color="auto"/>
              <w:left w:val="single" w:sz="4" w:space="0" w:color="auto"/>
              <w:bottom w:val="single" w:sz="4" w:space="0" w:color="auto"/>
              <w:right w:val="single" w:sz="4" w:space="0" w:color="auto"/>
            </w:tcBorders>
          </w:tcPr>
          <w:p w14:paraId="3F8645BD" w14:textId="77777777" w:rsidR="009464E5" w:rsidRPr="008915FD" w:rsidRDefault="009464E5" w:rsidP="009464E5">
            <w:pPr>
              <w:pStyle w:val="BodyTextIndent"/>
              <w:ind w:left="0" w:firstLine="0"/>
              <w:rPr>
                <w:rFonts w:asciiTheme="minorHAnsi" w:hAnsiTheme="minorHAnsi" w:cstheme="minorHAnsi"/>
                <w:b/>
                <w:bCs/>
                <w:szCs w:val="20"/>
              </w:rPr>
            </w:pPr>
            <w:r w:rsidRPr="008915FD">
              <w:rPr>
                <w:rFonts w:asciiTheme="minorHAnsi" w:hAnsiTheme="minorHAnsi" w:cstheme="minorHAnsi"/>
                <w:b/>
                <w:bCs/>
                <w:szCs w:val="20"/>
              </w:rPr>
              <w:t>Mega Proteksi Masa Depan</w:t>
            </w:r>
          </w:p>
          <w:p w14:paraId="1D2E3E67" w14:textId="77777777" w:rsidR="009464E5" w:rsidRPr="008915FD" w:rsidRDefault="009464E5" w:rsidP="009464E5">
            <w:pPr>
              <w:pStyle w:val="BodyTextIndent"/>
              <w:ind w:left="0" w:firstLine="0"/>
              <w:rPr>
                <w:rFonts w:asciiTheme="minorHAnsi" w:hAnsiTheme="minorHAnsi" w:cstheme="minorHAnsi"/>
                <w:b/>
                <w:bCs/>
                <w:szCs w:val="20"/>
              </w:rPr>
            </w:pPr>
            <w:r w:rsidRPr="008915FD">
              <w:rPr>
                <w:rFonts w:asciiTheme="minorHAnsi" w:hAnsiTheme="minorHAnsi" w:cstheme="minorHAnsi"/>
                <w:b/>
                <w:bCs/>
                <w:szCs w:val="20"/>
              </w:rPr>
              <w:t>Penanggung tidak akan membayarkan Manfaat Asuransi jika klaim atas Meninggal Dunia karena hal-hal berikut:</w:t>
            </w:r>
          </w:p>
          <w:p w14:paraId="121CA7A0" w14:textId="77777777" w:rsidR="009464E5" w:rsidRPr="008915FD" w:rsidDel="003B6304" w:rsidRDefault="009464E5" w:rsidP="009464E5">
            <w:pPr>
              <w:pStyle w:val="BodyTextIndent"/>
              <w:numPr>
                <w:ilvl w:val="0"/>
                <w:numId w:val="54"/>
              </w:numPr>
              <w:ind w:left="360"/>
              <w:rPr>
                <w:del w:id="783" w:author="Indria Mukti Efayanti" w:date="2025-01-06T23:11:00Z" w16du:dateUtc="2025-01-06T16:11:00Z"/>
                <w:rFonts w:asciiTheme="minorHAnsi" w:hAnsiTheme="minorHAnsi" w:cstheme="minorHAnsi"/>
                <w:b/>
                <w:bCs/>
                <w:szCs w:val="20"/>
              </w:rPr>
            </w:pPr>
            <w:del w:id="784" w:author="Indria Mukti Efayanti" w:date="2025-01-06T23:11:00Z" w16du:dateUtc="2025-01-06T16:11:00Z">
              <w:r w:rsidRPr="008915FD" w:rsidDel="003B6304">
                <w:rPr>
                  <w:rFonts w:asciiTheme="minorHAnsi" w:hAnsiTheme="minorHAnsi" w:cstheme="minorHAnsi"/>
                  <w:b/>
                  <w:bCs/>
                  <w:szCs w:val="20"/>
                </w:rPr>
                <w:delText>Kondisi yang telah ada sebelumnya (</w:delText>
              </w:r>
              <w:r w:rsidRPr="008915FD" w:rsidDel="003B6304">
                <w:rPr>
                  <w:rFonts w:asciiTheme="minorHAnsi" w:hAnsiTheme="minorHAnsi" w:cstheme="minorHAnsi"/>
                  <w:b/>
                  <w:bCs/>
                  <w:i/>
                  <w:iCs/>
                  <w:szCs w:val="20"/>
                </w:rPr>
                <w:delText>Pre Existing Conditions</w:delText>
              </w:r>
              <w:r w:rsidRPr="008915FD" w:rsidDel="003B6304">
                <w:rPr>
                  <w:rFonts w:asciiTheme="minorHAnsi" w:hAnsiTheme="minorHAnsi" w:cstheme="minorHAnsi"/>
                  <w:b/>
                  <w:bCs/>
                  <w:szCs w:val="20"/>
                </w:rPr>
                <w:delText>);</w:delText>
              </w:r>
            </w:del>
          </w:p>
          <w:p w14:paraId="70574D0F" w14:textId="77777777" w:rsidR="009464E5" w:rsidRPr="008915FD" w:rsidRDefault="009464E5" w:rsidP="009464E5">
            <w:pPr>
              <w:pStyle w:val="BodyTextIndent"/>
              <w:numPr>
                <w:ilvl w:val="0"/>
                <w:numId w:val="54"/>
              </w:numPr>
              <w:ind w:left="360"/>
              <w:rPr>
                <w:rFonts w:asciiTheme="minorHAnsi" w:hAnsiTheme="minorHAnsi" w:cstheme="minorHAnsi"/>
                <w:b/>
                <w:bCs/>
                <w:szCs w:val="20"/>
              </w:rPr>
            </w:pPr>
            <w:r w:rsidRPr="008915FD">
              <w:rPr>
                <w:rFonts w:asciiTheme="minorHAnsi" w:hAnsiTheme="minorHAnsi" w:cstheme="minorHAnsi"/>
                <w:b/>
                <w:bCs/>
                <w:szCs w:val="20"/>
              </w:rPr>
              <w:t>Bunuh diri, atau percobaan bunuh diri baik disadari atau tidak disadari atau eksekusi hukuman mati oleh pengadilan apabila peristiwa itu terjadi dalam waktu 2 (dua) tahun terhitung sejak Asuransi berlaku;</w:t>
            </w:r>
          </w:p>
          <w:p w14:paraId="60343188" w14:textId="77777777" w:rsidR="009464E5" w:rsidRPr="008915FD" w:rsidRDefault="009464E5" w:rsidP="009464E5">
            <w:pPr>
              <w:pStyle w:val="BodyTextIndent"/>
              <w:numPr>
                <w:ilvl w:val="0"/>
                <w:numId w:val="54"/>
              </w:numPr>
              <w:ind w:left="360"/>
              <w:rPr>
                <w:rFonts w:asciiTheme="minorHAnsi" w:hAnsiTheme="minorHAnsi" w:cstheme="minorHAnsi"/>
                <w:b/>
                <w:bCs/>
                <w:szCs w:val="20"/>
              </w:rPr>
            </w:pPr>
            <w:r w:rsidRPr="008915FD">
              <w:rPr>
                <w:rFonts w:asciiTheme="minorHAnsi" w:hAnsiTheme="minorHAnsi" w:cstheme="minorHAnsi"/>
                <w:b/>
                <w:bCs/>
                <w:szCs w:val="20"/>
              </w:rPr>
              <w:t>Perbuatan kejahatan yang disengaja baik langsung maupun tidak langsung yang dilakukan oleh Tertanggung atau Pemegang Polis, Penerima Manfaat atau oleh orang yang ditunjuk atau orang/pihak yang berkepentingan dalam Asuransi;</w:t>
            </w:r>
            <w:ins w:id="785" w:author="Yuyun Yunengsih" w:date="2025-01-07T16:17:00Z" w16du:dateUtc="2025-01-07T09:17:00Z">
              <w:r w:rsidRPr="008915FD">
                <w:rPr>
                  <w:rFonts w:asciiTheme="minorHAnsi" w:hAnsiTheme="minorHAnsi" w:cstheme="minorHAnsi"/>
                  <w:b/>
                  <w:bCs/>
                  <w:szCs w:val="20"/>
                </w:rPr>
                <w:t xml:space="preserve"> atau</w:t>
              </w:r>
            </w:ins>
          </w:p>
          <w:p w14:paraId="4D5D1CA0" w14:textId="77777777" w:rsidR="009464E5" w:rsidRPr="008915FD" w:rsidDel="00014D98" w:rsidRDefault="009464E5" w:rsidP="009464E5">
            <w:pPr>
              <w:pStyle w:val="BodyTextIndent"/>
              <w:numPr>
                <w:ilvl w:val="0"/>
                <w:numId w:val="54"/>
              </w:numPr>
              <w:ind w:left="360"/>
              <w:rPr>
                <w:del w:id="786" w:author="Indria Mukti Efayanti" w:date="2024-11-29T11:49:00Z" w16du:dateUtc="2024-11-29T04:49:00Z"/>
                <w:rFonts w:asciiTheme="minorHAnsi" w:hAnsiTheme="minorHAnsi" w:cstheme="minorHAnsi"/>
                <w:b/>
                <w:bCs/>
                <w:szCs w:val="20"/>
              </w:rPr>
            </w:pPr>
            <w:r w:rsidRPr="008915FD">
              <w:rPr>
                <w:rFonts w:asciiTheme="minorHAnsi" w:hAnsiTheme="minorHAnsi" w:cstheme="minorHAnsi"/>
                <w:b/>
                <w:bCs/>
                <w:szCs w:val="20"/>
              </w:rPr>
              <w:t>Perbuatan melanggar hukum</w:t>
            </w:r>
            <w:ins w:id="787" w:author="Aswin Nabila" w:date="2026-03-30T16:09:00Z" w16du:dateUtc="2026-03-30T09:09:00Z">
              <w:r w:rsidR="00433ACA" w:rsidRPr="00433ACA">
                <w:rPr>
                  <w:rFonts w:cstheme="minorHAnsi"/>
                  <w:b/>
                  <w:bCs/>
                  <w:szCs w:val="20"/>
                  <w:highlight w:val="green"/>
                  <w:rPrChange w:id="788" w:author="Aswin Nabila" w:date="2026-03-30T16:09:00Z" w16du:dateUtc="2026-03-30T09:09:00Z">
                    <w:rPr>
                      <w:rFonts w:cstheme="minorHAnsi"/>
                      <w:b/>
                      <w:bCs/>
                      <w:szCs w:val="20"/>
                    </w:rPr>
                  </w:rPrChange>
                </w:rPr>
                <w:t>.</w:t>
              </w:r>
            </w:ins>
            <w:del w:id="789" w:author="Aswin Nabila" w:date="2026-03-30T16:09:00Z" w16du:dateUtc="2026-03-30T09:09:00Z">
              <w:r w:rsidRPr="008915FD" w:rsidDel="00433ACA">
                <w:rPr>
                  <w:rFonts w:asciiTheme="minorHAnsi" w:hAnsiTheme="minorHAnsi" w:cstheme="minorHAnsi"/>
                  <w:b/>
                  <w:bCs/>
                  <w:szCs w:val="20"/>
                </w:rPr>
                <w:delText>;</w:delText>
              </w:r>
            </w:del>
          </w:p>
          <w:p w14:paraId="08200763" w14:textId="77777777" w:rsidR="009464E5" w:rsidRPr="008915FD" w:rsidRDefault="009464E5" w:rsidP="009464E5">
            <w:pPr>
              <w:pStyle w:val="BodyTextIndent"/>
              <w:numPr>
                <w:ilvl w:val="0"/>
                <w:numId w:val="54"/>
              </w:numPr>
              <w:ind w:left="360"/>
              <w:rPr>
                <w:ins w:id="790" w:author="Indria Mukti Efayanti" w:date="2024-12-20T12:13:00Z" w16du:dateUtc="2024-12-20T05:13:00Z"/>
                <w:rFonts w:asciiTheme="minorHAnsi" w:hAnsiTheme="minorHAnsi" w:cstheme="minorHAnsi"/>
                <w:b/>
                <w:bCs/>
                <w:szCs w:val="20"/>
              </w:rPr>
            </w:pPr>
          </w:p>
          <w:p w14:paraId="4FC80B99" w14:textId="77777777" w:rsidR="009464E5" w:rsidRPr="008915FD" w:rsidDel="00CD0C53" w:rsidRDefault="009464E5">
            <w:pPr>
              <w:pStyle w:val="BodyTextIndent"/>
              <w:ind w:left="360" w:firstLine="0"/>
              <w:rPr>
                <w:del w:id="791" w:author="Indria Mukti Efayanti" w:date="2024-11-29T11:48:00Z" w16du:dateUtc="2024-11-29T04:48:00Z"/>
                <w:rFonts w:asciiTheme="minorHAnsi" w:hAnsiTheme="minorHAnsi" w:cstheme="minorHAnsi"/>
                <w:b/>
                <w:bCs/>
                <w:i/>
                <w:iCs/>
                <w:szCs w:val="20"/>
              </w:rPr>
              <w:pPrChange w:id="792" w:author="Indria Mukti Efayanti" w:date="2024-12-20T12:14:00Z" w16du:dateUtc="2024-12-20T05:14:00Z">
                <w:pPr>
                  <w:pStyle w:val="BodyTextIndent"/>
                  <w:numPr>
                    <w:numId w:val="54"/>
                  </w:numPr>
                  <w:ind w:left="360" w:hanging="360"/>
                </w:pPr>
              </w:pPrChange>
            </w:pPr>
            <w:del w:id="793" w:author="Indria Mukti Efayanti" w:date="2024-11-29T11:48:00Z" w16du:dateUtc="2024-11-29T04:48:00Z">
              <w:r w:rsidRPr="008915FD" w:rsidDel="00CD0C53">
                <w:rPr>
                  <w:rFonts w:asciiTheme="minorHAnsi" w:hAnsiTheme="minorHAnsi" w:cstheme="minorHAnsi"/>
                  <w:b/>
                  <w:bCs/>
                  <w:szCs w:val="20"/>
                </w:rPr>
                <w:lastRenderedPageBreak/>
                <w:delText xml:space="preserve">Menderita penyakit </w:delText>
              </w:r>
              <w:r w:rsidRPr="008915FD" w:rsidDel="00CD0C53">
                <w:rPr>
                  <w:rFonts w:asciiTheme="minorHAnsi" w:hAnsiTheme="minorHAnsi" w:cstheme="minorHAnsi"/>
                  <w:b/>
                  <w:bCs/>
                  <w:i/>
                  <w:iCs/>
                  <w:szCs w:val="20"/>
                </w:rPr>
                <w:delText>AIDS (Acquired Immuno Deficiency Syndrome), ARC (AIDS Related Complex)</w:delText>
              </w:r>
              <w:r w:rsidRPr="008915FD" w:rsidDel="00CD0C53">
                <w:rPr>
                  <w:rFonts w:asciiTheme="minorHAnsi" w:hAnsiTheme="minorHAnsi" w:cstheme="minorHAnsi"/>
                  <w:b/>
                  <w:bCs/>
                  <w:szCs w:val="20"/>
                </w:rPr>
                <w:delText xml:space="preserve"> atau infeksi yang disebabkan oleh </w:delText>
              </w:r>
              <w:r w:rsidRPr="008915FD" w:rsidDel="00CD0C53">
                <w:rPr>
                  <w:rFonts w:asciiTheme="minorHAnsi" w:hAnsiTheme="minorHAnsi" w:cstheme="minorHAnsi"/>
                  <w:b/>
                  <w:bCs/>
                  <w:i/>
                  <w:iCs/>
                  <w:szCs w:val="20"/>
                </w:rPr>
                <w:delText>HIV (Human Immunodeficiency Virus).</w:delText>
              </w:r>
            </w:del>
          </w:p>
          <w:p w14:paraId="4871D3FC" w14:textId="77777777" w:rsidR="009464E5" w:rsidRPr="008915FD" w:rsidRDefault="009464E5" w:rsidP="009464E5">
            <w:pPr>
              <w:pStyle w:val="BodyTextIndent"/>
              <w:ind w:left="360" w:firstLine="0"/>
              <w:rPr>
                <w:rFonts w:asciiTheme="minorHAnsi" w:hAnsiTheme="minorHAnsi" w:cstheme="minorHAnsi"/>
                <w:b/>
                <w:bCs/>
                <w:i/>
                <w:iCs/>
                <w:szCs w:val="20"/>
              </w:rPr>
            </w:pPr>
          </w:p>
        </w:tc>
      </w:tr>
      <w:tr w:rsidR="009464E5" w:rsidRPr="008915FD" w14:paraId="02D33598" w14:textId="77777777" w:rsidTr="001935CA">
        <w:trPr>
          <w:trHeight w:val="43"/>
        </w:trPr>
        <w:tc>
          <w:tcPr>
            <w:tcW w:w="5535" w:type="dxa"/>
            <w:gridSpan w:val="21"/>
            <w:tcBorders>
              <w:top w:val="single" w:sz="4" w:space="0" w:color="auto"/>
              <w:left w:val="single" w:sz="4" w:space="0" w:color="auto"/>
              <w:bottom w:val="single" w:sz="4" w:space="0" w:color="auto"/>
              <w:right w:val="single" w:sz="4" w:space="0" w:color="auto"/>
            </w:tcBorders>
          </w:tcPr>
          <w:p w14:paraId="5503F1E1" w14:textId="6DA2CA84" w:rsidR="009464E5" w:rsidRPr="008915FD" w:rsidRDefault="009464E5" w:rsidP="009464E5">
            <w:pPr>
              <w:pStyle w:val="BodyTextIndent"/>
              <w:ind w:left="0" w:firstLine="0"/>
              <w:rPr>
                <w:rFonts w:asciiTheme="minorHAnsi" w:hAnsiTheme="minorHAnsi" w:cstheme="minorHAnsi"/>
                <w:b/>
                <w:bCs/>
                <w:szCs w:val="20"/>
              </w:rPr>
            </w:pPr>
            <w:r w:rsidRPr="008915FD">
              <w:rPr>
                <w:rFonts w:asciiTheme="minorHAnsi" w:hAnsiTheme="minorHAnsi" w:cstheme="minorHAnsi"/>
                <w:b/>
                <w:bCs/>
                <w:szCs w:val="20"/>
              </w:rPr>
              <w:lastRenderedPageBreak/>
              <w:t>Manfaat Asuransi Tambahan</w:t>
            </w:r>
            <w:ins w:id="794" w:author="Erick Hizkia Pangihutan Marbun" w:date="2026-07-01T13:34:00Z" w16du:dateUtc="2026-07-01T06:34:00Z">
              <w:r w:rsidR="00096B21">
                <w:rPr>
                  <w:rFonts w:asciiTheme="minorHAnsi" w:hAnsiTheme="minorHAnsi" w:cstheme="minorHAnsi"/>
                  <w:b/>
                  <w:bCs/>
                  <w:szCs w:val="20"/>
                </w:rPr>
                <w:t xml:space="preserve"> </w:t>
              </w:r>
              <w:r w:rsidR="00096B21" w:rsidRPr="00241B40">
                <w:rPr>
                  <w:rFonts w:cstheme="minorHAnsi"/>
                  <w:b/>
                  <w:i/>
                  <w:iCs/>
                  <w:color w:val="5B9BD5" w:themeColor="accent5"/>
                  <w:szCs w:val="20"/>
                </w:rPr>
                <w:t xml:space="preserve">&lt;this section showed only if riders </w:t>
              </w:r>
              <w:r w:rsidR="00096B21">
                <w:rPr>
                  <w:rFonts w:cstheme="minorHAnsi"/>
                  <w:b/>
                  <w:i/>
                  <w:iCs/>
                  <w:color w:val="5B9BD5" w:themeColor="accent5"/>
                  <w:szCs w:val="20"/>
                </w:rPr>
                <w:t xml:space="preserve">CI </w:t>
              </w:r>
              <w:r w:rsidR="00096B21" w:rsidRPr="00241B40">
                <w:rPr>
                  <w:rFonts w:cstheme="minorHAnsi"/>
                  <w:b/>
                  <w:i/>
                  <w:iCs/>
                  <w:color w:val="5B9BD5" w:themeColor="accent5"/>
                  <w:szCs w:val="20"/>
                </w:rPr>
                <w:t>chosen&gt;</w:t>
              </w:r>
            </w:ins>
          </w:p>
          <w:p w14:paraId="1363306A" w14:textId="77777777" w:rsidR="009464E5" w:rsidRPr="008915FD" w:rsidRDefault="009464E5" w:rsidP="009464E5">
            <w:pPr>
              <w:rPr>
                <w:rFonts w:cstheme="minorHAnsi"/>
                <w:b/>
                <w:sz w:val="20"/>
                <w:szCs w:val="20"/>
              </w:rPr>
            </w:pPr>
            <w:r w:rsidRPr="008915FD">
              <w:rPr>
                <w:rFonts w:cstheme="minorHAnsi"/>
                <w:b/>
                <w:sz w:val="20"/>
                <w:szCs w:val="20"/>
              </w:rPr>
              <w:t xml:space="preserve">Mega Critical Illness Care </w:t>
            </w:r>
            <w:del w:id="795" w:author="Indria Mukti Efayanti" w:date="2025-01-06T23:11:00Z" w16du:dateUtc="2025-01-06T16:11:00Z">
              <w:r w:rsidRPr="008915FD" w:rsidDel="00A862D9">
                <w:rPr>
                  <w:rFonts w:cstheme="minorHAnsi"/>
                  <w:i/>
                  <w:iCs/>
                  <w:color w:val="4472C4" w:themeColor="accent1"/>
                  <w:sz w:val="20"/>
                  <w:szCs w:val="20"/>
                </w:rPr>
                <w:delText>Only appear if Rider CI is taken</w:delText>
              </w:r>
            </w:del>
          </w:p>
          <w:p w14:paraId="5F4506A8" w14:textId="77777777" w:rsidR="009464E5" w:rsidRPr="008915FD" w:rsidRDefault="009464E5" w:rsidP="009464E5">
            <w:pPr>
              <w:pStyle w:val="BodyTextIndent"/>
              <w:ind w:left="0" w:firstLine="0"/>
              <w:rPr>
                <w:rFonts w:asciiTheme="minorHAnsi" w:hAnsiTheme="minorHAnsi" w:cstheme="minorHAnsi"/>
                <w:b/>
                <w:bCs/>
                <w:szCs w:val="20"/>
              </w:rPr>
            </w:pPr>
            <w:bookmarkStart w:id="796" w:name="_Hlk161238154"/>
            <w:r w:rsidRPr="008915FD">
              <w:rPr>
                <w:rFonts w:asciiTheme="minorHAnsi" w:hAnsiTheme="minorHAnsi" w:cstheme="minorHAnsi"/>
                <w:b/>
                <w:bCs/>
                <w:szCs w:val="20"/>
              </w:rPr>
              <w:t>Penanggung tidak akan membayarkan Manfaat Asuransi jika klaim atas Penyakit Kriti</w:t>
            </w:r>
            <w:r w:rsidRPr="006267D1">
              <w:rPr>
                <w:rFonts w:asciiTheme="minorHAnsi" w:hAnsiTheme="minorHAnsi" w:cstheme="minorHAnsi"/>
                <w:b/>
                <w:bCs/>
                <w:szCs w:val="20"/>
                <w:highlight w:val="green"/>
                <w:rPrChange w:id="797" w:author="Aswin Nabila" w:date="2026-03-30T16:23:00Z" w16du:dateUtc="2026-03-30T09:23:00Z">
                  <w:rPr>
                    <w:rFonts w:asciiTheme="minorHAnsi" w:hAnsiTheme="minorHAnsi" w:cstheme="minorHAnsi"/>
                    <w:b/>
                    <w:bCs/>
                    <w:szCs w:val="20"/>
                  </w:rPr>
                </w:rPrChange>
              </w:rPr>
              <w:t>s</w:t>
            </w:r>
            <w:r w:rsidRPr="008915FD">
              <w:rPr>
                <w:rFonts w:asciiTheme="minorHAnsi" w:hAnsiTheme="minorHAnsi" w:cstheme="minorHAnsi"/>
                <w:b/>
                <w:bCs/>
                <w:szCs w:val="20"/>
              </w:rPr>
              <w:t xml:space="preserve"> </w:t>
            </w:r>
            <w:del w:id="798" w:author="Aswin Nabila" w:date="2026-03-30T16:23:00Z" w16du:dateUtc="2026-03-30T09:23:00Z">
              <w:r w:rsidRPr="008915FD" w:rsidDel="006267D1">
                <w:rPr>
                  <w:rFonts w:asciiTheme="minorHAnsi" w:hAnsiTheme="minorHAnsi" w:cstheme="minorHAnsi"/>
                  <w:b/>
                  <w:bCs/>
                  <w:szCs w:val="20"/>
                </w:rPr>
                <w:delText xml:space="preserve">jika </w:delText>
              </w:r>
            </w:del>
            <w:r w:rsidRPr="008915FD">
              <w:rPr>
                <w:rFonts w:asciiTheme="minorHAnsi" w:hAnsiTheme="minorHAnsi" w:cstheme="minorHAnsi"/>
                <w:b/>
                <w:bCs/>
                <w:szCs w:val="20"/>
              </w:rPr>
              <w:t>terjadi karena hal-hal berikut:</w:t>
            </w:r>
          </w:p>
          <w:p w14:paraId="761D450D"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 xml:space="preserve">Penyakit Kritis atau pembedahan diluar dari </w:t>
            </w:r>
            <w:ins w:id="799" w:author="Aswin Nabila" w:date="2026-03-30T16:23:00Z" w16du:dateUtc="2026-03-30T09:23:00Z">
              <w:r w:rsidR="006267D1">
                <w:rPr>
                  <w:rFonts w:asciiTheme="minorHAnsi" w:hAnsiTheme="minorHAnsi" w:cstheme="minorHAnsi"/>
                  <w:b/>
                  <w:bCs/>
                  <w:szCs w:val="20"/>
                </w:rPr>
                <w:t>D</w:t>
              </w:r>
            </w:ins>
            <w:del w:id="800" w:author="Aswin Nabila" w:date="2026-03-30T16:23:00Z" w16du:dateUtc="2026-03-30T09:23:00Z">
              <w:r w:rsidRPr="008915FD" w:rsidDel="006267D1">
                <w:rPr>
                  <w:rFonts w:asciiTheme="minorHAnsi" w:hAnsiTheme="minorHAnsi" w:cstheme="minorHAnsi"/>
                  <w:b/>
                  <w:bCs/>
                  <w:szCs w:val="20"/>
                </w:rPr>
                <w:delText>d</w:delText>
              </w:r>
            </w:del>
            <w:r w:rsidRPr="008915FD">
              <w:rPr>
                <w:rFonts w:asciiTheme="minorHAnsi" w:hAnsiTheme="minorHAnsi" w:cstheme="minorHAnsi"/>
                <w:b/>
                <w:bCs/>
                <w:szCs w:val="20"/>
              </w:rPr>
              <w:t>iagnos</w:t>
            </w:r>
            <w:ins w:id="801" w:author="Aswin Nabila" w:date="2026-03-30T16:23:00Z" w16du:dateUtc="2026-03-30T09:23:00Z">
              <w:r w:rsidR="006267D1" w:rsidRPr="006267D1">
                <w:rPr>
                  <w:rFonts w:asciiTheme="minorHAnsi" w:hAnsiTheme="minorHAnsi" w:cstheme="minorHAnsi"/>
                  <w:b/>
                  <w:bCs/>
                  <w:szCs w:val="20"/>
                  <w:highlight w:val="green"/>
                  <w:rPrChange w:id="802" w:author="Aswin Nabila" w:date="2026-03-30T16:23:00Z" w16du:dateUtc="2026-03-30T09:23:00Z">
                    <w:rPr>
                      <w:rFonts w:asciiTheme="minorHAnsi" w:hAnsiTheme="minorHAnsi" w:cstheme="minorHAnsi"/>
                      <w:b/>
                      <w:bCs/>
                      <w:szCs w:val="20"/>
                    </w:rPr>
                  </w:rPrChange>
                </w:rPr>
                <w:t>is</w:t>
              </w:r>
            </w:ins>
            <w:del w:id="803" w:author="Aswin Nabila" w:date="2026-03-30T16:23:00Z" w16du:dateUtc="2026-03-30T09:23:00Z">
              <w:r w:rsidRPr="008915FD" w:rsidDel="006267D1">
                <w:rPr>
                  <w:rFonts w:asciiTheme="minorHAnsi" w:hAnsiTheme="minorHAnsi" w:cstheme="minorHAnsi"/>
                  <w:b/>
                  <w:bCs/>
                  <w:szCs w:val="20"/>
                </w:rPr>
                <w:delText>a</w:delText>
              </w:r>
            </w:del>
            <w:r w:rsidRPr="008915FD">
              <w:rPr>
                <w:rFonts w:asciiTheme="minorHAnsi" w:hAnsiTheme="minorHAnsi" w:cstheme="minorHAnsi"/>
                <w:b/>
                <w:bCs/>
                <w:szCs w:val="20"/>
              </w:rPr>
              <w:t xml:space="preserve"> yang terdaftar pada Polis</w:t>
            </w:r>
            <w:ins w:id="804" w:author="Indria Mukti Efayanti" w:date="2025-01-08T14:45:00Z" w16du:dateUtc="2025-01-08T07:45:00Z">
              <w:r w:rsidRPr="008915FD">
                <w:rPr>
                  <w:rFonts w:asciiTheme="minorHAnsi" w:hAnsiTheme="minorHAnsi" w:cstheme="minorHAnsi"/>
                  <w:b/>
                  <w:bCs/>
                  <w:szCs w:val="20"/>
                </w:rPr>
                <w:t>;</w:t>
              </w:r>
            </w:ins>
            <w:del w:id="805" w:author="Indria Mukti Efayanti" w:date="2025-01-08T14:45:00Z" w16du:dateUtc="2025-01-08T07:45:00Z">
              <w:r w:rsidRPr="008915FD" w:rsidDel="00B514AB">
                <w:rPr>
                  <w:rFonts w:asciiTheme="minorHAnsi" w:hAnsiTheme="minorHAnsi" w:cstheme="minorHAnsi"/>
                  <w:b/>
                  <w:bCs/>
                  <w:szCs w:val="20"/>
                </w:rPr>
                <w:delText>,</w:delText>
              </w:r>
            </w:del>
          </w:p>
          <w:p w14:paraId="5BEF04BF"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 xml:space="preserve">Segala </w:t>
            </w:r>
            <w:r w:rsidR="006267D1" w:rsidRPr="008915FD">
              <w:rPr>
                <w:rFonts w:asciiTheme="minorHAnsi" w:hAnsiTheme="minorHAnsi" w:cstheme="minorHAnsi"/>
                <w:b/>
                <w:bCs/>
                <w:szCs w:val="20"/>
              </w:rPr>
              <w:t>Kondisi Yang Sudah Ada Sebelumnya</w:t>
            </w:r>
            <w:ins w:id="806" w:author="Aswin Nabila" w:date="2026-03-30T16:23:00Z" w16du:dateUtc="2026-03-30T09:23:00Z">
              <w:r w:rsidR="006267D1">
                <w:rPr>
                  <w:rFonts w:asciiTheme="minorHAnsi" w:hAnsiTheme="minorHAnsi" w:cstheme="minorHAnsi"/>
                  <w:b/>
                  <w:bCs/>
                  <w:szCs w:val="20"/>
                </w:rPr>
                <w:t xml:space="preserve"> </w:t>
              </w:r>
              <w:r w:rsidR="006267D1" w:rsidRPr="00CE78F1">
                <w:rPr>
                  <w:rFonts w:asciiTheme="minorHAnsi" w:hAnsiTheme="minorHAnsi" w:cstheme="minorHAnsi"/>
                  <w:b/>
                  <w:bCs/>
                  <w:szCs w:val="20"/>
                  <w:highlight w:val="green"/>
                  <w:rPrChange w:id="807" w:author="Aswin Nabila" w:date="2026-04-02T15:33:00Z" w16du:dateUtc="2026-04-02T08:33:00Z">
                    <w:rPr>
                      <w:rFonts w:asciiTheme="minorHAnsi" w:hAnsiTheme="minorHAnsi" w:cstheme="minorHAnsi"/>
                      <w:b/>
                      <w:bCs/>
                      <w:szCs w:val="20"/>
                      <w:highlight w:val="cyan"/>
                    </w:rPr>
                  </w:rPrChange>
                </w:rPr>
                <w:t>(</w:t>
              </w:r>
              <w:r w:rsidR="006267D1" w:rsidRPr="006267D1">
                <w:rPr>
                  <w:rFonts w:asciiTheme="minorHAnsi" w:hAnsiTheme="minorHAnsi" w:cstheme="minorHAnsi"/>
                  <w:b/>
                  <w:bCs/>
                  <w:i/>
                  <w:iCs/>
                  <w:szCs w:val="20"/>
                  <w:highlight w:val="green"/>
                  <w:rPrChange w:id="808" w:author="Aswin Nabila" w:date="2026-03-30T16:23:00Z" w16du:dateUtc="2026-03-30T09:23:00Z">
                    <w:rPr>
                      <w:rFonts w:asciiTheme="minorHAnsi" w:hAnsiTheme="minorHAnsi" w:cstheme="minorHAnsi"/>
                      <w:b/>
                      <w:bCs/>
                      <w:i/>
                      <w:iCs/>
                      <w:szCs w:val="20"/>
                      <w:highlight w:val="cyan"/>
                    </w:rPr>
                  </w:rPrChange>
                </w:rPr>
                <w:t>Pre-Existing Conditio</w:t>
              </w:r>
              <w:r w:rsidR="006267D1" w:rsidRPr="00CE78F1">
                <w:rPr>
                  <w:rFonts w:asciiTheme="minorHAnsi" w:hAnsiTheme="minorHAnsi" w:cstheme="minorHAnsi"/>
                  <w:b/>
                  <w:bCs/>
                  <w:i/>
                  <w:iCs/>
                  <w:szCs w:val="20"/>
                  <w:highlight w:val="green"/>
                  <w:rPrChange w:id="809" w:author="Aswin Nabila" w:date="2026-04-02T15:33:00Z" w16du:dateUtc="2026-04-02T08:33:00Z">
                    <w:rPr>
                      <w:rFonts w:asciiTheme="minorHAnsi" w:hAnsiTheme="minorHAnsi" w:cstheme="minorHAnsi"/>
                      <w:b/>
                      <w:bCs/>
                      <w:i/>
                      <w:iCs/>
                      <w:szCs w:val="20"/>
                      <w:highlight w:val="cyan"/>
                    </w:rPr>
                  </w:rPrChange>
                </w:rPr>
                <w:t>n</w:t>
              </w:r>
              <w:r w:rsidR="006267D1" w:rsidRPr="00CE78F1">
                <w:rPr>
                  <w:rFonts w:asciiTheme="minorHAnsi" w:hAnsiTheme="minorHAnsi" w:cstheme="minorHAnsi"/>
                  <w:b/>
                  <w:bCs/>
                  <w:szCs w:val="20"/>
                  <w:highlight w:val="green"/>
                  <w:rPrChange w:id="810" w:author="Aswin Nabila" w:date="2026-04-02T15:33:00Z" w16du:dateUtc="2026-04-02T08:33:00Z">
                    <w:rPr>
                      <w:rFonts w:asciiTheme="minorHAnsi" w:hAnsiTheme="minorHAnsi" w:cstheme="minorHAnsi"/>
                      <w:b/>
                      <w:bCs/>
                      <w:szCs w:val="20"/>
                      <w:highlight w:val="cyan"/>
                    </w:rPr>
                  </w:rPrChange>
                </w:rPr>
                <w:t>)</w:t>
              </w:r>
              <w:r w:rsidR="006267D1">
                <w:rPr>
                  <w:rFonts w:asciiTheme="minorHAnsi" w:hAnsiTheme="minorHAnsi" w:cstheme="minorHAnsi"/>
                  <w:b/>
                  <w:bCs/>
                  <w:szCs w:val="20"/>
                </w:rPr>
                <w:t xml:space="preserve"> </w:t>
              </w:r>
            </w:ins>
            <w:del w:id="811" w:author="Aswin Nabila" w:date="2026-03-30T16:23:00Z" w16du:dateUtc="2026-03-30T09:23:00Z">
              <w:r w:rsidR="006267D1" w:rsidRPr="008915FD" w:rsidDel="006267D1">
                <w:rPr>
                  <w:rFonts w:asciiTheme="minorHAnsi" w:hAnsiTheme="minorHAnsi" w:cstheme="minorHAnsi"/>
                  <w:b/>
                  <w:bCs/>
                  <w:szCs w:val="20"/>
                </w:rPr>
                <w:delText xml:space="preserve"> </w:delText>
              </w:r>
            </w:del>
            <w:r w:rsidRPr="008915FD">
              <w:rPr>
                <w:rFonts w:asciiTheme="minorHAnsi" w:hAnsiTheme="minorHAnsi" w:cstheme="minorHAnsi"/>
                <w:b/>
                <w:bCs/>
                <w:szCs w:val="20"/>
              </w:rPr>
              <w:t>seperti ketidakmampuan</w:t>
            </w:r>
            <w:ins w:id="812" w:author="Aswin Nabila" w:date="2026-03-30T16:24:00Z" w16du:dateUtc="2026-03-30T09:24:00Z">
              <w:r w:rsidR="006267D1">
                <w:rPr>
                  <w:rFonts w:asciiTheme="minorHAnsi" w:hAnsiTheme="minorHAnsi" w:cstheme="minorHAnsi"/>
                  <w:b/>
                  <w:bCs/>
                  <w:szCs w:val="20"/>
                </w:rPr>
                <w:t xml:space="preserve"> </w:t>
              </w:r>
              <w:r w:rsidR="006267D1" w:rsidRPr="006267D1">
                <w:rPr>
                  <w:rFonts w:asciiTheme="minorHAnsi" w:hAnsiTheme="minorHAnsi" w:cstheme="minorHAnsi"/>
                  <w:b/>
                  <w:bCs/>
                  <w:szCs w:val="20"/>
                  <w:highlight w:val="green"/>
                  <w:rPrChange w:id="813" w:author="Aswin Nabila" w:date="2026-03-30T16:24:00Z" w16du:dateUtc="2026-03-30T09:24:00Z">
                    <w:rPr>
                      <w:rFonts w:asciiTheme="minorHAnsi" w:hAnsiTheme="minorHAnsi" w:cstheme="minorHAnsi"/>
                      <w:b/>
                      <w:bCs/>
                      <w:szCs w:val="20"/>
                    </w:rPr>
                  </w:rPrChange>
                </w:rPr>
                <w:t>total dan</w:t>
              </w:r>
            </w:ins>
            <w:r w:rsidRPr="008915FD">
              <w:rPr>
                <w:rFonts w:asciiTheme="minorHAnsi" w:hAnsiTheme="minorHAnsi" w:cstheme="minorHAnsi"/>
                <w:b/>
                <w:bCs/>
                <w:szCs w:val="20"/>
              </w:rPr>
              <w:t xml:space="preserve"> tetap, penyakit yang diderita Tertanggung sebelum tanggal pertanggungan </w:t>
            </w:r>
            <w:ins w:id="814" w:author="Aswin Nabila" w:date="2026-03-30T16:24:00Z" w16du:dateUtc="2026-03-30T09:24:00Z">
              <w:r w:rsidR="00DC2EB9" w:rsidRPr="00DC2EB9">
                <w:rPr>
                  <w:rFonts w:asciiTheme="minorHAnsi" w:hAnsiTheme="minorHAnsi" w:cstheme="minorHAnsi"/>
                  <w:b/>
                  <w:bCs/>
                  <w:szCs w:val="20"/>
                  <w:highlight w:val="green"/>
                  <w:rPrChange w:id="815" w:author="Aswin Nabila" w:date="2026-03-30T16:24:00Z" w16du:dateUtc="2026-03-30T09:24:00Z">
                    <w:rPr>
                      <w:rFonts w:asciiTheme="minorHAnsi" w:hAnsiTheme="minorHAnsi" w:cstheme="minorHAnsi"/>
                      <w:b/>
                      <w:bCs/>
                      <w:szCs w:val="20"/>
                    </w:rPr>
                  </w:rPrChange>
                </w:rPr>
                <w:t>berlaku</w:t>
              </w:r>
            </w:ins>
            <w:del w:id="816" w:author="Aswin Nabila" w:date="2026-03-30T16:24:00Z" w16du:dateUtc="2026-03-30T09:24:00Z">
              <w:r w:rsidRPr="00DC2EB9" w:rsidDel="00DC2EB9">
                <w:rPr>
                  <w:rFonts w:asciiTheme="minorHAnsi" w:hAnsiTheme="minorHAnsi" w:cstheme="minorHAnsi"/>
                  <w:b/>
                  <w:bCs/>
                  <w:szCs w:val="20"/>
                  <w:highlight w:val="green"/>
                  <w:rPrChange w:id="817" w:author="Aswin Nabila" w:date="2026-03-30T16:24:00Z" w16du:dateUtc="2026-03-30T09:24:00Z">
                    <w:rPr>
                      <w:rFonts w:asciiTheme="minorHAnsi" w:hAnsiTheme="minorHAnsi" w:cstheme="minorHAnsi"/>
                      <w:b/>
                      <w:bCs/>
                      <w:szCs w:val="20"/>
                    </w:rPr>
                  </w:rPrChange>
                </w:rPr>
                <w:delText>diterima</w:delText>
              </w:r>
            </w:del>
            <w:r w:rsidRPr="008915FD">
              <w:rPr>
                <w:rFonts w:asciiTheme="minorHAnsi" w:hAnsiTheme="minorHAnsi" w:cstheme="minorHAnsi"/>
                <w:b/>
                <w:bCs/>
                <w:szCs w:val="20"/>
              </w:rPr>
              <w:t xml:space="preserve"> atau tanggal </w:t>
            </w:r>
            <w:ins w:id="818" w:author="Aswin Nabila" w:date="2026-03-30T16:24:00Z" w16du:dateUtc="2026-03-30T09:24:00Z">
              <w:r w:rsidR="00DC2EB9" w:rsidRPr="00DC2EB9">
                <w:rPr>
                  <w:rFonts w:asciiTheme="minorHAnsi" w:hAnsiTheme="minorHAnsi" w:cstheme="minorHAnsi"/>
                  <w:b/>
                  <w:bCs/>
                  <w:szCs w:val="20"/>
                  <w:highlight w:val="green"/>
                  <w:rPrChange w:id="819" w:author="Aswin Nabila" w:date="2026-03-30T16:24:00Z" w16du:dateUtc="2026-03-30T09:24:00Z">
                    <w:rPr>
                      <w:rFonts w:asciiTheme="minorHAnsi" w:hAnsiTheme="minorHAnsi" w:cstheme="minorHAnsi"/>
                      <w:b/>
                      <w:bCs/>
                      <w:szCs w:val="20"/>
                    </w:rPr>
                  </w:rPrChange>
                </w:rPr>
                <w:t>P</w:t>
              </w:r>
            </w:ins>
            <w:del w:id="820" w:author="Aswin Nabila" w:date="2026-03-30T16:24:00Z" w16du:dateUtc="2026-03-30T09:24:00Z">
              <w:r w:rsidRPr="008915FD" w:rsidDel="00DC2EB9">
                <w:rPr>
                  <w:rFonts w:asciiTheme="minorHAnsi" w:hAnsiTheme="minorHAnsi" w:cstheme="minorHAnsi"/>
                  <w:b/>
                  <w:bCs/>
                  <w:szCs w:val="20"/>
                </w:rPr>
                <w:delText>p</w:delText>
              </w:r>
            </w:del>
            <w:r w:rsidRPr="008915FD">
              <w:rPr>
                <w:rFonts w:asciiTheme="minorHAnsi" w:hAnsiTheme="minorHAnsi" w:cstheme="minorHAnsi"/>
                <w:b/>
                <w:bCs/>
                <w:szCs w:val="20"/>
              </w:rPr>
              <w:t xml:space="preserve">emulihan </w:t>
            </w:r>
            <w:ins w:id="821" w:author="Aswin Nabila" w:date="2026-03-30T16:24:00Z" w16du:dateUtc="2026-03-30T09:24:00Z">
              <w:r w:rsidR="00DC2EB9" w:rsidRPr="00DC2EB9">
                <w:rPr>
                  <w:rFonts w:asciiTheme="minorHAnsi" w:hAnsiTheme="minorHAnsi" w:cstheme="minorHAnsi"/>
                  <w:b/>
                  <w:bCs/>
                  <w:szCs w:val="20"/>
                  <w:highlight w:val="green"/>
                  <w:rPrChange w:id="822" w:author="Aswin Nabila" w:date="2026-03-30T16:24:00Z" w16du:dateUtc="2026-03-30T09:24:00Z">
                    <w:rPr>
                      <w:rFonts w:asciiTheme="minorHAnsi" w:hAnsiTheme="minorHAnsi" w:cstheme="minorHAnsi"/>
                      <w:b/>
                      <w:bCs/>
                      <w:szCs w:val="20"/>
                    </w:rPr>
                  </w:rPrChange>
                </w:rPr>
                <w:t>P</w:t>
              </w:r>
            </w:ins>
            <w:del w:id="823" w:author="Aswin Nabila" w:date="2026-03-30T16:24:00Z" w16du:dateUtc="2026-03-30T09:24:00Z">
              <w:r w:rsidRPr="008915FD" w:rsidDel="00DC2EB9">
                <w:rPr>
                  <w:rFonts w:asciiTheme="minorHAnsi" w:hAnsiTheme="minorHAnsi" w:cstheme="minorHAnsi"/>
                  <w:b/>
                  <w:bCs/>
                  <w:szCs w:val="20"/>
                </w:rPr>
                <w:delText>p</w:delText>
              </w:r>
            </w:del>
            <w:r w:rsidRPr="008915FD">
              <w:rPr>
                <w:rFonts w:asciiTheme="minorHAnsi" w:hAnsiTheme="minorHAnsi" w:cstheme="minorHAnsi"/>
                <w:b/>
                <w:bCs/>
                <w:szCs w:val="20"/>
              </w:rPr>
              <w:t xml:space="preserve">olis </w:t>
            </w:r>
            <w:ins w:id="824" w:author="Aswin Nabila" w:date="2026-03-30T16:24:00Z" w16du:dateUtc="2026-03-30T09:24:00Z">
              <w:r w:rsidR="00DC2EB9">
                <w:rPr>
                  <w:rFonts w:asciiTheme="minorHAnsi" w:hAnsiTheme="minorHAnsi" w:cstheme="minorHAnsi"/>
                  <w:b/>
                  <w:bCs/>
                  <w:szCs w:val="20"/>
                </w:rPr>
                <w:t>(</w:t>
              </w:r>
              <w:r w:rsidR="00DC2EB9" w:rsidRPr="00DC2EB9">
                <w:rPr>
                  <w:rFonts w:asciiTheme="minorHAnsi" w:hAnsiTheme="minorHAnsi" w:cstheme="minorHAnsi"/>
                  <w:b/>
                  <w:bCs/>
                  <w:i/>
                  <w:iCs/>
                  <w:szCs w:val="20"/>
                  <w:highlight w:val="green"/>
                  <w:rPrChange w:id="825" w:author="Aswin Nabila" w:date="2026-03-30T16:25:00Z" w16du:dateUtc="2026-03-30T09:25:00Z">
                    <w:rPr>
                      <w:rFonts w:asciiTheme="minorHAnsi" w:hAnsiTheme="minorHAnsi" w:cstheme="minorHAnsi"/>
                      <w:b/>
                      <w:bCs/>
                      <w:szCs w:val="20"/>
                    </w:rPr>
                  </w:rPrChange>
                </w:rPr>
                <w:t>Reinstatement</w:t>
              </w:r>
              <w:r w:rsidR="00DC2EB9">
                <w:rPr>
                  <w:rFonts w:asciiTheme="minorHAnsi" w:hAnsiTheme="minorHAnsi" w:cstheme="minorHAnsi"/>
                  <w:b/>
                  <w:bCs/>
                  <w:szCs w:val="20"/>
                </w:rPr>
                <w:t xml:space="preserve">) </w:t>
              </w:r>
            </w:ins>
            <w:r w:rsidRPr="008915FD">
              <w:rPr>
                <w:rFonts w:asciiTheme="minorHAnsi" w:hAnsiTheme="minorHAnsi" w:cstheme="minorHAnsi"/>
                <w:b/>
                <w:bCs/>
                <w:szCs w:val="20"/>
              </w:rPr>
              <w:t>(mana yang lebih dulu)</w:t>
            </w:r>
            <w:ins w:id="826" w:author="Indria Mukti Efayanti" w:date="2025-01-08T14:45:00Z" w16du:dateUtc="2025-01-08T07:45:00Z">
              <w:r w:rsidRPr="008915FD">
                <w:rPr>
                  <w:rFonts w:asciiTheme="minorHAnsi" w:hAnsiTheme="minorHAnsi" w:cstheme="minorHAnsi"/>
                  <w:b/>
                  <w:bCs/>
                  <w:szCs w:val="20"/>
                </w:rPr>
                <w:t>;</w:t>
              </w:r>
            </w:ins>
            <w:del w:id="827" w:author="Indria Mukti Efayanti" w:date="2025-01-08T14:45:00Z" w16du:dateUtc="2025-01-08T07:45:00Z">
              <w:r w:rsidRPr="008915FD" w:rsidDel="00B514AB">
                <w:rPr>
                  <w:rFonts w:asciiTheme="minorHAnsi" w:hAnsiTheme="minorHAnsi" w:cstheme="minorHAnsi"/>
                  <w:b/>
                  <w:bCs/>
                  <w:szCs w:val="20"/>
                </w:rPr>
                <w:delText>,</w:delText>
              </w:r>
            </w:del>
          </w:p>
          <w:p w14:paraId="7B960B7E" w14:textId="77777777" w:rsidR="009464E5" w:rsidRPr="008915FD" w:rsidRDefault="009464E5" w:rsidP="009464E5">
            <w:pPr>
              <w:pStyle w:val="BodyTextIndent"/>
              <w:numPr>
                <w:ilvl w:val="0"/>
                <w:numId w:val="74"/>
              </w:numPr>
              <w:ind w:left="360"/>
              <w:rPr>
                <w:ins w:id="828" w:author="Indria Mukti Efayanti" w:date="2025-04-25T16:59:00Z" w16du:dateUtc="2025-04-25T09:59:00Z"/>
                <w:rFonts w:asciiTheme="minorHAnsi" w:hAnsiTheme="minorHAnsi" w:cstheme="minorHAnsi"/>
                <w:b/>
                <w:bCs/>
                <w:szCs w:val="20"/>
              </w:rPr>
            </w:pPr>
            <w:del w:id="829" w:author="Indria Mukti Efayanti" w:date="2025-04-25T16:59:00Z" w16du:dateUtc="2025-04-25T09:59:00Z">
              <w:r w:rsidRPr="008915FD" w:rsidDel="00940C18">
                <w:rPr>
                  <w:rFonts w:asciiTheme="minorHAnsi" w:hAnsiTheme="minorHAnsi" w:cstheme="minorHAnsi"/>
                  <w:b/>
                  <w:bCs/>
                  <w:szCs w:val="20"/>
                </w:rPr>
                <w:delText>Penyakit yang baru pertama kali terjadi, baik yang ditanggung oleh pertanggungan sebelumnya maupun oleh perusahaan asuransi lain</w:delText>
              </w:r>
            </w:del>
            <w:ins w:id="830" w:author="Indria Mukti Efayanti" w:date="2025-04-25T16:59:00Z" w16du:dateUtc="2025-04-25T09:59:00Z">
              <w:r w:rsidR="00940C18" w:rsidRPr="008915FD">
                <w:rPr>
                  <w:rFonts w:asciiTheme="minorHAnsi" w:hAnsiTheme="minorHAnsi" w:cstheme="minorHAnsi"/>
                  <w:b/>
                  <w:bCs/>
                  <w:szCs w:val="20"/>
                </w:rPr>
                <w:t xml:space="preserve">Penyakit yang telah terjadi sebelumnya untuk pertama kali terlepas apakah sebelumnya </w:t>
              </w:r>
            </w:ins>
            <w:ins w:id="831" w:author="Aswin Nabila" w:date="2026-03-30T16:25:00Z" w16du:dateUtc="2026-03-30T09:25:00Z">
              <w:r w:rsidR="00DC2EB9" w:rsidRPr="00DC2EB9">
                <w:rPr>
                  <w:rFonts w:asciiTheme="minorHAnsi" w:hAnsiTheme="minorHAnsi" w:cstheme="minorHAnsi"/>
                  <w:b/>
                  <w:bCs/>
                  <w:szCs w:val="20"/>
                  <w:highlight w:val="green"/>
                  <w:rPrChange w:id="832" w:author="Aswin Nabila" w:date="2026-03-30T16:25:00Z" w16du:dateUtc="2026-03-30T09:25:00Z">
                    <w:rPr>
                      <w:rFonts w:asciiTheme="minorHAnsi" w:hAnsiTheme="minorHAnsi" w:cstheme="minorHAnsi"/>
                      <w:b/>
                      <w:bCs/>
                      <w:szCs w:val="20"/>
                    </w:rPr>
                  </w:rPrChange>
                </w:rPr>
                <w:t>P</w:t>
              </w:r>
            </w:ins>
            <w:ins w:id="833" w:author="Indria Mukti Efayanti" w:date="2025-04-25T16:59:00Z" w16du:dateUtc="2025-04-25T09:59:00Z">
              <w:del w:id="834" w:author="Aswin Nabila" w:date="2026-03-30T16:25:00Z" w16du:dateUtc="2026-03-30T09:25:00Z">
                <w:r w:rsidR="00940C18" w:rsidRPr="008915FD" w:rsidDel="00DC2EB9">
                  <w:rPr>
                    <w:rFonts w:asciiTheme="minorHAnsi" w:hAnsiTheme="minorHAnsi" w:cstheme="minorHAnsi"/>
                    <w:b/>
                    <w:bCs/>
                    <w:szCs w:val="20"/>
                  </w:rPr>
                  <w:delText>p</w:delText>
                </w:r>
              </w:del>
              <w:r w:rsidR="00940C18" w:rsidRPr="008915FD">
                <w:rPr>
                  <w:rFonts w:asciiTheme="minorHAnsi" w:hAnsiTheme="minorHAnsi" w:cstheme="minorHAnsi"/>
                  <w:b/>
                  <w:bCs/>
                  <w:szCs w:val="20"/>
                </w:rPr>
                <w:t>enyakit tersebut telah dilindungi oleh pertanggungan sebelumnya atau oleh perusahaan asuransi lainnya;</w:t>
              </w:r>
            </w:ins>
            <w:del w:id="835" w:author="Indria Mukti Efayanti" w:date="2025-01-08T14:45:00Z" w16du:dateUtc="2025-01-08T07:45:00Z">
              <w:r w:rsidRPr="008915FD" w:rsidDel="00B514AB">
                <w:rPr>
                  <w:rFonts w:asciiTheme="minorHAnsi" w:hAnsiTheme="minorHAnsi" w:cstheme="minorHAnsi"/>
                  <w:b/>
                  <w:bCs/>
                  <w:szCs w:val="20"/>
                </w:rPr>
                <w:delText>,</w:delText>
              </w:r>
            </w:del>
          </w:p>
          <w:p w14:paraId="4643E77F" w14:textId="77777777" w:rsidR="00940C18" w:rsidRPr="008915FD" w:rsidDel="00940C18" w:rsidRDefault="00940C18">
            <w:pPr>
              <w:pStyle w:val="BodyTextIndent"/>
              <w:rPr>
                <w:del w:id="836" w:author="Indria Mukti Efayanti" w:date="2025-04-25T16:59:00Z" w16du:dateUtc="2025-04-25T09:59:00Z"/>
                <w:rFonts w:asciiTheme="minorHAnsi" w:hAnsiTheme="minorHAnsi" w:cstheme="minorHAnsi"/>
                <w:b/>
                <w:bCs/>
                <w:szCs w:val="20"/>
              </w:rPr>
              <w:pPrChange w:id="837" w:author="Indria Mukti Efayanti" w:date="2025-04-25T16:59:00Z" w16du:dateUtc="2025-04-25T09:59:00Z">
                <w:pPr>
                  <w:pStyle w:val="BodyTextIndent"/>
                  <w:numPr>
                    <w:numId w:val="74"/>
                  </w:numPr>
                  <w:ind w:left="360" w:hanging="360"/>
                </w:pPr>
              </w:pPrChange>
            </w:pPr>
          </w:p>
          <w:p w14:paraId="3614BD64"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 xml:space="preserve">Penyakit atau keadaan kritis yang disebabkan langsung atau tidak langsung oleh </w:t>
            </w:r>
            <w:r w:rsidRPr="00DC2EB9">
              <w:rPr>
                <w:rFonts w:asciiTheme="minorHAnsi" w:hAnsiTheme="minorHAnsi" w:cstheme="minorHAnsi"/>
                <w:b/>
                <w:bCs/>
                <w:i/>
                <w:iCs/>
                <w:szCs w:val="20"/>
                <w:rPrChange w:id="838" w:author="Aswin Nabila" w:date="2026-03-30T16:26:00Z" w16du:dateUtc="2026-03-30T09:26:00Z">
                  <w:rPr>
                    <w:rFonts w:asciiTheme="minorHAnsi" w:hAnsiTheme="minorHAnsi" w:cstheme="minorHAnsi"/>
                    <w:b/>
                    <w:bCs/>
                    <w:szCs w:val="20"/>
                  </w:rPr>
                </w:rPrChange>
              </w:rPr>
              <w:t>Acquired Immune Deficiency Syndrome</w:t>
            </w:r>
            <w:r w:rsidRPr="008915FD">
              <w:rPr>
                <w:rFonts w:asciiTheme="minorHAnsi" w:hAnsiTheme="minorHAnsi" w:cstheme="minorHAnsi"/>
                <w:b/>
                <w:bCs/>
                <w:szCs w:val="20"/>
              </w:rPr>
              <w:t xml:space="preserve"> (AIDS) atau </w:t>
            </w:r>
            <w:r w:rsidRPr="00DC2EB9">
              <w:rPr>
                <w:rFonts w:asciiTheme="minorHAnsi" w:hAnsiTheme="minorHAnsi" w:cstheme="minorHAnsi"/>
                <w:b/>
                <w:bCs/>
                <w:i/>
                <w:iCs/>
                <w:szCs w:val="20"/>
                <w:rPrChange w:id="839" w:author="Aswin Nabila" w:date="2026-03-30T16:26:00Z" w16du:dateUtc="2026-03-30T09:26:00Z">
                  <w:rPr>
                    <w:rFonts w:asciiTheme="minorHAnsi" w:hAnsiTheme="minorHAnsi" w:cstheme="minorHAnsi"/>
                    <w:b/>
                    <w:bCs/>
                    <w:szCs w:val="20"/>
                  </w:rPr>
                </w:rPrChange>
              </w:rPr>
              <w:t>AIDS Associated Complex</w:t>
            </w:r>
            <w:r w:rsidRPr="008915FD">
              <w:rPr>
                <w:rFonts w:asciiTheme="minorHAnsi" w:hAnsiTheme="minorHAnsi" w:cstheme="minorHAnsi"/>
                <w:b/>
                <w:bCs/>
                <w:szCs w:val="20"/>
              </w:rPr>
              <w:t xml:space="preserve"> (ARC), atau disebabkan oleh infeksi </w:t>
            </w:r>
            <w:r w:rsidRPr="00DC2EB9">
              <w:rPr>
                <w:rFonts w:asciiTheme="minorHAnsi" w:hAnsiTheme="minorHAnsi" w:cstheme="minorHAnsi"/>
                <w:b/>
                <w:bCs/>
                <w:i/>
                <w:iCs/>
                <w:szCs w:val="20"/>
                <w:rPrChange w:id="840" w:author="Aswin Nabila" w:date="2026-03-30T16:26:00Z" w16du:dateUtc="2026-03-30T09:26:00Z">
                  <w:rPr>
                    <w:rFonts w:asciiTheme="minorHAnsi" w:hAnsiTheme="minorHAnsi" w:cstheme="minorHAnsi"/>
                    <w:b/>
                    <w:bCs/>
                    <w:szCs w:val="20"/>
                  </w:rPr>
                </w:rPrChange>
              </w:rPr>
              <w:t>Human Immunodeficiency Virus</w:t>
            </w:r>
            <w:r w:rsidRPr="008915FD">
              <w:rPr>
                <w:rFonts w:asciiTheme="minorHAnsi" w:hAnsiTheme="minorHAnsi" w:cstheme="minorHAnsi"/>
                <w:b/>
                <w:bCs/>
                <w:szCs w:val="20"/>
              </w:rPr>
              <w:t xml:space="preserve">, kecuali dalam keadaan tertentu yang dijamin dan termasuk dalam </w:t>
            </w:r>
            <w:ins w:id="841" w:author="Aswin Nabila" w:date="2026-03-30T16:25:00Z" w16du:dateUtc="2026-03-30T09:25:00Z">
              <w:r w:rsidR="00DC2EB9" w:rsidRPr="00DC2EB9">
                <w:rPr>
                  <w:rFonts w:asciiTheme="minorHAnsi" w:hAnsiTheme="minorHAnsi" w:cstheme="minorHAnsi"/>
                  <w:b/>
                  <w:bCs/>
                  <w:szCs w:val="20"/>
                  <w:highlight w:val="green"/>
                  <w:rPrChange w:id="842" w:author="Aswin Nabila" w:date="2026-03-30T16:25:00Z" w16du:dateUtc="2026-03-30T09:25:00Z">
                    <w:rPr>
                      <w:rFonts w:asciiTheme="minorHAnsi" w:hAnsiTheme="minorHAnsi" w:cstheme="minorHAnsi"/>
                      <w:b/>
                      <w:bCs/>
                      <w:szCs w:val="20"/>
                    </w:rPr>
                  </w:rPrChange>
                </w:rPr>
                <w:t>P</w:t>
              </w:r>
            </w:ins>
            <w:del w:id="843" w:author="Aswin Nabila" w:date="2026-03-30T16:25:00Z" w16du:dateUtc="2026-03-30T09:25:00Z">
              <w:r w:rsidRPr="008915FD" w:rsidDel="00DC2EB9">
                <w:rPr>
                  <w:rFonts w:asciiTheme="minorHAnsi" w:hAnsiTheme="minorHAnsi" w:cstheme="minorHAnsi"/>
                  <w:b/>
                  <w:bCs/>
                  <w:szCs w:val="20"/>
                </w:rPr>
                <w:delText>p</w:delText>
              </w:r>
            </w:del>
            <w:r w:rsidRPr="008915FD">
              <w:rPr>
                <w:rFonts w:asciiTheme="minorHAnsi" w:hAnsiTheme="minorHAnsi" w:cstheme="minorHAnsi"/>
                <w:b/>
                <w:bCs/>
                <w:szCs w:val="20"/>
              </w:rPr>
              <w:t>olis</w:t>
            </w:r>
            <w:ins w:id="844" w:author="Indria Mukti Efayanti" w:date="2025-01-08T14:45:00Z" w16du:dateUtc="2025-01-08T07:45:00Z">
              <w:r w:rsidRPr="008915FD">
                <w:rPr>
                  <w:rFonts w:asciiTheme="minorHAnsi" w:hAnsiTheme="minorHAnsi" w:cstheme="minorHAnsi"/>
                  <w:b/>
                  <w:bCs/>
                  <w:szCs w:val="20"/>
                </w:rPr>
                <w:t>;</w:t>
              </w:r>
            </w:ins>
            <w:del w:id="845" w:author="Indria Mukti Efayanti" w:date="2025-01-08T14:45:00Z" w16du:dateUtc="2025-01-08T07:45:00Z">
              <w:r w:rsidRPr="008915FD" w:rsidDel="00B514AB">
                <w:rPr>
                  <w:rFonts w:asciiTheme="minorHAnsi" w:hAnsiTheme="minorHAnsi" w:cstheme="minorHAnsi"/>
                  <w:b/>
                  <w:bCs/>
                  <w:szCs w:val="20"/>
                </w:rPr>
                <w:delText>,</w:delText>
              </w:r>
            </w:del>
          </w:p>
          <w:p w14:paraId="54B27F64"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Pengobatan kelainan kongenital atau cacat fisik akibat persalinan</w:t>
            </w:r>
            <w:ins w:id="846" w:author="Aswin Nabila" w:date="2026-03-30T16:25:00Z" w16du:dateUtc="2026-03-30T09:25:00Z">
              <w:r w:rsidR="00DC2EB9">
                <w:rPr>
                  <w:rFonts w:asciiTheme="minorHAnsi" w:hAnsiTheme="minorHAnsi" w:cstheme="minorHAnsi"/>
                  <w:b/>
                  <w:bCs/>
                  <w:szCs w:val="20"/>
                </w:rPr>
                <w:t xml:space="preserve">, </w:t>
              </w:r>
              <w:r w:rsidR="00DC2EB9" w:rsidRPr="00DC2EB9">
                <w:rPr>
                  <w:rFonts w:asciiTheme="minorHAnsi" w:hAnsiTheme="minorHAnsi" w:cstheme="minorHAnsi"/>
                  <w:b/>
                  <w:bCs/>
                  <w:szCs w:val="20"/>
                  <w:highlight w:val="green"/>
                  <w:rPrChange w:id="847" w:author="Aswin Nabila" w:date="2026-03-30T16:25:00Z" w16du:dateUtc="2026-03-30T09:25:00Z">
                    <w:rPr>
                      <w:rFonts w:asciiTheme="minorHAnsi" w:hAnsiTheme="minorHAnsi" w:cstheme="minorHAnsi"/>
                      <w:b/>
                      <w:bCs/>
                      <w:szCs w:val="20"/>
                    </w:rPr>
                  </w:rPrChange>
                </w:rPr>
                <w:t>p</w:t>
              </w:r>
            </w:ins>
            <w:del w:id="848" w:author="Aswin Nabila" w:date="2026-03-30T16:25:00Z" w16du:dateUtc="2026-03-30T09:25:00Z">
              <w:r w:rsidRPr="008915FD" w:rsidDel="00DC2EB9">
                <w:rPr>
                  <w:rFonts w:asciiTheme="minorHAnsi" w:hAnsiTheme="minorHAnsi" w:cstheme="minorHAnsi"/>
                  <w:b/>
                  <w:bCs/>
                  <w:szCs w:val="20"/>
                </w:rPr>
                <w:delText xml:space="preserve"> P</w:delText>
              </w:r>
            </w:del>
            <w:r w:rsidRPr="008915FD">
              <w:rPr>
                <w:rFonts w:asciiTheme="minorHAnsi" w:hAnsiTheme="minorHAnsi" w:cstheme="minorHAnsi"/>
                <w:b/>
                <w:bCs/>
                <w:szCs w:val="20"/>
              </w:rPr>
              <w:t>engobatan akibat kehamilan, keguguran, aborsi, persalinan, sterilisasi, kontrasepsi, pengobatan infertilitas, subfertilitas atau operasi kontrasepsi apa pun, dan operasi ganti kelamin</w:t>
            </w:r>
            <w:ins w:id="849" w:author="Indria Mukti Efayanti" w:date="2025-01-08T14:45:00Z" w16du:dateUtc="2025-01-08T07:45:00Z">
              <w:r w:rsidRPr="008915FD">
                <w:rPr>
                  <w:rFonts w:asciiTheme="minorHAnsi" w:hAnsiTheme="minorHAnsi" w:cstheme="minorHAnsi"/>
                  <w:b/>
                  <w:bCs/>
                  <w:szCs w:val="20"/>
                </w:rPr>
                <w:t>;</w:t>
              </w:r>
            </w:ins>
          </w:p>
          <w:p w14:paraId="5ECE05E7"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Mencederai diri sendiri dengan sengaja, percobaan bunuh diri baik sadar maupun tidak sadar</w:t>
            </w:r>
            <w:ins w:id="850" w:author="Indria Mukti Efayanti" w:date="2025-01-08T14:46:00Z" w16du:dateUtc="2025-01-08T07:46:00Z">
              <w:r w:rsidRPr="008915FD">
                <w:rPr>
                  <w:rFonts w:asciiTheme="minorHAnsi" w:hAnsiTheme="minorHAnsi" w:cstheme="minorHAnsi"/>
                  <w:b/>
                  <w:bCs/>
                  <w:szCs w:val="20"/>
                </w:rPr>
                <w:t>;</w:t>
              </w:r>
            </w:ins>
            <w:del w:id="851" w:author="Indria Mukti Efayanti" w:date="2025-01-08T14:46:00Z" w16du:dateUtc="2025-01-08T07:46:00Z">
              <w:r w:rsidRPr="008915FD" w:rsidDel="00B514AB">
                <w:rPr>
                  <w:rFonts w:asciiTheme="minorHAnsi" w:hAnsiTheme="minorHAnsi" w:cstheme="minorHAnsi"/>
                  <w:b/>
                  <w:bCs/>
                  <w:szCs w:val="20"/>
                </w:rPr>
                <w:delText>.</w:delText>
              </w:r>
            </w:del>
          </w:p>
          <w:p w14:paraId="20C5624F" w14:textId="77777777"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Tertanggung berada di bawah pengaruh alkohol, narkotika, atau obat-obatan psikotropika kecuali untuk penggunaan yang sah dan dengan resep dari ahli kesehatan terdaftar</w:t>
            </w:r>
            <w:ins w:id="852" w:author="Indria Mukti Efayanti" w:date="2025-01-08T14:46:00Z" w16du:dateUtc="2025-01-08T07:46:00Z">
              <w:r w:rsidRPr="008915FD">
                <w:rPr>
                  <w:rFonts w:asciiTheme="minorHAnsi" w:hAnsiTheme="minorHAnsi" w:cstheme="minorHAnsi"/>
                  <w:b/>
                  <w:bCs/>
                  <w:szCs w:val="20"/>
                </w:rPr>
                <w:t>; atau</w:t>
              </w:r>
            </w:ins>
            <w:del w:id="853" w:author="Indria Mukti Efayanti" w:date="2025-01-08T14:46:00Z" w16du:dateUtc="2025-01-08T07:46:00Z">
              <w:r w:rsidRPr="008915FD" w:rsidDel="00B514AB">
                <w:rPr>
                  <w:rFonts w:asciiTheme="minorHAnsi" w:hAnsiTheme="minorHAnsi" w:cstheme="minorHAnsi"/>
                  <w:b/>
                  <w:bCs/>
                  <w:szCs w:val="20"/>
                </w:rPr>
                <w:delText>.</w:delText>
              </w:r>
            </w:del>
          </w:p>
          <w:p w14:paraId="4F59400C" w14:textId="46CFDD2C" w:rsidR="009464E5" w:rsidRPr="008915FD" w:rsidRDefault="009464E5" w:rsidP="009464E5">
            <w:pPr>
              <w:pStyle w:val="BodyTextIndent"/>
              <w:numPr>
                <w:ilvl w:val="0"/>
                <w:numId w:val="74"/>
              </w:numPr>
              <w:ind w:left="360"/>
              <w:rPr>
                <w:rFonts w:asciiTheme="minorHAnsi" w:hAnsiTheme="minorHAnsi" w:cstheme="minorHAnsi"/>
                <w:b/>
                <w:bCs/>
                <w:szCs w:val="20"/>
              </w:rPr>
            </w:pPr>
            <w:r w:rsidRPr="008915FD">
              <w:rPr>
                <w:rFonts w:asciiTheme="minorHAnsi" w:hAnsiTheme="minorHAnsi" w:cstheme="minorHAnsi"/>
                <w:b/>
                <w:bCs/>
                <w:szCs w:val="20"/>
              </w:rPr>
              <w:t xml:space="preserve">Tidak mengikuti </w:t>
            </w:r>
            <w:del w:id="854" w:author="Aswin Nabila" w:date="2026-04-02T16:06:00Z" w16du:dateUtc="2026-04-02T09:06:00Z">
              <w:r w:rsidRPr="009A2E9D" w:rsidDel="009A2E9D">
                <w:rPr>
                  <w:rFonts w:asciiTheme="minorHAnsi" w:hAnsiTheme="minorHAnsi" w:cstheme="minorHAnsi"/>
                  <w:b/>
                  <w:bCs/>
                  <w:szCs w:val="20"/>
                  <w:highlight w:val="cyan"/>
                  <w:rPrChange w:id="855" w:author="Aswin Nabila" w:date="2026-04-02T16:06:00Z" w16du:dateUtc="2026-04-02T09:06:00Z">
                    <w:rPr>
                      <w:rFonts w:asciiTheme="minorHAnsi" w:hAnsiTheme="minorHAnsi" w:cstheme="minorHAnsi"/>
                      <w:b/>
                      <w:bCs/>
                      <w:szCs w:val="20"/>
                    </w:rPr>
                  </w:rPrChange>
                </w:rPr>
                <w:delText xml:space="preserve">nasehat </w:delText>
              </w:r>
            </w:del>
            <w:ins w:id="856" w:author="Aswin Nabila" w:date="2026-04-02T16:06:00Z" w16du:dateUtc="2026-04-02T09:06:00Z">
              <w:r w:rsidR="009A2E9D" w:rsidRPr="009A2E9D">
                <w:rPr>
                  <w:rFonts w:asciiTheme="minorHAnsi" w:hAnsiTheme="minorHAnsi" w:cstheme="minorHAnsi"/>
                  <w:b/>
                  <w:bCs/>
                  <w:szCs w:val="20"/>
                  <w:highlight w:val="cyan"/>
                  <w:rPrChange w:id="857" w:author="Aswin Nabila" w:date="2026-04-02T16:06:00Z" w16du:dateUtc="2026-04-02T09:06:00Z">
                    <w:rPr>
                      <w:rFonts w:asciiTheme="minorHAnsi" w:hAnsiTheme="minorHAnsi" w:cstheme="minorHAnsi"/>
                      <w:b/>
                      <w:bCs/>
                      <w:szCs w:val="20"/>
                    </w:rPr>
                  </w:rPrChange>
                </w:rPr>
                <w:t>saran</w:t>
              </w:r>
              <w:r w:rsidR="009A2E9D" w:rsidRPr="008915FD">
                <w:rPr>
                  <w:rFonts w:asciiTheme="minorHAnsi" w:hAnsiTheme="minorHAnsi" w:cstheme="minorHAnsi"/>
                  <w:b/>
                  <w:bCs/>
                  <w:szCs w:val="20"/>
                </w:rPr>
                <w:t xml:space="preserve"> </w:t>
              </w:r>
            </w:ins>
            <w:r w:rsidRPr="008915FD">
              <w:rPr>
                <w:rFonts w:asciiTheme="minorHAnsi" w:hAnsiTheme="minorHAnsi" w:cstheme="minorHAnsi"/>
                <w:b/>
                <w:bCs/>
                <w:szCs w:val="20"/>
              </w:rPr>
              <w:t>medis yang diberikan.</w:t>
            </w:r>
            <w:bookmarkEnd w:id="796"/>
          </w:p>
          <w:p w14:paraId="2DFAF3E9" w14:textId="77777777" w:rsidR="009464E5" w:rsidRPr="008915FD" w:rsidRDefault="009464E5" w:rsidP="009464E5">
            <w:pPr>
              <w:pStyle w:val="BodyTextIndent"/>
              <w:rPr>
                <w:rFonts w:asciiTheme="minorHAnsi" w:hAnsiTheme="minorHAnsi" w:cstheme="minorHAnsi"/>
                <w:b/>
                <w:bCs/>
                <w:szCs w:val="20"/>
              </w:rPr>
            </w:pPr>
          </w:p>
          <w:p w14:paraId="0F6C0C89" w14:textId="77777777" w:rsidR="009464E5" w:rsidRPr="008915FD" w:rsidDel="00014D98" w:rsidRDefault="009464E5" w:rsidP="009464E5">
            <w:pPr>
              <w:pStyle w:val="BodyTextIndent"/>
              <w:rPr>
                <w:del w:id="858" w:author="Indria Mukti Efayanti" w:date="2024-12-20T12:12:00Z" w16du:dateUtc="2024-12-20T05:12:00Z"/>
                <w:rFonts w:asciiTheme="minorHAnsi" w:hAnsiTheme="minorHAnsi" w:cstheme="minorHAnsi"/>
                <w:b/>
                <w:bCs/>
                <w:szCs w:val="20"/>
              </w:rPr>
            </w:pPr>
          </w:p>
          <w:p w14:paraId="3F29A3E9" w14:textId="77777777" w:rsidR="009464E5" w:rsidRPr="008915FD" w:rsidDel="00014D98" w:rsidRDefault="009464E5" w:rsidP="009464E5">
            <w:pPr>
              <w:pStyle w:val="BodyTextIndent"/>
              <w:rPr>
                <w:del w:id="859" w:author="Indria Mukti Efayanti" w:date="2024-12-20T12:12:00Z" w16du:dateUtc="2024-12-20T05:12:00Z"/>
                <w:rFonts w:asciiTheme="minorHAnsi" w:hAnsiTheme="minorHAnsi" w:cstheme="minorHAnsi"/>
                <w:b/>
                <w:bCs/>
                <w:szCs w:val="20"/>
              </w:rPr>
            </w:pPr>
          </w:p>
          <w:p w14:paraId="3B81E7B4" w14:textId="77777777" w:rsidR="009464E5" w:rsidRPr="008915FD" w:rsidDel="00014D98" w:rsidRDefault="009464E5" w:rsidP="009464E5">
            <w:pPr>
              <w:pStyle w:val="BodyTextIndent"/>
              <w:rPr>
                <w:del w:id="860" w:author="Indria Mukti Efayanti" w:date="2024-12-20T12:12:00Z" w16du:dateUtc="2024-12-20T05:12:00Z"/>
                <w:rFonts w:asciiTheme="minorHAnsi" w:hAnsiTheme="minorHAnsi" w:cstheme="minorHAnsi"/>
                <w:b/>
                <w:bCs/>
                <w:szCs w:val="20"/>
              </w:rPr>
            </w:pPr>
          </w:p>
          <w:p w14:paraId="01A2B7DD" w14:textId="0691EBF2" w:rsidR="009464E5" w:rsidRPr="008915FD" w:rsidRDefault="009464E5" w:rsidP="009464E5">
            <w:pPr>
              <w:rPr>
                <w:rFonts w:cstheme="minorHAnsi"/>
                <w:i/>
                <w:iCs/>
                <w:color w:val="4472C4" w:themeColor="accent1"/>
                <w:sz w:val="20"/>
                <w:szCs w:val="20"/>
              </w:rPr>
            </w:pPr>
            <w:r w:rsidRPr="008915FD">
              <w:rPr>
                <w:rFonts w:cstheme="minorHAnsi"/>
                <w:b/>
                <w:sz w:val="20"/>
                <w:szCs w:val="20"/>
              </w:rPr>
              <w:t xml:space="preserve">Mega Waiver Assurance </w:t>
            </w:r>
            <w:ins w:id="861" w:author="Erick Hizkia Pangihutan Marbun" w:date="2026-07-01T13:35:00Z" w16du:dateUtc="2026-07-01T06:35:00Z">
              <w:r w:rsidR="00096B21" w:rsidRPr="00241B40">
                <w:rPr>
                  <w:rFonts w:cstheme="minorHAnsi"/>
                  <w:b/>
                  <w:i/>
                  <w:iCs/>
                  <w:color w:val="5B9BD5" w:themeColor="accent5"/>
                  <w:sz w:val="20"/>
                  <w:szCs w:val="20"/>
                </w:rPr>
                <w:t xml:space="preserve">&lt;this section showed only if riders </w:t>
              </w:r>
              <w:r w:rsidR="00096B21">
                <w:rPr>
                  <w:rFonts w:cstheme="minorHAnsi"/>
                  <w:b/>
                  <w:i/>
                  <w:iCs/>
                  <w:color w:val="5B9BD5" w:themeColor="accent5"/>
                  <w:sz w:val="20"/>
                  <w:szCs w:val="20"/>
                </w:rPr>
                <w:t>MWA</w:t>
              </w:r>
              <w:r w:rsidR="00096B21">
                <w:rPr>
                  <w:rFonts w:cstheme="minorHAnsi"/>
                  <w:b/>
                  <w:i/>
                  <w:iCs/>
                  <w:color w:val="5B9BD5" w:themeColor="accent5"/>
                  <w:sz w:val="20"/>
                  <w:szCs w:val="20"/>
                </w:rPr>
                <w:t xml:space="preserve"> </w:t>
              </w:r>
              <w:r w:rsidR="00096B21" w:rsidRPr="00241B40">
                <w:rPr>
                  <w:rFonts w:cstheme="minorHAnsi"/>
                  <w:b/>
                  <w:i/>
                  <w:iCs/>
                  <w:color w:val="5B9BD5" w:themeColor="accent5"/>
                  <w:sz w:val="20"/>
                  <w:szCs w:val="20"/>
                </w:rPr>
                <w:t>chosen&gt;</w:t>
              </w:r>
            </w:ins>
            <w:del w:id="862" w:author="Indria Mukti Efayanti" w:date="2025-01-06T23:11:00Z" w16du:dateUtc="2025-01-06T16:11:00Z">
              <w:r w:rsidRPr="008915FD" w:rsidDel="00A862D9">
                <w:rPr>
                  <w:rFonts w:cstheme="minorHAnsi"/>
                  <w:i/>
                  <w:iCs/>
                  <w:color w:val="4472C4" w:themeColor="accent1"/>
                  <w:sz w:val="20"/>
                  <w:szCs w:val="20"/>
                </w:rPr>
                <w:delText>Only appear if Rider WoP is taken</w:delText>
              </w:r>
            </w:del>
          </w:p>
          <w:p w14:paraId="5A745A19" w14:textId="77777777" w:rsidR="009464E5" w:rsidRPr="008915FD" w:rsidRDefault="009464E5" w:rsidP="009464E5">
            <w:pPr>
              <w:pStyle w:val="BodyTextIndent"/>
              <w:ind w:left="0" w:firstLine="0"/>
              <w:rPr>
                <w:rFonts w:asciiTheme="minorHAnsi" w:hAnsiTheme="minorHAnsi" w:cstheme="minorHAnsi"/>
                <w:b/>
                <w:bCs/>
                <w:szCs w:val="20"/>
              </w:rPr>
            </w:pPr>
            <w:r w:rsidRPr="008915FD">
              <w:rPr>
                <w:rFonts w:asciiTheme="minorHAnsi" w:hAnsiTheme="minorHAnsi" w:cstheme="minorHAnsi"/>
                <w:b/>
                <w:bCs/>
                <w:szCs w:val="20"/>
              </w:rPr>
              <w:t>Penanggung tidak akan membayarkan Manfaat Asuransi jika klaim atas Penyakit Kritis</w:t>
            </w:r>
            <w:del w:id="863" w:author="Aswin Nabila" w:date="2026-03-30T16:09:00Z" w16du:dateUtc="2026-03-30T09:09:00Z">
              <w:r w:rsidRPr="008915FD" w:rsidDel="00433ACA">
                <w:rPr>
                  <w:rFonts w:asciiTheme="minorHAnsi" w:hAnsiTheme="minorHAnsi" w:cstheme="minorHAnsi"/>
                  <w:b/>
                  <w:bCs/>
                  <w:szCs w:val="20"/>
                </w:rPr>
                <w:delText xml:space="preserve"> </w:delText>
              </w:r>
            </w:del>
            <w:r w:rsidRPr="008915FD">
              <w:rPr>
                <w:rFonts w:asciiTheme="minorHAnsi" w:hAnsiTheme="minorHAnsi" w:cstheme="minorHAnsi"/>
                <w:b/>
                <w:bCs/>
                <w:szCs w:val="20"/>
              </w:rPr>
              <w:t xml:space="preserve"> atau </w:t>
            </w:r>
            <w:ins w:id="864" w:author="Indria Mukti Efayanti" w:date="2025-03-26T00:41:00Z" w16du:dateUtc="2025-03-25T17:41:00Z">
              <w:r w:rsidR="00681290" w:rsidRPr="008915FD">
                <w:rPr>
                  <w:rFonts w:asciiTheme="minorHAnsi" w:hAnsiTheme="minorHAnsi" w:cstheme="minorHAnsi"/>
                  <w:b/>
                  <w:bCs/>
                  <w:szCs w:val="20"/>
                </w:rPr>
                <w:t>k</w:t>
              </w:r>
            </w:ins>
            <w:del w:id="865" w:author="Indria Mukti Efayanti" w:date="2025-03-26T00:41:00Z" w16du:dateUtc="2025-03-25T17:41:00Z">
              <w:r w:rsidRPr="008915FD" w:rsidDel="00681290">
                <w:rPr>
                  <w:rFonts w:asciiTheme="minorHAnsi" w:hAnsiTheme="minorHAnsi" w:cstheme="minorHAnsi"/>
                  <w:b/>
                  <w:bCs/>
                  <w:szCs w:val="20"/>
                </w:rPr>
                <w:delText>K</w:delText>
              </w:r>
            </w:del>
            <w:r w:rsidRPr="008915FD">
              <w:rPr>
                <w:rFonts w:asciiTheme="minorHAnsi" w:hAnsiTheme="minorHAnsi" w:cstheme="minorHAnsi"/>
                <w:b/>
                <w:bCs/>
                <w:szCs w:val="20"/>
              </w:rPr>
              <w:t>etidakmampuan total</w:t>
            </w:r>
            <w:ins w:id="866" w:author="Indria Mukti Efayanti" w:date="2024-12-20T10:53:00Z" w16du:dateUtc="2024-12-20T03:53:00Z">
              <w:r w:rsidRPr="008915FD">
                <w:rPr>
                  <w:rFonts w:asciiTheme="minorHAnsi" w:hAnsiTheme="minorHAnsi" w:cstheme="minorHAnsi"/>
                  <w:b/>
                  <w:bCs/>
                  <w:szCs w:val="20"/>
                </w:rPr>
                <w:t xml:space="preserve"> dan</w:t>
              </w:r>
            </w:ins>
            <w:r w:rsidRPr="008915FD">
              <w:rPr>
                <w:rFonts w:asciiTheme="minorHAnsi" w:hAnsiTheme="minorHAnsi" w:cstheme="minorHAnsi"/>
                <w:b/>
                <w:bCs/>
                <w:szCs w:val="20"/>
              </w:rPr>
              <w:t xml:space="preserve"> tetap terjadi karena hal-hal berikut:</w:t>
            </w:r>
          </w:p>
          <w:p w14:paraId="3CB14F7E" w14:textId="77777777" w:rsidR="009464E5" w:rsidRPr="008915FD" w:rsidRDefault="009464E5" w:rsidP="009464E5">
            <w:pPr>
              <w:pStyle w:val="BodyTextIndent"/>
              <w:numPr>
                <w:ilvl w:val="6"/>
                <w:numId w:val="71"/>
              </w:numPr>
              <w:ind w:left="360"/>
              <w:rPr>
                <w:rFonts w:asciiTheme="minorHAnsi" w:hAnsiTheme="minorHAnsi" w:cstheme="minorHAnsi"/>
                <w:b/>
                <w:bCs/>
                <w:szCs w:val="20"/>
              </w:rPr>
            </w:pPr>
            <w:r w:rsidRPr="008915FD">
              <w:rPr>
                <w:rFonts w:asciiTheme="minorHAnsi" w:hAnsiTheme="minorHAnsi" w:cstheme="minorHAnsi"/>
                <w:b/>
                <w:bCs/>
                <w:szCs w:val="20"/>
              </w:rPr>
              <w:t>Penyakit Kritis</w:t>
            </w:r>
          </w:p>
          <w:p w14:paraId="794374FA"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 xml:space="preserve">Penyakit Kritis atau pembedahan diluar dari </w:t>
            </w:r>
            <w:ins w:id="867" w:author="Aswin Nabila" w:date="2026-03-30T16:09:00Z" w16du:dateUtc="2026-03-30T09:09:00Z">
              <w:r w:rsidR="00433ACA" w:rsidRPr="00433ACA">
                <w:rPr>
                  <w:rFonts w:asciiTheme="minorHAnsi" w:hAnsiTheme="minorHAnsi" w:cstheme="minorHAnsi"/>
                  <w:b/>
                  <w:bCs/>
                  <w:szCs w:val="20"/>
                  <w:highlight w:val="green"/>
                  <w:rPrChange w:id="868" w:author="Aswin Nabila" w:date="2026-03-30T16:10:00Z" w16du:dateUtc="2026-03-30T09:10:00Z">
                    <w:rPr>
                      <w:rFonts w:asciiTheme="minorHAnsi" w:hAnsiTheme="minorHAnsi" w:cstheme="minorHAnsi"/>
                      <w:b/>
                      <w:bCs/>
                      <w:szCs w:val="20"/>
                    </w:rPr>
                  </w:rPrChange>
                </w:rPr>
                <w:t>D</w:t>
              </w:r>
            </w:ins>
            <w:del w:id="869" w:author="Aswin Nabila" w:date="2026-03-30T16:09:00Z" w16du:dateUtc="2026-03-30T09:09:00Z">
              <w:r w:rsidRPr="00433ACA" w:rsidDel="00433ACA">
                <w:rPr>
                  <w:rFonts w:asciiTheme="minorHAnsi" w:hAnsiTheme="minorHAnsi" w:cstheme="minorHAnsi"/>
                  <w:b/>
                  <w:bCs/>
                  <w:szCs w:val="20"/>
                  <w:highlight w:val="green"/>
                  <w:rPrChange w:id="870" w:author="Aswin Nabila" w:date="2026-03-30T16:10:00Z" w16du:dateUtc="2026-03-30T09:10:00Z">
                    <w:rPr>
                      <w:rFonts w:asciiTheme="minorHAnsi" w:hAnsiTheme="minorHAnsi" w:cstheme="minorHAnsi"/>
                      <w:b/>
                      <w:bCs/>
                      <w:szCs w:val="20"/>
                    </w:rPr>
                  </w:rPrChange>
                </w:rPr>
                <w:delText>d</w:delText>
              </w:r>
            </w:del>
            <w:r w:rsidRPr="00433ACA">
              <w:rPr>
                <w:rFonts w:asciiTheme="minorHAnsi" w:hAnsiTheme="minorHAnsi" w:cstheme="minorHAnsi"/>
                <w:b/>
                <w:bCs/>
                <w:szCs w:val="20"/>
                <w:highlight w:val="green"/>
                <w:rPrChange w:id="871" w:author="Aswin Nabila" w:date="2026-03-30T16:10:00Z" w16du:dateUtc="2026-03-30T09:10:00Z">
                  <w:rPr>
                    <w:rFonts w:asciiTheme="minorHAnsi" w:hAnsiTheme="minorHAnsi" w:cstheme="minorHAnsi"/>
                    <w:b/>
                    <w:bCs/>
                    <w:szCs w:val="20"/>
                  </w:rPr>
                </w:rPrChange>
              </w:rPr>
              <w:t>iagnos</w:t>
            </w:r>
            <w:ins w:id="872" w:author="Aswin Nabila" w:date="2026-03-30T16:09:00Z" w16du:dateUtc="2026-03-30T09:09:00Z">
              <w:r w:rsidR="00433ACA" w:rsidRPr="00433ACA">
                <w:rPr>
                  <w:rFonts w:asciiTheme="minorHAnsi" w:hAnsiTheme="minorHAnsi" w:cstheme="minorHAnsi"/>
                  <w:b/>
                  <w:bCs/>
                  <w:szCs w:val="20"/>
                  <w:highlight w:val="green"/>
                  <w:rPrChange w:id="873" w:author="Aswin Nabila" w:date="2026-03-30T16:10:00Z" w16du:dateUtc="2026-03-30T09:10:00Z">
                    <w:rPr>
                      <w:rFonts w:asciiTheme="minorHAnsi" w:hAnsiTheme="minorHAnsi" w:cstheme="minorHAnsi"/>
                      <w:b/>
                      <w:bCs/>
                      <w:szCs w:val="20"/>
                    </w:rPr>
                  </w:rPrChange>
                </w:rPr>
                <w:t>is</w:t>
              </w:r>
            </w:ins>
            <w:del w:id="874" w:author="Aswin Nabila" w:date="2026-03-30T16:09:00Z" w16du:dateUtc="2026-03-30T09:09:00Z">
              <w:r w:rsidRPr="008915FD" w:rsidDel="00433ACA">
                <w:rPr>
                  <w:rFonts w:asciiTheme="minorHAnsi" w:hAnsiTheme="minorHAnsi" w:cstheme="minorHAnsi"/>
                  <w:b/>
                  <w:bCs/>
                  <w:szCs w:val="20"/>
                </w:rPr>
                <w:delText>a</w:delText>
              </w:r>
            </w:del>
            <w:r w:rsidRPr="008915FD">
              <w:rPr>
                <w:rFonts w:asciiTheme="minorHAnsi" w:hAnsiTheme="minorHAnsi" w:cstheme="minorHAnsi"/>
                <w:b/>
                <w:bCs/>
                <w:szCs w:val="20"/>
              </w:rPr>
              <w:t xml:space="preserve"> yang terdaftar pada Polis</w:t>
            </w:r>
            <w:ins w:id="875" w:author="Indria Mukti Efayanti" w:date="2025-01-08T14:46:00Z" w16du:dateUtc="2025-01-08T07:46:00Z">
              <w:r w:rsidRPr="008915FD">
                <w:rPr>
                  <w:rFonts w:asciiTheme="minorHAnsi" w:hAnsiTheme="minorHAnsi" w:cstheme="minorHAnsi"/>
                  <w:b/>
                  <w:bCs/>
                  <w:szCs w:val="20"/>
                </w:rPr>
                <w:t>;</w:t>
              </w:r>
            </w:ins>
            <w:del w:id="876" w:author="Indria Mukti Efayanti" w:date="2025-01-08T14:46:00Z" w16du:dateUtc="2025-01-08T07:46:00Z">
              <w:r w:rsidRPr="008915FD" w:rsidDel="00B514AB">
                <w:rPr>
                  <w:rFonts w:asciiTheme="minorHAnsi" w:hAnsiTheme="minorHAnsi" w:cstheme="minorHAnsi"/>
                  <w:b/>
                  <w:bCs/>
                  <w:szCs w:val="20"/>
                </w:rPr>
                <w:delText>,</w:delText>
              </w:r>
            </w:del>
          </w:p>
          <w:p w14:paraId="2BEBA3B7"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 xml:space="preserve">Segala </w:t>
            </w:r>
            <w:ins w:id="877" w:author="Aswin Nabila" w:date="2026-03-30T16:10:00Z" w16du:dateUtc="2026-03-30T09:10:00Z">
              <w:r w:rsidR="00433ACA" w:rsidRPr="00433ACA">
                <w:rPr>
                  <w:rFonts w:asciiTheme="minorHAnsi" w:hAnsiTheme="minorHAnsi" w:cstheme="minorHAnsi"/>
                  <w:b/>
                  <w:bCs/>
                  <w:szCs w:val="20"/>
                  <w:highlight w:val="green"/>
                  <w:rPrChange w:id="878" w:author="Aswin Nabila" w:date="2026-03-30T16:11:00Z" w16du:dateUtc="2026-03-30T09:11:00Z">
                    <w:rPr>
                      <w:rFonts w:asciiTheme="minorHAnsi" w:hAnsiTheme="minorHAnsi" w:cstheme="minorHAnsi"/>
                      <w:b/>
                      <w:bCs/>
                      <w:szCs w:val="20"/>
                      <w:highlight w:val="cyan"/>
                    </w:rPr>
                  </w:rPrChange>
                </w:rPr>
                <w:t>K</w:t>
              </w:r>
              <w:r w:rsidR="00433ACA" w:rsidRPr="00243B68">
                <w:rPr>
                  <w:rFonts w:asciiTheme="minorHAnsi" w:hAnsiTheme="minorHAnsi" w:cstheme="minorHAnsi"/>
                  <w:b/>
                  <w:bCs/>
                  <w:szCs w:val="20"/>
                </w:rPr>
                <w:t xml:space="preserve">ondisi </w:t>
              </w:r>
              <w:r w:rsidR="00433ACA" w:rsidRPr="00433ACA">
                <w:rPr>
                  <w:rFonts w:asciiTheme="minorHAnsi" w:hAnsiTheme="minorHAnsi" w:cstheme="minorHAnsi"/>
                  <w:b/>
                  <w:bCs/>
                  <w:szCs w:val="20"/>
                  <w:highlight w:val="green"/>
                  <w:rPrChange w:id="879" w:author="Aswin Nabila" w:date="2026-03-30T16:11:00Z" w16du:dateUtc="2026-03-30T09:11:00Z">
                    <w:rPr>
                      <w:rFonts w:asciiTheme="minorHAnsi" w:hAnsiTheme="minorHAnsi" w:cstheme="minorHAnsi"/>
                      <w:b/>
                      <w:bCs/>
                      <w:szCs w:val="20"/>
                      <w:highlight w:val="cyan"/>
                    </w:rPr>
                  </w:rPrChange>
                </w:rPr>
                <w:t>Y</w:t>
              </w:r>
              <w:r w:rsidR="00433ACA" w:rsidRPr="00243B68">
                <w:rPr>
                  <w:rFonts w:asciiTheme="minorHAnsi" w:hAnsiTheme="minorHAnsi" w:cstheme="minorHAnsi"/>
                  <w:b/>
                  <w:bCs/>
                  <w:szCs w:val="20"/>
                </w:rPr>
                <w:t xml:space="preserve">ang </w:t>
              </w:r>
              <w:r w:rsidR="00433ACA" w:rsidRPr="00433ACA">
                <w:rPr>
                  <w:rFonts w:asciiTheme="minorHAnsi" w:hAnsiTheme="minorHAnsi" w:cstheme="minorHAnsi"/>
                  <w:b/>
                  <w:bCs/>
                  <w:szCs w:val="20"/>
                  <w:highlight w:val="green"/>
                  <w:rPrChange w:id="880" w:author="Aswin Nabila" w:date="2026-03-30T16:11:00Z" w16du:dateUtc="2026-03-30T09:11:00Z">
                    <w:rPr>
                      <w:rFonts w:asciiTheme="minorHAnsi" w:hAnsiTheme="minorHAnsi" w:cstheme="minorHAnsi"/>
                      <w:b/>
                      <w:bCs/>
                      <w:szCs w:val="20"/>
                      <w:highlight w:val="cyan"/>
                    </w:rPr>
                  </w:rPrChange>
                </w:rPr>
                <w:t>S</w:t>
              </w:r>
              <w:r w:rsidR="00433ACA" w:rsidRPr="00243B68">
                <w:rPr>
                  <w:rFonts w:asciiTheme="minorHAnsi" w:hAnsiTheme="minorHAnsi" w:cstheme="minorHAnsi"/>
                  <w:b/>
                  <w:bCs/>
                  <w:szCs w:val="20"/>
                </w:rPr>
                <w:t xml:space="preserve">udah </w:t>
              </w:r>
              <w:r w:rsidR="00433ACA" w:rsidRPr="00433ACA">
                <w:rPr>
                  <w:rFonts w:asciiTheme="minorHAnsi" w:hAnsiTheme="minorHAnsi" w:cstheme="minorHAnsi"/>
                  <w:b/>
                  <w:bCs/>
                  <w:szCs w:val="20"/>
                  <w:highlight w:val="green"/>
                  <w:rPrChange w:id="881" w:author="Aswin Nabila" w:date="2026-03-30T16:11:00Z" w16du:dateUtc="2026-03-30T09:11:00Z">
                    <w:rPr>
                      <w:rFonts w:asciiTheme="minorHAnsi" w:hAnsiTheme="minorHAnsi" w:cstheme="minorHAnsi"/>
                      <w:b/>
                      <w:bCs/>
                      <w:szCs w:val="20"/>
                      <w:highlight w:val="cyan"/>
                    </w:rPr>
                  </w:rPrChange>
                </w:rPr>
                <w:t>A</w:t>
              </w:r>
              <w:r w:rsidR="00433ACA" w:rsidRPr="00243B68">
                <w:rPr>
                  <w:rFonts w:asciiTheme="minorHAnsi" w:hAnsiTheme="minorHAnsi" w:cstheme="minorHAnsi"/>
                  <w:b/>
                  <w:bCs/>
                  <w:szCs w:val="20"/>
                </w:rPr>
                <w:t xml:space="preserve">da </w:t>
              </w:r>
              <w:r w:rsidR="00433ACA" w:rsidRPr="00433ACA">
                <w:rPr>
                  <w:rFonts w:asciiTheme="minorHAnsi" w:hAnsiTheme="minorHAnsi" w:cstheme="minorHAnsi"/>
                  <w:b/>
                  <w:bCs/>
                  <w:szCs w:val="20"/>
                  <w:highlight w:val="green"/>
                  <w:rPrChange w:id="882" w:author="Aswin Nabila" w:date="2026-03-30T16:11:00Z" w16du:dateUtc="2026-03-30T09:11:00Z">
                    <w:rPr>
                      <w:rFonts w:asciiTheme="minorHAnsi" w:hAnsiTheme="minorHAnsi" w:cstheme="minorHAnsi"/>
                      <w:b/>
                      <w:bCs/>
                      <w:szCs w:val="20"/>
                      <w:highlight w:val="cyan"/>
                    </w:rPr>
                  </w:rPrChange>
                </w:rPr>
                <w:t>S</w:t>
              </w:r>
              <w:r w:rsidR="00433ACA" w:rsidRPr="00243B68">
                <w:rPr>
                  <w:rFonts w:asciiTheme="minorHAnsi" w:hAnsiTheme="minorHAnsi" w:cstheme="minorHAnsi"/>
                  <w:b/>
                  <w:bCs/>
                  <w:szCs w:val="20"/>
                </w:rPr>
                <w:t>ebelumnya</w:t>
              </w:r>
              <w:r w:rsidR="00433ACA">
                <w:rPr>
                  <w:rFonts w:asciiTheme="minorHAnsi" w:hAnsiTheme="minorHAnsi" w:cstheme="minorHAnsi"/>
                  <w:b/>
                  <w:bCs/>
                  <w:szCs w:val="20"/>
                </w:rPr>
                <w:t xml:space="preserve"> (</w:t>
              </w:r>
              <w:r w:rsidR="00433ACA" w:rsidRPr="00433ACA">
                <w:rPr>
                  <w:rFonts w:asciiTheme="minorHAnsi" w:hAnsiTheme="minorHAnsi" w:cstheme="minorHAnsi"/>
                  <w:b/>
                  <w:bCs/>
                  <w:i/>
                  <w:iCs/>
                  <w:szCs w:val="20"/>
                  <w:highlight w:val="green"/>
                  <w:rPrChange w:id="883" w:author="Aswin Nabila" w:date="2026-03-30T16:11:00Z" w16du:dateUtc="2026-03-30T09:11:00Z">
                    <w:rPr>
                      <w:rFonts w:asciiTheme="minorHAnsi" w:hAnsiTheme="minorHAnsi" w:cstheme="minorHAnsi"/>
                      <w:b/>
                      <w:bCs/>
                      <w:i/>
                      <w:iCs/>
                      <w:szCs w:val="20"/>
                      <w:highlight w:val="cyan"/>
                    </w:rPr>
                  </w:rPrChange>
                </w:rPr>
                <w:t>Pre-Existing Condition</w:t>
              </w:r>
              <w:r w:rsidR="00433ACA">
                <w:rPr>
                  <w:rFonts w:asciiTheme="minorHAnsi" w:hAnsiTheme="minorHAnsi" w:cstheme="minorHAnsi"/>
                  <w:b/>
                  <w:bCs/>
                  <w:szCs w:val="20"/>
                </w:rPr>
                <w:t>)</w:t>
              </w:r>
              <w:r w:rsidR="00433ACA" w:rsidRPr="00243B68">
                <w:rPr>
                  <w:rFonts w:asciiTheme="minorHAnsi" w:hAnsiTheme="minorHAnsi" w:cstheme="minorHAnsi"/>
                  <w:b/>
                  <w:bCs/>
                  <w:szCs w:val="20"/>
                </w:rPr>
                <w:t xml:space="preserve"> seperti ketidakmampuan </w:t>
              </w:r>
              <w:r w:rsidR="00433ACA" w:rsidRPr="00433ACA">
                <w:rPr>
                  <w:rFonts w:asciiTheme="minorHAnsi" w:hAnsiTheme="minorHAnsi" w:cstheme="minorHAnsi"/>
                  <w:b/>
                  <w:bCs/>
                  <w:szCs w:val="20"/>
                  <w:highlight w:val="green"/>
                  <w:rPrChange w:id="884" w:author="Aswin Nabila" w:date="2026-03-30T16:11:00Z" w16du:dateUtc="2026-03-30T09:11:00Z">
                    <w:rPr>
                      <w:rFonts w:asciiTheme="minorHAnsi" w:hAnsiTheme="minorHAnsi" w:cstheme="minorHAnsi"/>
                      <w:b/>
                      <w:bCs/>
                      <w:szCs w:val="20"/>
                      <w:highlight w:val="cyan"/>
                    </w:rPr>
                  </w:rPrChange>
                </w:rPr>
                <w:t>total dan</w:t>
              </w:r>
              <w:r w:rsidR="00433ACA">
                <w:rPr>
                  <w:rFonts w:asciiTheme="minorHAnsi" w:hAnsiTheme="minorHAnsi" w:cstheme="minorHAnsi"/>
                  <w:b/>
                  <w:bCs/>
                  <w:szCs w:val="20"/>
                </w:rPr>
                <w:t xml:space="preserve"> </w:t>
              </w:r>
              <w:r w:rsidR="00433ACA" w:rsidRPr="00243B68">
                <w:rPr>
                  <w:rFonts w:asciiTheme="minorHAnsi" w:hAnsiTheme="minorHAnsi" w:cstheme="minorHAnsi"/>
                  <w:b/>
                  <w:bCs/>
                  <w:szCs w:val="20"/>
                </w:rPr>
                <w:t xml:space="preserve">tetap, </w:t>
              </w:r>
              <w:r w:rsidR="00433ACA" w:rsidRPr="00433ACA">
                <w:rPr>
                  <w:rFonts w:asciiTheme="minorHAnsi" w:hAnsiTheme="minorHAnsi" w:cstheme="minorHAnsi"/>
                  <w:b/>
                  <w:bCs/>
                  <w:szCs w:val="20"/>
                  <w:highlight w:val="green"/>
                  <w:rPrChange w:id="885" w:author="Aswin Nabila" w:date="2026-03-30T16:11:00Z" w16du:dateUtc="2026-03-30T09:11:00Z">
                    <w:rPr>
                      <w:rFonts w:asciiTheme="minorHAnsi" w:hAnsiTheme="minorHAnsi" w:cstheme="minorHAnsi"/>
                      <w:b/>
                      <w:bCs/>
                      <w:szCs w:val="20"/>
                      <w:highlight w:val="cyan"/>
                    </w:rPr>
                  </w:rPrChange>
                </w:rPr>
                <w:t>P</w:t>
              </w:r>
              <w:r w:rsidR="00433ACA" w:rsidRPr="00243B68">
                <w:rPr>
                  <w:rFonts w:asciiTheme="minorHAnsi" w:hAnsiTheme="minorHAnsi" w:cstheme="minorHAnsi"/>
                  <w:b/>
                  <w:bCs/>
                  <w:szCs w:val="20"/>
                </w:rPr>
                <w:t xml:space="preserve">enyakit yang diderita Tertanggung sebelum tanggal pertanggungan </w:t>
              </w:r>
              <w:r w:rsidR="00433ACA" w:rsidRPr="00433ACA">
                <w:rPr>
                  <w:rFonts w:asciiTheme="minorHAnsi" w:hAnsiTheme="minorHAnsi" w:cstheme="minorHAnsi"/>
                  <w:b/>
                  <w:bCs/>
                  <w:szCs w:val="20"/>
                  <w:highlight w:val="green"/>
                  <w:rPrChange w:id="886" w:author="Aswin Nabila" w:date="2026-03-30T16:11:00Z" w16du:dateUtc="2026-03-30T09:11:00Z">
                    <w:rPr>
                      <w:rFonts w:asciiTheme="minorHAnsi" w:hAnsiTheme="minorHAnsi" w:cstheme="minorHAnsi"/>
                      <w:b/>
                      <w:bCs/>
                      <w:szCs w:val="20"/>
                      <w:highlight w:val="cyan"/>
                    </w:rPr>
                  </w:rPrChange>
                </w:rPr>
                <w:t>berlaku</w:t>
              </w:r>
              <w:r w:rsidR="00433ACA" w:rsidRPr="00243B68">
                <w:rPr>
                  <w:rFonts w:asciiTheme="minorHAnsi" w:hAnsiTheme="minorHAnsi" w:cstheme="minorHAnsi"/>
                  <w:b/>
                  <w:bCs/>
                  <w:szCs w:val="20"/>
                </w:rPr>
                <w:t xml:space="preserve"> atau tanggal </w:t>
              </w:r>
              <w:r w:rsidR="00433ACA" w:rsidRPr="00433ACA">
                <w:rPr>
                  <w:rFonts w:asciiTheme="minorHAnsi" w:hAnsiTheme="minorHAnsi" w:cstheme="minorHAnsi"/>
                  <w:b/>
                  <w:bCs/>
                  <w:szCs w:val="20"/>
                  <w:highlight w:val="green"/>
                  <w:rPrChange w:id="887" w:author="Aswin Nabila" w:date="2026-03-30T16:11:00Z" w16du:dateUtc="2026-03-30T09:11:00Z">
                    <w:rPr>
                      <w:rFonts w:asciiTheme="minorHAnsi" w:hAnsiTheme="minorHAnsi" w:cstheme="minorHAnsi"/>
                      <w:b/>
                      <w:bCs/>
                      <w:szCs w:val="20"/>
                      <w:highlight w:val="cyan"/>
                    </w:rPr>
                  </w:rPrChange>
                </w:rPr>
                <w:t>P</w:t>
              </w:r>
              <w:r w:rsidR="00433ACA" w:rsidRPr="00243B68">
                <w:rPr>
                  <w:rFonts w:asciiTheme="minorHAnsi" w:hAnsiTheme="minorHAnsi" w:cstheme="minorHAnsi"/>
                  <w:b/>
                  <w:bCs/>
                  <w:szCs w:val="20"/>
                </w:rPr>
                <w:t xml:space="preserve">emulihan </w:t>
              </w:r>
              <w:r w:rsidR="00433ACA" w:rsidRPr="00433ACA">
                <w:rPr>
                  <w:rFonts w:asciiTheme="minorHAnsi" w:hAnsiTheme="minorHAnsi" w:cstheme="minorHAnsi"/>
                  <w:b/>
                  <w:bCs/>
                  <w:szCs w:val="20"/>
                  <w:highlight w:val="green"/>
                  <w:rPrChange w:id="888" w:author="Aswin Nabila" w:date="2026-03-30T16:11:00Z" w16du:dateUtc="2026-03-30T09:11:00Z">
                    <w:rPr>
                      <w:rFonts w:asciiTheme="minorHAnsi" w:hAnsiTheme="minorHAnsi" w:cstheme="minorHAnsi"/>
                      <w:b/>
                      <w:bCs/>
                      <w:szCs w:val="20"/>
                      <w:highlight w:val="cyan"/>
                    </w:rPr>
                  </w:rPrChange>
                </w:rPr>
                <w:t>P</w:t>
              </w:r>
              <w:r w:rsidR="00433ACA" w:rsidRPr="00243B68">
                <w:rPr>
                  <w:rFonts w:asciiTheme="minorHAnsi" w:hAnsiTheme="minorHAnsi" w:cstheme="minorHAnsi"/>
                  <w:b/>
                  <w:bCs/>
                  <w:szCs w:val="20"/>
                </w:rPr>
                <w:t>olis</w:t>
              </w:r>
              <w:r w:rsidR="00433ACA">
                <w:rPr>
                  <w:rFonts w:asciiTheme="minorHAnsi" w:hAnsiTheme="minorHAnsi" w:cstheme="minorHAnsi"/>
                  <w:b/>
                  <w:bCs/>
                  <w:szCs w:val="20"/>
                </w:rPr>
                <w:t xml:space="preserve"> </w:t>
              </w:r>
              <w:r w:rsidR="00433ACA" w:rsidRPr="00433ACA">
                <w:rPr>
                  <w:rFonts w:asciiTheme="minorHAnsi" w:hAnsiTheme="minorHAnsi" w:cstheme="minorHAnsi"/>
                  <w:b/>
                  <w:bCs/>
                  <w:szCs w:val="20"/>
                  <w:highlight w:val="green"/>
                  <w:rPrChange w:id="889" w:author="Aswin Nabila" w:date="2026-03-30T16:11:00Z" w16du:dateUtc="2026-03-30T09:11:00Z">
                    <w:rPr>
                      <w:rFonts w:asciiTheme="minorHAnsi" w:hAnsiTheme="minorHAnsi" w:cstheme="minorHAnsi"/>
                      <w:b/>
                      <w:bCs/>
                      <w:szCs w:val="20"/>
                    </w:rPr>
                  </w:rPrChange>
                </w:rPr>
                <w:t>(</w:t>
              </w:r>
              <w:r w:rsidR="00433ACA" w:rsidRPr="00433ACA">
                <w:rPr>
                  <w:rFonts w:asciiTheme="minorHAnsi" w:hAnsiTheme="minorHAnsi" w:cstheme="minorHAnsi"/>
                  <w:b/>
                  <w:bCs/>
                  <w:i/>
                  <w:iCs/>
                  <w:szCs w:val="20"/>
                  <w:highlight w:val="green"/>
                  <w:rPrChange w:id="890" w:author="Aswin Nabila" w:date="2026-03-30T16:11:00Z" w16du:dateUtc="2026-03-30T09:11:00Z">
                    <w:rPr>
                      <w:rFonts w:asciiTheme="minorHAnsi" w:hAnsiTheme="minorHAnsi" w:cstheme="minorHAnsi"/>
                      <w:b/>
                      <w:bCs/>
                      <w:i/>
                      <w:iCs/>
                      <w:szCs w:val="20"/>
                      <w:highlight w:val="cyan"/>
                    </w:rPr>
                  </w:rPrChange>
                </w:rPr>
                <w:t>Reinstatement</w:t>
              </w:r>
              <w:r w:rsidR="00433ACA" w:rsidRPr="00433ACA">
                <w:rPr>
                  <w:rFonts w:asciiTheme="minorHAnsi" w:hAnsiTheme="minorHAnsi" w:cstheme="minorHAnsi"/>
                  <w:b/>
                  <w:bCs/>
                  <w:szCs w:val="20"/>
                  <w:highlight w:val="green"/>
                  <w:rPrChange w:id="891" w:author="Aswin Nabila" w:date="2026-03-30T16:11:00Z" w16du:dateUtc="2026-03-30T09:11:00Z">
                    <w:rPr>
                      <w:rFonts w:asciiTheme="minorHAnsi" w:hAnsiTheme="minorHAnsi" w:cstheme="minorHAnsi"/>
                      <w:b/>
                      <w:bCs/>
                      <w:szCs w:val="20"/>
                      <w:highlight w:val="cyan"/>
                    </w:rPr>
                  </w:rPrChange>
                </w:rPr>
                <w:t>)</w:t>
              </w:r>
              <w:r w:rsidR="00433ACA" w:rsidRPr="00243B68">
                <w:rPr>
                  <w:rFonts w:asciiTheme="minorHAnsi" w:hAnsiTheme="minorHAnsi" w:cstheme="minorHAnsi"/>
                  <w:b/>
                  <w:bCs/>
                  <w:szCs w:val="20"/>
                </w:rPr>
                <w:t xml:space="preserve"> </w:t>
              </w:r>
            </w:ins>
            <w:del w:id="892" w:author="Aswin Nabila" w:date="2026-03-30T16:10:00Z" w16du:dateUtc="2026-03-30T09:10:00Z">
              <w:r w:rsidRPr="008915FD" w:rsidDel="00433ACA">
                <w:rPr>
                  <w:rFonts w:asciiTheme="minorHAnsi" w:hAnsiTheme="minorHAnsi" w:cstheme="minorHAnsi"/>
                  <w:b/>
                  <w:bCs/>
                  <w:szCs w:val="20"/>
                </w:rPr>
                <w:delText>kondisi yang sudah ada sebelumnya seperti ketidakmampuan tetap, penyakit yang diderita Tertanggung sebelum tanggal pertanggungan diterima atau tanggal pemulihan polis</w:delText>
              </w:r>
            </w:del>
            <w:del w:id="893" w:author="Aswin Nabila" w:date="2026-03-30T16:11:00Z" w16du:dateUtc="2026-03-30T09:11:00Z">
              <w:r w:rsidRPr="008915FD" w:rsidDel="00433ACA">
                <w:rPr>
                  <w:rFonts w:asciiTheme="minorHAnsi" w:hAnsiTheme="minorHAnsi" w:cstheme="minorHAnsi"/>
                  <w:b/>
                  <w:bCs/>
                  <w:szCs w:val="20"/>
                </w:rPr>
                <w:delText xml:space="preserve"> </w:delText>
              </w:r>
            </w:del>
            <w:r w:rsidRPr="008915FD">
              <w:rPr>
                <w:rFonts w:asciiTheme="minorHAnsi" w:hAnsiTheme="minorHAnsi" w:cstheme="minorHAnsi"/>
                <w:b/>
                <w:bCs/>
                <w:szCs w:val="20"/>
              </w:rPr>
              <w:t>(mana yang lebih dulu)</w:t>
            </w:r>
            <w:ins w:id="894" w:author="Indria Mukti Efayanti" w:date="2025-01-08T14:46:00Z" w16du:dateUtc="2025-01-08T07:46:00Z">
              <w:r w:rsidRPr="008915FD">
                <w:rPr>
                  <w:rFonts w:asciiTheme="minorHAnsi" w:hAnsiTheme="minorHAnsi" w:cstheme="minorHAnsi"/>
                  <w:b/>
                  <w:bCs/>
                  <w:szCs w:val="20"/>
                </w:rPr>
                <w:t>;</w:t>
              </w:r>
            </w:ins>
            <w:del w:id="895" w:author="Indria Mukti Efayanti" w:date="2025-01-08T14:46:00Z" w16du:dateUtc="2025-01-08T07:46:00Z">
              <w:r w:rsidRPr="008915FD" w:rsidDel="00B514AB">
                <w:rPr>
                  <w:rFonts w:asciiTheme="minorHAnsi" w:hAnsiTheme="minorHAnsi" w:cstheme="minorHAnsi"/>
                  <w:b/>
                  <w:bCs/>
                  <w:szCs w:val="20"/>
                </w:rPr>
                <w:delText>,</w:delText>
              </w:r>
            </w:del>
          </w:p>
          <w:p w14:paraId="09F477EE" w14:textId="77777777" w:rsidR="009464E5" w:rsidRPr="008915FD" w:rsidRDefault="009464E5" w:rsidP="009464E5">
            <w:pPr>
              <w:pStyle w:val="BodyTextIndent"/>
              <w:numPr>
                <w:ilvl w:val="0"/>
                <w:numId w:val="75"/>
              </w:numPr>
              <w:ind w:left="720" w:hanging="360"/>
              <w:rPr>
                <w:ins w:id="896" w:author="Indria Mukti Efayanti" w:date="2025-04-25T17:00:00Z" w16du:dateUtc="2025-04-25T10:00:00Z"/>
                <w:rFonts w:asciiTheme="minorHAnsi" w:hAnsiTheme="minorHAnsi" w:cstheme="minorHAnsi"/>
                <w:b/>
                <w:bCs/>
                <w:szCs w:val="20"/>
              </w:rPr>
            </w:pPr>
            <w:del w:id="897" w:author="Indria Mukti Efayanti" w:date="2025-04-25T17:00:00Z" w16du:dateUtc="2025-04-25T10:00:00Z">
              <w:r w:rsidRPr="008915FD" w:rsidDel="00940C18">
                <w:rPr>
                  <w:rFonts w:asciiTheme="minorHAnsi" w:hAnsiTheme="minorHAnsi" w:cstheme="minorHAnsi"/>
                  <w:b/>
                  <w:bCs/>
                  <w:szCs w:val="20"/>
                </w:rPr>
                <w:lastRenderedPageBreak/>
                <w:delText>Penyakit yang baru pertama kali terjadi, baik yang ditanggung oleh pertanggungan sebelumnya maupun oleh perusahaan asuransi lain</w:delText>
              </w:r>
            </w:del>
            <w:ins w:id="898" w:author="Indria Mukti Efayanti" w:date="2025-04-25T17:00:00Z" w16du:dateUtc="2025-04-25T10:00:00Z">
              <w:r w:rsidR="00940C18" w:rsidRPr="008915FD">
                <w:rPr>
                  <w:rFonts w:asciiTheme="minorHAnsi" w:hAnsiTheme="minorHAnsi" w:cstheme="minorHAnsi"/>
                  <w:b/>
                  <w:bCs/>
                  <w:szCs w:val="20"/>
                </w:rPr>
                <w:t xml:space="preserve">Penyakit yang telah terjadi sebelumnya untuk pertama kali terlepas apakah sebelumnya </w:t>
              </w:r>
            </w:ins>
            <w:ins w:id="899" w:author="Aswin Nabila" w:date="2026-03-30T16:25:00Z" w16du:dateUtc="2026-03-30T09:25:00Z">
              <w:r w:rsidR="00DC2EB9" w:rsidRPr="00DC2EB9">
                <w:rPr>
                  <w:rFonts w:asciiTheme="minorHAnsi" w:hAnsiTheme="minorHAnsi" w:cstheme="minorHAnsi"/>
                  <w:b/>
                  <w:bCs/>
                  <w:szCs w:val="20"/>
                  <w:highlight w:val="green"/>
                  <w:rPrChange w:id="900" w:author="Aswin Nabila" w:date="2026-03-30T16:25:00Z" w16du:dateUtc="2026-03-30T09:25:00Z">
                    <w:rPr>
                      <w:rFonts w:asciiTheme="minorHAnsi" w:hAnsiTheme="minorHAnsi" w:cstheme="minorHAnsi"/>
                      <w:b/>
                      <w:bCs/>
                      <w:szCs w:val="20"/>
                    </w:rPr>
                  </w:rPrChange>
                </w:rPr>
                <w:t>P</w:t>
              </w:r>
            </w:ins>
            <w:ins w:id="901" w:author="Indria Mukti Efayanti" w:date="2025-04-25T17:00:00Z" w16du:dateUtc="2025-04-25T10:00:00Z">
              <w:del w:id="902" w:author="Aswin Nabila" w:date="2026-03-30T16:25:00Z" w16du:dateUtc="2026-03-30T09:25:00Z">
                <w:r w:rsidR="00940C18" w:rsidRPr="008915FD" w:rsidDel="00DC2EB9">
                  <w:rPr>
                    <w:rFonts w:asciiTheme="minorHAnsi" w:hAnsiTheme="minorHAnsi" w:cstheme="minorHAnsi"/>
                    <w:b/>
                    <w:bCs/>
                    <w:szCs w:val="20"/>
                  </w:rPr>
                  <w:delText>p</w:delText>
                </w:r>
              </w:del>
              <w:r w:rsidR="00940C18" w:rsidRPr="008915FD">
                <w:rPr>
                  <w:rFonts w:asciiTheme="minorHAnsi" w:hAnsiTheme="minorHAnsi" w:cstheme="minorHAnsi"/>
                  <w:b/>
                  <w:bCs/>
                  <w:szCs w:val="20"/>
                </w:rPr>
                <w:t>enyakit tersebut telah dilindungi oleh pertanggungan sebelumnya atau oleh perusahaan asuransi lainnya;</w:t>
              </w:r>
            </w:ins>
            <w:del w:id="903" w:author="Indria Mukti Efayanti" w:date="2025-01-08T14:46:00Z" w16du:dateUtc="2025-01-08T07:46:00Z">
              <w:r w:rsidRPr="008915FD" w:rsidDel="00B514AB">
                <w:rPr>
                  <w:rFonts w:asciiTheme="minorHAnsi" w:hAnsiTheme="minorHAnsi" w:cstheme="minorHAnsi"/>
                  <w:b/>
                  <w:bCs/>
                  <w:szCs w:val="20"/>
                </w:rPr>
                <w:delText>,</w:delText>
              </w:r>
            </w:del>
          </w:p>
          <w:p w14:paraId="02A98DC7" w14:textId="77777777" w:rsidR="00940C18" w:rsidRPr="008915FD" w:rsidDel="00940C18" w:rsidRDefault="00940C18">
            <w:pPr>
              <w:pStyle w:val="BodyTextIndent"/>
              <w:rPr>
                <w:del w:id="904" w:author="Indria Mukti Efayanti" w:date="2025-04-25T17:00:00Z" w16du:dateUtc="2025-04-25T10:00:00Z"/>
                <w:rFonts w:asciiTheme="minorHAnsi" w:hAnsiTheme="minorHAnsi" w:cstheme="minorHAnsi"/>
                <w:b/>
                <w:bCs/>
                <w:szCs w:val="20"/>
              </w:rPr>
              <w:pPrChange w:id="905" w:author="Indria Mukti Efayanti" w:date="2025-04-25T17:00:00Z" w16du:dateUtc="2025-04-25T10:00:00Z">
                <w:pPr>
                  <w:pStyle w:val="BodyTextIndent"/>
                  <w:numPr>
                    <w:numId w:val="75"/>
                  </w:numPr>
                  <w:ind w:left="720" w:hanging="360"/>
                </w:pPr>
              </w:pPrChange>
            </w:pPr>
          </w:p>
          <w:p w14:paraId="3DB0B421"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 xml:space="preserve">Penyakit atau keadaan kritis yang disebabkan langsung atau tidak langsung oleh </w:t>
            </w:r>
            <w:r w:rsidRPr="00DC2EB9">
              <w:rPr>
                <w:rFonts w:asciiTheme="minorHAnsi" w:hAnsiTheme="minorHAnsi" w:cstheme="minorHAnsi"/>
                <w:b/>
                <w:bCs/>
                <w:i/>
                <w:iCs/>
                <w:szCs w:val="20"/>
                <w:rPrChange w:id="906" w:author="Aswin Nabila" w:date="2026-03-30T16:25:00Z" w16du:dateUtc="2026-03-30T09:25:00Z">
                  <w:rPr>
                    <w:rFonts w:asciiTheme="minorHAnsi" w:hAnsiTheme="minorHAnsi" w:cstheme="minorHAnsi"/>
                    <w:b/>
                    <w:bCs/>
                    <w:szCs w:val="20"/>
                  </w:rPr>
                </w:rPrChange>
              </w:rPr>
              <w:t>Acquired Immune Deficiency Syndrome</w:t>
            </w:r>
            <w:r w:rsidRPr="008915FD">
              <w:rPr>
                <w:rFonts w:asciiTheme="minorHAnsi" w:hAnsiTheme="minorHAnsi" w:cstheme="minorHAnsi"/>
                <w:b/>
                <w:bCs/>
                <w:szCs w:val="20"/>
              </w:rPr>
              <w:t xml:space="preserve"> (AIDS) atau </w:t>
            </w:r>
            <w:r w:rsidRPr="00DC2EB9">
              <w:rPr>
                <w:rFonts w:asciiTheme="minorHAnsi" w:hAnsiTheme="minorHAnsi" w:cstheme="minorHAnsi"/>
                <w:b/>
                <w:bCs/>
                <w:i/>
                <w:iCs/>
                <w:szCs w:val="20"/>
                <w:rPrChange w:id="907" w:author="Aswin Nabila" w:date="2026-03-30T16:25:00Z" w16du:dateUtc="2026-03-30T09:25:00Z">
                  <w:rPr>
                    <w:rFonts w:asciiTheme="minorHAnsi" w:hAnsiTheme="minorHAnsi" w:cstheme="minorHAnsi"/>
                    <w:b/>
                    <w:bCs/>
                    <w:szCs w:val="20"/>
                  </w:rPr>
                </w:rPrChange>
              </w:rPr>
              <w:t>AIDS Associated Complex</w:t>
            </w:r>
            <w:r w:rsidRPr="008915FD">
              <w:rPr>
                <w:rFonts w:asciiTheme="minorHAnsi" w:hAnsiTheme="minorHAnsi" w:cstheme="minorHAnsi"/>
                <w:b/>
                <w:bCs/>
                <w:szCs w:val="20"/>
              </w:rPr>
              <w:t xml:space="preserve"> (ARC), atau disebabkan oleh infeksi </w:t>
            </w:r>
            <w:r w:rsidRPr="00DC2EB9">
              <w:rPr>
                <w:rFonts w:asciiTheme="minorHAnsi" w:hAnsiTheme="minorHAnsi" w:cstheme="minorHAnsi"/>
                <w:b/>
                <w:bCs/>
                <w:i/>
                <w:iCs/>
                <w:szCs w:val="20"/>
                <w:rPrChange w:id="908" w:author="Aswin Nabila" w:date="2026-03-30T16:26:00Z" w16du:dateUtc="2026-03-30T09:26:00Z">
                  <w:rPr>
                    <w:rFonts w:asciiTheme="minorHAnsi" w:hAnsiTheme="minorHAnsi" w:cstheme="minorHAnsi"/>
                    <w:b/>
                    <w:bCs/>
                    <w:szCs w:val="20"/>
                  </w:rPr>
                </w:rPrChange>
              </w:rPr>
              <w:t>Human Immunodeficiency Virus</w:t>
            </w:r>
            <w:r w:rsidRPr="008915FD">
              <w:rPr>
                <w:rFonts w:asciiTheme="minorHAnsi" w:hAnsiTheme="minorHAnsi" w:cstheme="minorHAnsi"/>
                <w:b/>
                <w:bCs/>
                <w:szCs w:val="20"/>
              </w:rPr>
              <w:t xml:space="preserve">, kecuali dalam keadaan tertentu yang dijamin dan termasuk dalam </w:t>
            </w:r>
            <w:ins w:id="909" w:author="Aswin Nabila" w:date="2026-03-30T16:12:00Z" w16du:dateUtc="2026-03-30T09:12:00Z">
              <w:r w:rsidR="00433ACA" w:rsidRPr="00433ACA">
                <w:rPr>
                  <w:rFonts w:asciiTheme="minorHAnsi" w:hAnsiTheme="minorHAnsi" w:cstheme="minorHAnsi"/>
                  <w:b/>
                  <w:bCs/>
                  <w:szCs w:val="20"/>
                  <w:highlight w:val="green"/>
                  <w:rPrChange w:id="910" w:author="Aswin Nabila" w:date="2026-03-30T16:12:00Z" w16du:dateUtc="2026-03-30T09:12:00Z">
                    <w:rPr>
                      <w:rFonts w:asciiTheme="minorHAnsi" w:hAnsiTheme="minorHAnsi" w:cstheme="minorHAnsi"/>
                      <w:b/>
                      <w:bCs/>
                      <w:szCs w:val="20"/>
                    </w:rPr>
                  </w:rPrChange>
                </w:rPr>
                <w:t>P</w:t>
              </w:r>
            </w:ins>
            <w:del w:id="911" w:author="Aswin Nabila" w:date="2026-03-30T16:12:00Z" w16du:dateUtc="2026-03-30T09:12:00Z">
              <w:r w:rsidRPr="008915FD" w:rsidDel="00433ACA">
                <w:rPr>
                  <w:rFonts w:asciiTheme="minorHAnsi" w:hAnsiTheme="minorHAnsi" w:cstheme="minorHAnsi"/>
                  <w:b/>
                  <w:bCs/>
                  <w:szCs w:val="20"/>
                </w:rPr>
                <w:delText>p</w:delText>
              </w:r>
            </w:del>
            <w:r w:rsidRPr="008915FD">
              <w:rPr>
                <w:rFonts w:asciiTheme="minorHAnsi" w:hAnsiTheme="minorHAnsi" w:cstheme="minorHAnsi"/>
                <w:b/>
                <w:bCs/>
                <w:szCs w:val="20"/>
              </w:rPr>
              <w:t>olis</w:t>
            </w:r>
            <w:ins w:id="912" w:author="Indria Mukti Efayanti" w:date="2025-01-08T14:46:00Z" w16du:dateUtc="2025-01-08T07:46:00Z">
              <w:r w:rsidRPr="008915FD">
                <w:rPr>
                  <w:rFonts w:asciiTheme="minorHAnsi" w:hAnsiTheme="minorHAnsi" w:cstheme="minorHAnsi"/>
                  <w:b/>
                  <w:bCs/>
                  <w:szCs w:val="20"/>
                </w:rPr>
                <w:t>;</w:t>
              </w:r>
            </w:ins>
            <w:del w:id="913" w:author="Indria Mukti Efayanti" w:date="2025-01-08T14:46:00Z" w16du:dateUtc="2025-01-08T07:46:00Z">
              <w:r w:rsidRPr="008915FD" w:rsidDel="00B514AB">
                <w:rPr>
                  <w:rFonts w:asciiTheme="minorHAnsi" w:hAnsiTheme="minorHAnsi" w:cstheme="minorHAnsi"/>
                  <w:b/>
                  <w:bCs/>
                  <w:szCs w:val="20"/>
                </w:rPr>
                <w:delText>,</w:delText>
              </w:r>
            </w:del>
          </w:p>
          <w:p w14:paraId="3EFB2F9B"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Pengobatan kelainan kongenital atau cacat fisik akibat persalinan</w:t>
            </w:r>
            <w:ins w:id="914" w:author="Aswin Nabila" w:date="2026-03-30T16:12:00Z" w16du:dateUtc="2026-03-30T09:12:00Z">
              <w:r w:rsidR="00433ACA">
                <w:rPr>
                  <w:rFonts w:asciiTheme="minorHAnsi" w:hAnsiTheme="minorHAnsi" w:cstheme="minorHAnsi"/>
                  <w:b/>
                  <w:bCs/>
                  <w:szCs w:val="20"/>
                </w:rPr>
                <w:t>,</w:t>
              </w:r>
            </w:ins>
            <w:r w:rsidRPr="008915FD">
              <w:rPr>
                <w:rFonts w:asciiTheme="minorHAnsi" w:hAnsiTheme="minorHAnsi" w:cstheme="minorHAnsi"/>
                <w:b/>
                <w:bCs/>
                <w:szCs w:val="20"/>
              </w:rPr>
              <w:t xml:space="preserve"> </w:t>
            </w:r>
            <w:ins w:id="915" w:author="Aswin Nabila" w:date="2026-03-30T16:12:00Z" w16du:dateUtc="2026-03-30T09:12:00Z">
              <w:r w:rsidR="00433ACA" w:rsidRPr="00433ACA">
                <w:rPr>
                  <w:rFonts w:asciiTheme="minorHAnsi" w:hAnsiTheme="minorHAnsi" w:cstheme="minorHAnsi"/>
                  <w:b/>
                  <w:bCs/>
                  <w:szCs w:val="20"/>
                  <w:highlight w:val="green"/>
                  <w:rPrChange w:id="916" w:author="Aswin Nabila" w:date="2026-03-30T16:12:00Z" w16du:dateUtc="2026-03-30T09:12:00Z">
                    <w:rPr>
                      <w:rFonts w:asciiTheme="minorHAnsi" w:hAnsiTheme="minorHAnsi" w:cstheme="minorHAnsi"/>
                      <w:b/>
                      <w:bCs/>
                      <w:szCs w:val="20"/>
                    </w:rPr>
                  </w:rPrChange>
                </w:rPr>
                <w:t>p</w:t>
              </w:r>
            </w:ins>
            <w:del w:id="917" w:author="Aswin Nabila" w:date="2026-03-30T16:12:00Z" w16du:dateUtc="2026-03-30T09:12:00Z">
              <w:r w:rsidRPr="008915FD" w:rsidDel="00433ACA">
                <w:rPr>
                  <w:rFonts w:asciiTheme="minorHAnsi" w:hAnsiTheme="minorHAnsi" w:cstheme="minorHAnsi"/>
                  <w:b/>
                  <w:bCs/>
                  <w:szCs w:val="20"/>
                </w:rPr>
                <w:delText>P</w:delText>
              </w:r>
            </w:del>
            <w:r w:rsidRPr="008915FD">
              <w:rPr>
                <w:rFonts w:asciiTheme="minorHAnsi" w:hAnsiTheme="minorHAnsi" w:cstheme="minorHAnsi"/>
                <w:b/>
                <w:bCs/>
                <w:szCs w:val="20"/>
              </w:rPr>
              <w:t>engobatan akibat kehamilan, keguguran, aborsi, persalinan, sterilisasi, kontrasepsi, pengobatan infertilitas, subfertilitas atau operasi kontrasepsi apa pun, dan operasi ganti kelamin</w:t>
            </w:r>
            <w:ins w:id="918" w:author="Indria Mukti Efayanti" w:date="2025-01-08T14:46:00Z" w16du:dateUtc="2025-01-08T07:46:00Z">
              <w:r w:rsidRPr="008915FD">
                <w:rPr>
                  <w:rFonts w:asciiTheme="minorHAnsi" w:hAnsiTheme="minorHAnsi" w:cstheme="minorHAnsi"/>
                  <w:b/>
                  <w:bCs/>
                  <w:szCs w:val="20"/>
                </w:rPr>
                <w:t>;</w:t>
              </w:r>
            </w:ins>
            <w:del w:id="919" w:author="Indria Mukti Efayanti" w:date="2025-01-08T14:46:00Z" w16du:dateUtc="2025-01-08T07:46:00Z">
              <w:r w:rsidRPr="008915FD" w:rsidDel="00B514AB">
                <w:rPr>
                  <w:rFonts w:asciiTheme="minorHAnsi" w:hAnsiTheme="minorHAnsi" w:cstheme="minorHAnsi"/>
                  <w:b/>
                  <w:bCs/>
                  <w:szCs w:val="20"/>
                </w:rPr>
                <w:delText>,</w:delText>
              </w:r>
            </w:del>
          </w:p>
          <w:p w14:paraId="455E2114"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Mencederai diri sendiri dengan sengaja, percobaan bunuh diri baik sadar maupun tidak sadar</w:t>
            </w:r>
            <w:ins w:id="920" w:author="Indria Mukti Efayanti" w:date="2025-01-08T14:46:00Z" w16du:dateUtc="2025-01-08T07:46:00Z">
              <w:r w:rsidRPr="008915FD">
                <w:rPr>
                  <w:rFonts w:asciiTheme="minorHAnsi" w:hAnsiTheme="minorHAnsi" w:cstheme="minorHAnsi"/>
                  <w:b/>
                  <w:bCs/>
                  <w:szCs w:val="20"/>
                </w:rPr>
                <w:t>;</w:t>
              </w:r>
            </w:ins>
            <w:del w:id="921" w:author="Indria Mukti Efayanti" w:date="2025-01-08T14:46:00Z" w16du:dateUtc="2025-01-08T07:46:00Z">
              <w:r w:rsidRPr="008915FD" w:rsidDel="00B514AB">
                <w:rPr>
                  <w:rFonts w:asciiTheme="minorHAnsi" w:hAnsiTheme="minorHAnsi" w:cstheme="minorHAnsi"/>
                  <w:b/>
                  <w:bCs/>
                  <w:szCs w:val="20"/>
                </w:rPr>
                <w:delText>.</w:delText>
              </w:r>
            </w:del>
          </w:p>
          <w:p w14:paraId="4727D8F4" w14:textId="77777777" w:rsidR="009464E5" w:rsidRPr="008915FD" w:rsidRDefault="009464E5" w:rsidP="009464E5">
            <w:pPr>
              <w:pStyle w:val="BodyTextIndent"/>
              <w:numPr>
                <w:ilvl w:val="0"/>
                <w:numId w:val="75"/>
              </w:numPr>
              <w:ind w:left="720" w:hanging="360"/>
              <w:rPr>
                <w:rFonts w:asciiTheme="minorHAnsi" w:hAnsiTheme="minorHAnsi" w:cstheme="minorHAnsi"/>
                <w:b/>
                <w:bCs/>
                <w:szCs w:val="20"/>
              </w:rPr>
            </w:pPr>
            <w:r w:rsidRPr="008915FD">
              <w:rPr>
                <w:rFonts w:asciiTheme="minorHAnsi" w:hAnsiTheme="minorHAnsi" w:cstheme="minorHAnsi"/>
                <w:b/>
                <w:bCs/>
                <w:szCs w:val="20"/>
              </w:rPr>
              <w:t>Tertanggung berada di bawah pengaruh alkohol, narkotika, atau obat-obatan psikotropika kecuali untuk penggunaan yang sah dan dengan resep dari ahli kesehatan terdaftar</w:t>
            </w:r>
            <w:ins w:id="922" w:author="Indria Mukti Efayanti" w:date="2025-01-08T14:46:00Z" w16du:dateUtc="2025-01-08T07:46:00Z">
              <w:r w:rsidRPr="008915FD">
                <w:rPr>
                  <w:rFonts w:asciiTheme="minorHAnsi" w:hAnsiTheme="minorHAnsi" w:cstheme="minorHAnsi"/>
                  <w:b/>
                  <w:bCs/>
                  <w:szCs w:val="20"/>
                </w:rPr>
                <w:t>; atau</w:t>
              </w:r>
            </w:ins>
            <w:del w:id="923" w:author="Indria Mukti Efayanti" w:date="2025-01-08T14:46:00Z" w16du:dateUtc="2025-01-08T07:46:00Z">
              <w:r w:rsidRPr="008915FD" w:rsidDel="00B514AB">
                <w:rPr>
                  <w:rFonts w:asciiTheme="minorHAnsi" w:hAnsiTheme="minorHAnsi" w:cstheme="minorHAnsi"/>
                  <w:b/>
                  <w:bCs/>
                  <w:szCs w:val="20"/>
                </w:rPr>
                <w:delText>.</w:delText>
              </w:r>
            </w:del>
          </w:p>
          <w:p w14:paraId="5EBAD691" w14:textId="77777777" w:rsidR="009464E5" w:rsidDel="00DC2EB9" w:rsidRDefault="009464E5">
            <w:pPr>
              <w:pStyle w:val="BodyTextIndent"/>
              <w:numPr>
                <w:ilvl w:val="0"/>
                <w:numId w:val="75"/>
              </w:numPr>
              <w:ind w:left="720" w:hanging="360"/>
              <w:rPr>
                <w:del w:id="924" w:author="Rosita P L Tobing" w:date="2026-03-30T10:40:00Z" w16du:dateUtc="2026-03-30T03:40:00Z"/>
                <w:rFonts w:asciiTheme="minorHAnsi" w:hAnsiTheme="minorHAnsi" w:cstheme="minorHAnsi"/>
                <w:b/>
                <w:bCs/>
                <w:szCs w:val="20"/>
              </w:rPr>
            </w:pPr>
            <w:r w:rsidRPr="008915FD">
              <w:rPr>
                <w:rFonts w:asciiTheme="minorHAnsi" w:hAnsiTheme="minorHAnsi" w:cstheme="minorHAnsi"/>
                <w:b/>
                <w:bCs/>
                <w:szCs w:val="20"/>
              </w:rPr>
              <w:t xml:space="preserve">Tidak mengikuti </w:t>
            </w:r>
            <w:del w:id="925" w:author="Aswin Nabila" w:date="2026-03-30T16:12:00Z" w16du:dateUtc="2026-03-30T09:12:00Z">
              <w:r w:rsidRPr="00433ACA" w:rsidDel="00433ACA">
                <w:rPr>
                  <w:rFonts w:cstheme="minorHAnsi"/>
                  <w:b/>
                  <w:bCs/>
                  <w:szCs w:val="20"/>
                  <w:highlight w:val="green"/>
                  <w:rPrChange w:id="926" w:author="Aswin Nabila" w:date="2026-03-30T16:12:00Z" w16du:dateUtc="2026-03-30T09:12:00Z">
                    <w:rPr>
                      <w:rFonts w:cstheme="minorHAnsi"/>
                      <w:b/>
                      <w:bCs/>
                      <w:szCs w:val="20"/>
                    </w:rPr>
                  </w:rPrChange>
                </w:rPr>
                <w:delText xml:space="preserve">nasehat </w:delText>
              </w:r>
            </w:del>
            <w:ins w:id="927" w:author="Aswin Nabila" w:date="2026-03-30T16:12:00Z" w16du:dateUtc="2026-03-30T09:12:00Z">
              <w:r w:rsidR="00433ACA" w:rsidRPr="00433ACA">
                <w:rPr>
                  <w:rFonts w:cstheme="minorHAnsi"/>
                  <w:b/>
                  <w:bCs/>
                  <w:szCs w:val="20"/>
                  <w:highlight w:val="green"/>
                  <w:rPrChange w:id="928" w:author="Aswin Nabila" w:date="2026-03-30T16:12:00Z" w16du:dateUtc="2026-03-30T09:12:00Z">
                    <w:rPr>
                      <w:rFonts w:cstheme="minorHAnsi"/>
                      <w:b/>
                      <w:bCs/>
                      <w:szCs w:val="20"/>
                    </w:rPr>
                  </w:rPrChange>
                </w:rPr>
                <w:t>saran</w:t>
              </w:r>
              <w:r w:rsidR="00433ACA" w:rsidRPr="008915FD">
                <w:rPr>
                  <w:rFonts w:asciiTheme="minorHAnsi" w:hAnsiTheme="minorHAnsi" w:cstheme="minorHAnsi"/>
                  <w:b/>
                  <w:bCs/>
                  <w:szCs w:val="20"/>
                </w:rPr>
                <w:t xml:space="preserve"> </w:t>
              </w:r>
            </w:ins>
            <w:r w:rsidRPr="008915FD">
              <w:rPr>
                <w:rFonts w:asciiTheme="minorHAnsi" w:hAnsiTheme="minorHAnsi" w:cstheme="minorHAnsi"/>
                <w:b/>
                <w:bCs/>
                <w:szCs w:val="20"/>
              </w:rPr>
              <w:t>medis yang diberikan</w:t>
            </w:r>
            <w:ins w:id="929" w:author="Indria Mukti Efayanti" w:date="2025-01-08T14:46:00Z" w16du:dateUtc="2025-01-08T07:46:00Z">
              <w:r w:rsidRPr="008915FD">
                <w:rPr>
                  <w:rFonts w:asciiTheme="minorHAnsi" w:hAnsiTheme="minorHAnsi" w:cstheme="minorHAnsi"/>
                  <w:b/>
                  <w:bCs/>
                  <w:szCs w:val="20"/>
                </w:rPr>
                <w:t>.</w:t>
              </w:r>
            </w:ins>
            <w:del w:id="930" w:author="Indria Mukti Efayanti" w:date="2025-01-08T14:46:00Z" w16du:dateUtc="2025-01-08T07:46:00Z">
              <w:r w:rsidRPr="008915FD" w:rsidDel="00B514AB">
                <w:rPr>
                  <w:rFonts w:asciiTheme="minorHAnsi" w:hAnsiTheme="minorHAnsi" w:cstheme="minorHAnsi"/>
                  <w:b/>
                  <w:bCs/>
                  <w:szCs w:val="20"/>
                </w:rPr>
                <w:delText>.</w:delText>
              </w:r>
            </w:del>
          </w:p>
          <w:p w14:paraId="40C64EEB" w14:textId="77777777" w:rsidR="00DC2EB9" w:rsidRPr="008915FD" w:rsidRDefault="00DC2EB9" w:rsidP="009464E5">
            <w:pPr>
              <w:pStyle w:val="BodyTextIndent"/>
              <w:numPr>
                <w:ilvl w:val="0"/>
                <w:numId w:val="75"/>
              </w:numPr>
              <w:ind w:left="720" w:hanging="360"/>
              <w:rPr>
                <w:ins w:id="931" w:author="Aswin Nabila" w:date="2026-03-30T16:28:00Z" w16du:dateUtc="2026-03-30T09:28:00Z"/>
                <w:rFonts w:asciiTheme="minorHAnsi" w:hAnsiTheme="minorHAnsi" w:cstheme="minorHAnsi"/>
                <w:b/>
                <w:bCs/>
                <w:szCs w:val="20"/>
              </w:rPr>
            </w:pPr>
          </w:p>
          <w:p w14:paraId="12CE69D6" w14:textId="77777777" w:rsidR="009464E5" w:rsidRPr="00A820BE" w:rsidDel="00014D98" w:rsidRDefault="009464E5">
            <w:pPr>
              <w:pStyle w:val="BodyTextIndent"/>
              <w:ind w:left="720" w:firstLine="0"/>
              <w:rPr>
                <w:del w:id="932" w:author="Indria Mukti Efayanti" w:date="2024-12-20T12:14:00Z" w16du:dateUtc="2024-12-20T05:14:00Z"/>
                <w:rFonts w:asciiTheme="minorHAnsi" w:hAnsiTheme="minorHAnsi" w:cstheme="minorHAnsi"/>
                <w:b/>
                <w:bCs/>
                <w:szCs w:val="20"/>
              </w:rPr>
              <w:pPrChange w:id="933" w:author="Aswin Nabila" w:date="2026-03-30T16:28:00Z" w16du:dateUtc="2026-03-30T09:28:00Z">
                <w:pPr>
                  <w:pStyle w:val="BodyTextIndent"/>
                </w:pPr>
              </w:pPrChange>
            </w:pPr>
          </w:p>
          <w:p w14:paraId="13BEEFC4" w14:textId="77777777" w:rsidR="009464E5" w:rsidRPr="008915FD" w:rsidRDefault="009464E5">
            <w:pPr>
              <w:pStyle w:val="BodyTextIndent"/>
              <w:ind w:left="720" w:firstLine="0"/>
              <w:rPr>
                <w:rFonts w:asciiTheme="minorHAnsi" w:hAnsiTheme="minorHAnsi" w:cstheme="minorHAnsi"/>
                <w:b/>
                <w:bCs/>
                <w:szCs w:val="20"/>
              </w:rPr>
              <w:pPrChange w:id="934" w:author="Aswin Nabila" w:date="2026-03-30T16:28:00Z" w16du:dateUtc="2026-03-30T09:28:00Z">
                <w:pPr>
                  <w:pStyle w:val="BodyTextIndent"/>
                </w:pPr>
              </w:pPrChange>
            </w:pPr>
          </w:p>
        </w:tc>
        <w:tc>
          <w:tcPr>
            <w:tcW w:w="5535" w:type="dxa"/>
            <w:gridSpan w:val="22"/>
            <w:tcBorders>
              <w:top w:val="single" w:sz="4" w:space="0" w:color="auto"/>
              <w:left w:val="single" w:sz="4" w:space="0" w:color="auto"/>
              <w:bottom w:val="single" w:sz="4" w:space="0" w:color="auto"/>
              <w:right w:val="single" w:sz="4" w:space="0" w:color="auto"/>
            </w:tcBorders>
          </w:tcPr>
          <w:p w14:paraId="1F00EE73" w14:textId="77777777" w:rsidR="009464E5" w:rsidRPr="008915FD" w:rsidRDefault="009464E5" w:rsidP="009464E5">
            <w:pPr>
              <w:pStyle w:val="BodyTextIndent"/>
              <w:numPr>
                <w:ilvl w:val="6"/>
                <w:numId w:val="71"/>
              </w:numPr>
              <w:ind w:left="360"/>
              <w:rPr>
                <w:rFonts w:asciiTheme="minorHAnsi" w:hAnsiTheme="minorHAnsi" w:cstheme="minorHAnsi"/>
                <w:b/>
                <w:bCs/>
                <w:szCs w:val="20"/>
              </w:rPr>
            </w:pPr>
            <w:r w:rsidRPr="008915FD">
              <w:rPr>
                <w:rFonts w:asciiTheme="minorHAnsi" w:hAnsiTheme="minorHAnsi" w:cstheme="minorHAnsi"/>
                <w:b/>
                <w:bCs/>
                <w:szCs w:val="20"/>
              </w:rPr>
              <w:lastRenderedPageBreak/>
              <w:t xml:space="preserve">Ketidakmampuan total </w:t>
            </w:r>
            <w:ins w:id="935" w:author="Indria Mukti Efayanti" w:date="2024-12-20T10:53:00Z" w16du:dateUtc="2024-12-20T03:53:00Z">
              <w:r w:rsidRPr="008915FD">
                <w:rPr>
                  <w:rFonts w:asciiTheme="minorHAnsi" w:hAnsiTheme="minorHAnsi" w:cstheme="minorHAnsi"/>
                  <w:b/>
                  <w:bCs/>
                  <w:szCs w:val="20"/>
                </w:rPr>
                <w:t xml:space="preserve">dan </w:t>
              </w:r>
            </w:ins>
            <w:r w:rsidRPr="008915FD">
              <w:rPr>
                <w:rFonts w:asciiTheme="minorHAnsi" w:hAnsiTheme="minorHAnsi" w:cstheme="minorHAnsi"/>
                <w:b/>
                <w:bCs/>
                <w:szCs w:val="20"/>
              </w:rPr>
              <w:t>tetap</w:t>
            </w:r>
          </w:p>
          <w:p w14:paraId="01C866C1" w14:textId="77777777" w:rsidR="009464E5" w:rsidRPr="008915FD" w:rsidRDefault="009464E5" w:rsidP="009464E5">
            <w:pPr>
              <w:pStyle w:val="ListParagraph"/>
              <w:numPr>
                <w:ilvl w:val="0"/>
                <w:numId w:val="76"/>
              </w:numPr>
              <w:ind w:left="720"/>
              <w:rPr>
                <w:rFonts w:eastAsia="Times New Roman" w:cstheme="minorHAnsi"/>
                <w:b/>
                <w:bCs/>
                <w:kern w:val="0"/>
                <w:sz w:val="20"/>
                <w:szCs w:val="20"/>
                <w14:ligatures w14:val="none"/>
              </w:rPr>
            </w:pPr>
            <w:r w:rsidRPr="008915FD">
              <w:rPr>
                <w:rFonts w:eastAsia="Times New Roman" w:cstheme="minorHAnsi"/>
                <w:b/>
                <w:bCs/>
                <w:kern w:val="0"/>
                <w:sz w:val="20"/>
                <w:szCs w:val="20"/>
                <w14:ligatures w14:val="none"/>
              </w:rPr>
              <w:t xml:space="preserve">Penyakit atau kondisi yang sudah </w:t>
            </w:r>
            <w:del w:id="936" w:author="Yuyun Yunengsih" w:date="2026-03-30T12:53:00Z" w16du:dateUtc="2026-03-30T05:53:00Z">
              <w:r w:rsidRPr="00AC4684" w:rsidDel="00AC4684">
                <w:rPr>
                  <w:rFonts w:eastAsia="Times New Roman" w:cstheme="minorHAnsi"/>
                  <w:b/>
                  <w:bCs/>
                  <w:kern w:val="0"/>
                  <w:sz w:val="20"/>
                  <w:szCs w:val="20"/>
                  <w:highlight w:val="green"/>
                  <w14:ligatures w14:val="none"/>
                  <w:rPrChange w:id="937" w:author="Yuyun Yunengsih" w:date="2026-03-30T12:53:00Z" w16du:dateUtc="2026-03-30T05:53:00Z">
                    <w:rPr>
                      <w:rFonts w:eastAsia="Times New Roman" w:cstheme="minorHAnsi"/>
                      <w:b/>
                      <w:bCs/>
                      <w:kern w:val="0"/>
                      <w:sz w:val="20"/>
                      <w:szCs w:val="20"/>
                      <w14:ligatures w14:val="none"/>
                    </w:rPr>
                  </w:rPrChange>
                </w:rPr>
                <w:delText xml:space="preserve">diterita </w:delText>
              </w:r>
            </w:del>
            <w:ins w:id="938" w:author="Yuyun Yunengsih" w:date="2026-03-30T12:53:00Z" w16du:dateUtc="2026-03-30T05:53:00Z">
              <w:r w:rsidR="00AC4684" w:rsidRPr="00AC4684">
                <w:rPr>
                  <w:rFonts w:eastAsia="Times New Roman" w:cstheme="minorHAnsi"/>
                  <w:b/>
                  <w:bCs/>
                  <w:kern w:val="0"/>
                  <w:sz w:val="20"/>
                  <w:szCs w:val="20"/>
                  <w:highlight w:val="green"/>
                  <w14:ligatures w14:val="none"/>
                  <w:rPrChange w:id="939" w:author="Yuyun Yunengsih" w:date="2026-03-30T12:53:00Z" w16du:dateUtc="2026-03-30T05:53:00Z">
                    <w:rPr>
                      <w:rFonts w:eastAsia="Times New Roman" w:cstheme="minorHAnsi"/>
                      <w:b/>
                      <w:bCs/>
                      <w:kern w:val="0"/>
                      <w:sz w:val="20"/>
                      <w:szCs w:val="20"/>
                      <w14:ligatures w14:val="none"/>
                    </w:rPr>
                  </w:rPrChange>
                </w:rPr>
                <w:t>diderita</w:t>
              </w:r>
              <w:r w:rsidR="00AC4684" w:rsidRPr="008915FD">
                <w:rPr>
                  <w:rFonts w:eastAsia="Times New Roman" w:cstheme="minorHAnsi"/>
                  <w:b/>
                  <w:bCs/>
                  <w:kern w:val="0"/>
                  <w:sz w:val="20"/>
                  <w:szCs w:val="20"/>
                  <w14:ligatures w14:val="none"/>
                </w:rPr>
                <w:t xml:space="preserve"> </w:t>
              </w:r>
            </w:ins>
            <w:r w:rsidRPr="008915FD">
              <w:rPr>
                <w:rFonts w:eastAsia="Times New Roman" w:cstheme="minorHAnsi"/>
                <w:b/>
                <w:bCs/>
                <w:kern w:val="0"/>
                <w:sz w:val="20"/>
                <w:szCs w:val="20"/>
                <w14:ligatures w14:val="none"/>
              </w:rPr>
              <w:t>atau diketahui oleh Tertanggung sebelum Tanggal Berlaku</w:t>
            </w:r>
            <w:ins w:id="940" w:author="Aswin Nabila" w:date="2026-03-30T16:13:00Z" w16du:dateUtc="2026-03-30T09:13:00Z">
              <w:r w:rsidR="006267D1" w:rsidRPr="006267D1">
                <w:rPr>
                  <w:rFonts w:eastAsia="Times New Roman" w:cstheme="minorHAnsi"/>
                  <w:b/>
                  <w:bCs/>
                  <w:kern w:val="0"/>
                  <w:sz w:val="20"/>
                  <w:szCs w:val="20"/>
                  <w:highlight w:val="green"/>
                  <w14:ligatures w14:val="none"/>
                  <w:rPrChange w:id="941" w:author="Aswin Nabila" w:date="2026-03-30T16:13:00Z" w16du:dateUtc="2026-03-30T09:13:00Z">
                    <w:rPr>
                      <w:rFonts w:eastAsia="Times New Roman" w:cstheme="minorHAnsi"/>
                      <w:b/>
                      <w:bCs/>
                      <w:kern w:val="0"/>
                      <w:sz w:val="20"/>
                      <w:szCs w:val="20"/>
                      <w14:ligatures w14:val="none"/>
                    </w:rPr>
                  </w:rPrChange>
                </w:rPr>
                <w:t>nya</w:t>
              </w:r>
            </w:ins>
            <w:r w:rsidRPr="008915FD">
              <w:rPr>
                <w:rFonts w:eastAsia="Times New Roman" w:cstheme="minorHAnsi"/>
                <w:b/>
                <w:bCs/>
                <w:kern w:val="0"/>
                <w:sz w:val="20"/>
                <w:szCs w:val="20"/>
                <w14:ligatures w14:val="none"/>
              </w:rPr>
              <w:t xml:space="preserve"> Polis atau Tanggal Pemulihan Polis </w:t>
            </w:r>
            <w:ins w:id="942" w:author="Aswin Nabila" w:date="2026-03-30T16:13:00Z" w16du:dateUtc="2026-03-30T09:13:00Z">
              <w:r w:rsidR="006267D1">
                <w:rPr>
                  <w:rFonts w:cstheme="minorHAnsi"/>
                  <w:b/>
                  <w:bCs/>
                  <w:szCs w:val="20"/>
                </w:rPr>
                <w:t>(</w:t>
              </w:r>
              <w:r w:rsidR="006267D1" w:rsidRPr="006267D1">
                <w:rPr>
                  <w:rFonts w:cstheme="minorHAnsi"/>
                  <w:b/>
                  <w:bCs/>
                  <w:i/>
                  <w:iCs/>
                  <w:sz w:val="20"/>
                  <w:szCs w:val="20"/>
                  <w:highlight w:val="green"/>
                  <w:rPrChange w:id="943" w:author="Aswin Nabila" w:date="2026-03-30T16:14:00Z" w16du:dateUtc="2026-03-30T09:14:00Z">
                    <w:rPr>
                      <w:rFonts w:cstheme="minorHAnsi"/>
                      <w:b/>
                      <w:bCs/>
                      <w:i/>
                      <w:iCs/>
                      <w:sz w:val="20"/>
                      <w:szCs w:val="20"/>
                      <w:highlight w:val="cyan"/>
                    </w:rPr>
                  </w:rPrChange>
                </w:rPr>
                <w:t>Reinstatement</w:t>
              </w:r>
              <w:r w:rsidR="006267D1" w:rsidRPr="006267D1">
                <w:rPr>
                  <w:rFonts w:cstheme="minorHAnsi"/>
                  <w:b/>
                  <w:bCs/>
                  <w:sz w:val="20"/>
                  <w:szCs w:val="20"/>
                  <w:highlight w:val="green"/>
                  <w:rPrChange w:id="944" w:author="Aswin Nabila" w:date="2026-03-30T16:14:00Z" w16du:dateUtc="2026-03-30T09:14:00Z">
                    <w:rPr>
                      <w:rFonts w:cstheme="minorHAnsi"/>
                      <w:b/>
                      <w:bCs/>
                      <w:sz w:val="20"/>
                      <w:szCs w:val="20"/>
                      <w:highlight w:val="cyan"/>
                    </w:rPr>
                  </w:rPrChange>
                </w:rPr>
                <w:t>)</w:t>
              </w:r>
              <w:r w:rsidR="006267D1" w:rsidRPr="00261BF1">
                <w:rPr>
                  <w:rFonts w:eastAsia="Times New Roman" w:cstheme="minorHAnsi"/>
                  <w:b/>
                  <w:bCs/>
                  <w:kern w:val="0"/>
                  <w:sz w:val="20"/>
                  <w:szCs w:val="20"/>
                  <w14:ligatures w14:val="none"/>
                </w:rPr>
                <w:t xml:space="preserve"> </w:t>
              </w:r>
            </w:ins>
            <w:r w:rsidRPr="008915FD">
              <w:rPr>
                <w:rFonts w:eastAsia="Times New Roman" w:cstheme="minorHAnsi"/>
                <w:b/>
                <w:bCs/>
                <w:kern w:val="0"/>
                <w:sz w:val="20"/>
                <w:szCs w:val="20"/>
                <w14:ligatures w14:val="none"/>
              </w:rPr>
              <w:t>(</w:t>
            </w:r>
            <w:r w:rsidRPr="008915FD">
              <w:rPr>
                <w:rFonts w:eastAsia="Times New Roman" w:cstheme="minorHAnsi"/>
                <w:b/>
                <w:bCs/>
                <w:i/>
                <w:iCs/>
                <w:kern w:val="0"/>
                <w:sz w:val="20"/>
                <w:szCs w:val="20"/>
                <w14:ligatures w14:val="none"/>
              </w:rPr>
              <w:t>Pre-</w:t>
            </w:r>
            <w:ins w:id="945" w:author="Aswin Nabila" w:date="2026-03-30T16:14:00Z" w16du:dateUtc="2026-03-30T09:14:00Z">
              <w:r w:rsidR="006267D1" w:rsidRPr="006267D1">
                <w:rPr>
                  <w:rFonts w:eastAsia="Times New Roman" w:cstheme="minorHAnsi"/>
                  <w:b/>
                  <w:bCs/>
                  <w:i/>
                  <w:iCs/>
                  <w:kern w:val="0"/>
                  <w:sz w:val="20"/>
                  <w:szCs w:val="20"/>
                  <w:highlight w:val="green"/>
                  <w14:ligatures w14:val="none"/>
                  <w:rPrChange w:id="946" w:author="Aswin Nabila" w:date="2026-03-30T16:14:00Z" w16du:dateUtc="2026-03-30T09:14:00Z">
                    <w:rPr>
                      <w:rFonts w:eastAsia="Times New Roman" w:cstheme="minorHAnsi"/>
                      <w:b/>
                      <w:bCs/>
                      <w:i/>
                      <w:iCs/>
                      <w:kern w:val="0"/>
                      <w:sz w:val="20"/>
                      <w:szCs w:val="20"/>
                      <w14:ligatures w14:val="none"/>
                    </w:rPr>
                  </w:rPrChange>
                </w:rPr>
                <w:t>E</w:t>
              </w:r>
            </w:ins>
            <w:del w:id="947" w:author="Aswin Nabila" w:date="2026-03-30T16:14:00Z" w16du:dateUtc="2026-03-30T09:14:00Z">
              <w:r w:rsidRPr="008915FD" w:rsidDel="006267D1">
                <w:rPr>
                  <w:rFonts w:eastAsia="Times New Roman" w:cstheme="minorHAnsi"/>
                  <w:b/>
                  <w:bCs/>
                  <w:i/>
                  <w:iCs/>
                  <w:kern w:val="0"/>
                  <w:sz w:val="20"/>
                  <w:szCs w:val="20"/>
                  <w14:ligatures w14:val="none"/>
                </w:rPr>
                <w:delText>e</w:delText>
              </w:r>
            </w:del>
            <w:r w:rsidRPr="008915FD">
              <w:rPr>
                <w:rFonts w:eastAsia="Times New Roman" w:cstheme="minorHAnsi"/>
                <w:b/>
                <w:bCs/>
                <w:i/>
                <w:iCs/>
                <w:kern w:val="0"/>
                <w:sz w:val="20"/>
                <w:szCs w:val="20"/>
                <w14:ligatures w14:val="none"/>
              </w:rPr>
              <w:t xml:space="preserve">xisting </w:t>
            </w:r>
            <w:ins w:id="948" w:author="Aswin Nabila" w:date="2026-03-30T16:14:00Z" w16du:dateUtc="2026-03-30T09:14:00Z">
              <w:r w:rsidR="006267D1" w:rsidRPr="006267D1">
                <w:rPr>
                  <w:rFonts w:eastAsia="Times New Roman" w:cstheme="minorHAnsi"/>
                  <w:b/>
                  <w:bCs/>
                  <w:i/>
                  <w:iCs/>
                  <w:kern w:val="0"/>
                  <w:sz w:val="20"/>
                  <w:szCs w:val="20"/>
                  <w:highlight w:val="green"/>
                  <w14:ligatures w14:val="none"/>
                  <w:rPrChange w:id="949" w:author="Aswin Nabila" w:date="2026-03-30T16:14:00Z" w16du:dateUtc="2026-03-30T09:14:00Z">
                    <w:rPr>
                      <w:rFonts w:eastAsia="Times New Roman" w:cstheme="minorHAnsi"/>
                      <w:b/>
                      <w:bCs/>
                      <w:i/>
                      <w:iCs/>
                      <w:kern w:val="0"/>
                      <w:sz w:val="20"/>
                      <w:szCs w:val="20"/>
                      <w14:ligatures w14:val="none"/>
                    </w:rPr>
                  </w:rPrChange>
                </w:rPr>
                <w:t>C</w:t>
              </w:r>
            </w:ins>
            <w:del w:id="950" w:author="Aswin Nabila" w:date="2026-03-30T16:14:00Z" w16du:dateUtc="2026-03-30T09:14:00Z">
              <w:r w:rsidRPr="008915FD" w:rsidDel="006267D1">
                <w:rPr>
                  <w:rFonts w:eastAsia="Times New Roman" w:cstheme="minorHAnsi"/>
                  <w:b/>
                  <w:bCs/>
                  <w:i/>
                  <w:iCs/>
                  <w:kern w:val="0"/>
                  <w:sz w:val="20"/>
                  <w:szCs w:val="20"/>
                  <w14:ligatures w14:val="none"/>
                </w:rPr>
                <w:delText>c</w:delText>
              </w:r>
            </w:del>
            <w:r w:rsidRPr="008915FD">
              <w:rPr>
                <w:rFonts w:eastAsia="Times New Roman" w:cstheme="minorHAnsi"/>
                <w:b/>
                <w:bCs/>
                <w:i/>
                <w:iCs/>
                <w:kern w:val="0"/>
                <w:sz w:val="20"/>
                <w:szCs w:val="20"/>
                <w14:ligatures w14:val="none"/>
              </w:rPr>
              <w:t>ondition</w:t>
            </w:r>
            <w:r w:rsidRPr="008915FD">
              <w:rPr>
                <w:rFonts w:eastAsia="Times New Roman" w:cstheme="minorHAnsi"/>
                <w:b/>
                <w:bCs/>
                <w:kern w:val="0"/>
                <w:sz w:val="20"/>
                <w:szCs w:val="20"/>
                <w14:ligatures w14:val="none"/>
              </w:rPr>
              <w:t>)</w:t>
            </w:r>
            <w:ins w:id="951" w:author="Indria Mukti Efayanti" w:date="2025-01-08T14:46:00Z" w16du:dateUtc="2025-01-08T07:46:00Z">
              <w:r w:rsidRPr="008915FD">
                <w:rPr>
                  <w:rFonts w:eastAsia="Times New Roman" w:cstheme="minorHAnsi"/>
                  <w:b/>
                  <w:bCs/>
                  <w:kern w:val="0"/>
                  <w:sz w:val="20"/>
                  <w:szCs w:val="20"/>
                  <w14:ligatures w14:val="none"/>
                </w:rPr>
                <w:t>;</w:t>
              </w:r>
            </w:ins>
            <w:del w:id="952" w:author="Indria Mukti Efayanti" w:date="2025-01-08T14:46:00Z" w16du:dateUtc="2025-01-08T07:46:00Z">
              <w:r w:rsidRPr="008915FD" w:rsidDel="00B514AB">
                <w:rPr>
                  <w:rFonts w:eastAsia="Times New Roman" w:cstheme="minorHAnsi"/>
                  <w:b/>
                  <w:bCs/>
                  <w:kern w:val="0"/>
                  <w:sz w:val="20"/>
                  <w:szCs w:val="20"/>
                  <w14:ligatures w14:val="none"/>
                </w:rPr>
                <w:delText>,</w:delText>
              </w:r>
            </w:del>
          </w:p>
          <w:p w14:paraId="001ABDB4" w14:textId="77777777" w:rsidR="009464E5" w:rsidRPr="008915FD" w:rsidRDefault="009464E5" w:rsidP="009464E5">
            <w:pPr>
              <w:pStyle w:val="ListParagraph"/>
              <w:numPr>
                <w:ilvl w:val="0"/>
                <w:numId w:val="76"/>
              </w:numPr>
              <w:ind w:left="720"/>
              <w:rPr>
                <w:rFonts w:eastAsia="Times New Roman" w:cstheme="minorHAnsi"/>
                <w:b/>
                <w:bCs/>
                <w:kern w:val="0"/>
                <w:sz w:val="20"/>
                <w:szCs w:val="20"/>
                <w14:ligatures w14:val="none"/>
              </w:rPr>
            </w:pPr>
            <w:r w:rsidRPr="008915FD">
              <w:rPr>
                <w:rFonts w:eastAsia="Times New Roman" w:cstheme="minorHAnsi"/>
                <w:b/>
                <w:bCs/>
                <w:kern w:val="0"/>
                <w:sz w:val="20"/>
                <w:szCs w:val="20"/>
                <w14:ligatures w14:val="none"/>
              </w:rPr>
              <w:t>Kelainan bawaan dari lahir</w:t>
            </w:r>
            <w:ins w:id="953" w:author="Indria Mukti Efayanti" w:date="2025-01-08T14:46:00Z" w16du:dateUtc="2025-01-08T07:46:00Z">
              <w:r w:rsidRPr="008915FD">
                <w:rPr>
                  <w:rFonts w:eastAsia="Times New Roman" w:cstheme="minorHAnsi"/>
                  <w:b/>
                  <w:bCs/>
                  <w:kern w:val="0"/>
                  <w:sz w:val="20"/>
                  <w:szCs w:val="20"/>
                  <w14:ligatures w14:val="none"/>
                </w:rPr>
                <w:t>;</w:t>
              </w:r>
            </w:ins>
            <w:del w:id="954" w:author="Indria Mukti Efayanti" w:date="2025-01-08T14:46:00Z" w16du:dateUtc="2025-01-08T07:46:00Z">
              <w:r w:rsidRPr="008915FD" w:rsidDel="00B514AB">
                <w:rPr>
                  <w:rFonts w:eastAsia="Times New Roman" w:cstheme="minorHAnsi"/>
                  <w:b/>
                  <w:bCs/>
                  <w:kern w:val="0"/>
                  <w:sz w:val="20"/>
                  <w:szCs w:val="20"/>
                  <w14:ligatures w14:val="none"/>
                </w:rPr>
                <w:delText>,</w:delText>
              </w:r>
            </w:del>
          </w:p>
          <w:p w14:paraId="1CEC4FBA"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szCs w:val="20"/>
              </w:rPr>
              <w:t>Perbuatan yang disengaja (</w:t>
            </w:r>
            <w:ins w:id="955" w:author="Aswin Nabila" w:date="2026-03-30T16:14:00Z" w16du:dateUtc="2026-03-30T09:14:00Z">
              <w:r w:rsidR="006267D1" w:rsidRPr="006267D1">
                <w:rPr>
                  <w:rFonts w:asciiTheme="minorHAnsi" w:hAnsiTheme="minorHAnsi" w:cstheme="minorHAnsi"/>
                  <w:b/>
                  <w:bCs/>
                  <w:szCs w:val="20"/>
                  <w:highlight w:val="green"/>
                  <w:rPrChange w:id="956" w:author="Aswin Nabila" w:date="2026-03-30T16:15:00Z" w16du:dateUtc="2026-03-30T09:15:00Z">
                    <w:rPr>
                      <w:rFonts w:asciiTheme="minorHAnsi" w:hAnsiTheme="minorHAnsi" w:cstheme="minorHAnsi"/>
                      <w:b/>
                      <w:bCs/>
                      <w:szCs w:val="20"/>
                    </w:rPr>
                  </w:rPrChange>
                </w:rPr>
                <w:t>k</w:t>
              </w:r>
            </w:ins>
            <w:del w:id="957" w:author="Aswin Nabila" w:date="2026-03-30T16:14:00Z" w16du:dateUtc="2026-03-30T09:14:00Z">
              <w:r w:rsidRPr="008915FD" w:rsidDel="006267D1">
                <w:rPr>
                  <w:rFonts w:asciiTheme="minorHAnsi" w:hAnsiTheme="minorHAnsi" w:cstheme="minorHAnsi"/>
                  <w:b/>
                  <w:bCs/>
                  <w:szCs w:val="20"/>
                </w:rPr>
                <w:delText>K</w:delText>
              </w:r>
            </w:del>
            <w:r w:rsidRPr="008915FD">
              <w:rPr>
                <w:rFonts w:asciiTheme="minorHAnsi" w:hAnsiTheme="minorHAnsi" w:cstheme="minorHAnsi"/>
                <w:b/>
                <w:bCs/>
                <w:szCs w:val="20"/>
              </w:rPr>
              <w:t>ehamilan, kemandulan, keguguran, aborsi, sterilisasi (Vasektomi/MOP dan Tubektomi/MOW) dan kontrasepsi, metode KB, pemeriksaan atau pengobatan impotensi, termasuk segala komplikasi yang timbul daripadanya dan cuci darah, kecanduan alkohol atau obat-obatan, tato, sunat, atau percobaan bunuh diri, pembedahan atau perawatan untuk tujuan kecantikan</w:t>
            </w:r>
            <w:ins w:id="958" w:author="Aswin Nabila" w:date="2026-03-30T16:15:00Z" w16du:dateUtc="2026-03-30T09:15:00Z">
              <w:r w:rsidR="006267D1" w:rsidRPr="006267D1">
                <w:rPr>
                  <w:rFonts w:asciiTheme="minorHAnsi" w:hAnsiTheme="minorHAnsi" w:cstheme="minorHAnsi"/>
                  <w:b/>
                  <w:bCs/>
                  <w:szCs w:val="20"/>
                  <w:highlight w:val="green"/>
                  <w:rPrChange w:id="959" w:author="Aswin Nabila" w:date="2026-03-30T16:15:00Z" w16du:dateUtc="2026-03-30T09:15:00Z">
                    <w:rPr>
                      <w:rFonts w:asciiTheme="minorHAnsi" w:hAnsiTheme="minorHAnsi" w:cstheme="minorHAnsi"/>
                      <w:b/>
                      <w:bCs/>
                      <w:szCs w:val="20"/>
                    </w:rPr>
                  </w:rPrChange>
                </w:rPr>
                <w:t>)</w:t>
              </w:r>
            </w:ins>
            <w:ins w:id="960" w:author="Indria Mukti Efayanti" w:date="2025-01-08T14:46:00Z" w16du:dateUtc="2025-01-08T07:46:00Z">
              <w:r w:rsidRPr="008915FD">
                <w:rPr>
                  <w:rFonts w:asciiTheme="minorHAnsi" w:hAnsiTheme="minorHAnsi" w:cstheme="minorHAnsi"/>
                  <w:b/>
                  <w:bCs/>
                  <w:szCs w:val="20"/>
                </w:rPr>
                <w:t>;</w:t>
              </w:r>
            </w:ins>
            <w:del w:id="961" w:author="Indria Mukti Efayanti" w:date="2025-01-08T14:46:00Z" w16du:dateUtc="2025-01-08T07:46:00Z">
              <w:r w:rsidRPr="008915FD" w:rsidDel="00B514AB">
                <w:rPr>
                  <w:rFonts w:asciiTheme="minorHAnsi" w:hAnsiTheme="minorHAnsi" w:cstheme="minorHAnsi"/>
                  <w:b/>
                  <w:bCs/>
                  <w:szCs w:val="20"/>
                </w:rPr>
                <w:delText>,</w:delText>
              </w:r>
            </w:del>
          </w:p>
          <w:p w14:paraId="30BB58EC" w14:textId="77777777" w:rsidR="009464E5" w:rsidRPr="008915FD" w:rsidRDefault="009464E5" w:rsidP="009464E5">
            <w:pPr>
              <w:pStyle w:val="BodyTextIndent"/>
              <w:numPr>
                <w:ilvl w:val="0"/>
                <w:numId w:val="76"/>
              </w:numPr>
              <w:ind w:left="720"/>
              <w:rPr>
                <w:rFonts w:asciiTheme="minorHAnsi" w:hAnsiTheme="minorHAnsi" w:cstheme="minorHAnsi"/>
                <w:b/>
                <w:bCs/>
                <w:szCs w:val="20"/>
                <w:rPrChange w:id="962" w:author="Indria Mukti Efayanti" w:date="2025-04-25T17:01:00Z" w16du:dateUtc="2025-04-25T10:01:00Z">
                  <w:rPr>
                    <w:rFonts w:cstheme="minorHAnsi"/>
                    <w:b/>
                    <w:bCs/>
                    <w:szCs w:val="20"/>
                  </w:rPr>
                </w:rPrChange>
              </w:rPr>
            </w:pPr>
            <w:r w:rsidRPr="008915FD">
              <w:rPr>
                <w:rFonts w:asciiTheme="minorHAnsi" w:hAnsiTheme="minorHAnsi" w:cstheme="minorHAnsi"/>
                <w:b/>
                <w:bCs/>
                <w:szCs w:val="20"/>
              </w:rPr>
              <w:t>Kecelakaan perjalanan pesawat kecuali Tertanggung merupakan penumpang maskapai penerbangan komersial dengan jadwal penerbangan tetap</w:t>
            </w:r>
            <w:ins w:id="963" w:author="Indria Mukti Efayanti" w:date="2025-01-08T14:46:00Z" w16du:dateUtc="2025-01-08T07:46:00Z">
              <w:r w:rsidRPr="008915FD">
                <w:rPr>
                  <w:rFonts w:asciiTheme="minorHAnsi" w:hAnsiTheme="minorHAnsi" w:cstheme="minorHAnsi"/>
                  <w:b/>
                  <w:bCs/>
                  <w:szCs w:val="20"/>
                </w:rPr>
                <w:t>;</w:t>
              </w:r>
            </w:ins>
            <w:del w:id="964" w:author="Indria Mukti Efayanti" w:date="2025-01-08T14:46:00Z" w16du:dateUtc="2025-01-08T07:46:00Z">
              <w:r w:rsidRPr="008915FD" w:rsidDel="00B514AB">
                <w:rPr>
                  <w:rFonts w:asciiTheme="minorHAnsi" w:hAnsiTheme="minorHAnsi" w:cstheme="minorHAnsi"/>
                  <w:b/>
                  <w:bCs/>
                  <w:szCs w:val="20"/>
                </w:rPr>
                <w:delText>,</w:delText>
              </w:r>
            </w:del>
          </w:p>
          <w:p w14:paraId="1E4F34D2" w14:textId="77777777" w:rsidR="009464E5" w:rsidRPr="008915FD" w:rsidRDefault="009464E5" w:rsidP="009464E5">
            <w:pPr>
              <w:pStyle w:val="BodyTextIndent"/>
              <w:numPr>
                <w:ilvl w:val="0"/>
                <w:numId w:val="76"/>
              </w:numPr>
              <w:ind w:left="720"/>
              <w:rPr>
                <w:rFonts w:asciiTheme="minorHAnsi" w:hAnsiTheme="minorHAnsi" w:cstheme="minorHAnsi"/>
                <w:b/>
                <w:bCs/>
                <w:szCs w:val="20"/>
                <w:rPrChange w:id="965" w:author="Indria Mukti Efayanti" w:date="2025-04-25T17:01:00Z" w16du:dateUtc="2025-04-25T10:01:00Z">
                  <w:rPr>
                    <w:rFonts w:cstheme="minorHAnsi"/>
                    <w:b/>
                    <w:bCs/>
                    <w:szCs w:val="20"/>
                  </w:rPr>
                </w:rPrChange>
              </w:rPr>
            </w:pPr>
            <w:r w:rsidRPr="008915FD">
              <w:rPr>
                <w:rFonts w:asciiTheme="minorHAnsi" w:hAnsiTheme="minorHAnsi" w:cstheme="minorHAnsi"/>
                <w:b/>
                <w:bCs/>
                <w:szCs w:val="20"/>
              </w:rPr>
              <w:t>Akibat dari Tertanggung melakukan tindak pidana atau percobaan bunuh diri</w:t>
            </w:r>
            <w:ins w:id="966" w:author="Indria Mukti Efayanti" w:date="2025-01-08T14:46:00Z" w16du:dateUtc="2025-01-08T07:46:00Z">
              <w:r w:rsidRPr="008915FD">
                <w:rPr>
                  <w:rFonts w:asciiTheme="minorHAnsi" w:hAnsiTheme="minorHAnsi" w:cstheme="minorHAnsi"/>
                  <w:b/>
                  <w:bCs/>
                  <w:szCs w:val="20"/>
                </w:rPr>
                <w:t>;</w:t>
              </w:r>
            </w:ins>
            <w:del w:id="967" w:author="Indria Mukti Efayanti" w:date="2025-01-08T14:46:00Z" w16du:dateUtc="2025-01-08T07:46:00Z">
              <w:r w:rsidRPr="008915FD" w:rsidDel="00B514AB">
                <w:rPr>
                  <w:rFonts w:asciiTheme="minorHAnsi" w:hAnsiTheme="minorHAnsi" w:cstheme="minorHAnsi"/>
                  <w:b/>
                  <w:bCs/>
                  <w:szCs w:val="20"/>
                </w:rPr>
                <w:delText>,</w:delText>
              </w:r>
            </w:del>
          </w:p>
          <w:p w14:paraId="5FAA2305"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szCs w:val="20"/>
              </w:rPr>
              <w:t>Kecacatan yang timbul akibat mengikuti segala jenis perlombaan (kecuali lari), terjun payung, aktivitas bawah air yang memerlukan alat bantu pernapasan, olahraga profesional (berbayar), dan aktivitas yang melanggar hukum</w:t>
            </w:r>
            <w:ins w:id="968" w:author="Indria Mukti Efayanti" w:date="2025-01-08T14:46:00Z" w16du:dateUtc="2025-01-08T07:46:00Z">
              <w:r w:rsidRPr="008915FD">
                <w:rPr>
                  <w:rFonts w:asciiTheme="minorHAnsi" w:hAnsiTheme="minorHAnsi" w:cstheme="minorHAnsi"/>
                  <w:b/>
                  <w:bCs/>
                  <w:szCs w:val="20"/>
                </w:rPr>
                <w:t>;</w:t>
              </w:r>
            </w:ins>
            <w:del w:id="969" w:author="Indria Mukti Efayanti" w:date="2025-01-08T14:46:00Z" w16du:dateUtc="2025-01-08T07:46:00Z">
              <w:r w:rsidRPr="008915FD" w:rsidDel="00B514AB">
                <w:rPr>
                  <w:rFonts w:asciiTheme="minorHAnsi" w:hAnsiTheme="minorHAnsi" w:cstheme="minorHAnsi"/>
                  <w:b/>
                  <w:bCs/>
                  <w:szCs w:val="20"/>
                </w:rPr>
                <w:delText>.</w:delText>
              </w:r>
            </w:del>
          </w:p>
          <w:p w14:paraId="1D0E62A4"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szCs w:val="20"/>
              </w:rPr>
              <w:t>Akibat reaksi atom atau nuklir</w:t>
            </w:r>
            <w:ins w:id="970" w:author="Indria Mukti Efayanti" w:date="2025-01-08T14:46:00Z" w16du:dateUtc="2025-01-08T07:46:00Z">
              <w:r w:rsidRPr="008915FD">
                <w:rPr>
                  <w:rFonts w:asciiTheme="minorHAnsi" w:hAnsiTheme="minorHAnsi" w:cstheme="minorHAnsi"/>
                  <w:b/>
                  <w:bCs/>
                  <w:szCs w:val="20"/>
                </w:rPr>
                <w:t>;</w:t>
              </w:r>
            </w:ins>
            <w:del w:id="971" w:author="Indria Mukti Efayanti" w:date="2025-01-08T14:46:00Z" w16du:dateUtc="2025-01-08T07:46:00Z">
              <w:r w:rsidRPr="008915FD" w:rsidDel="00B514AB">
                <w:rPr>
                  <w:rFonts w:asciiTheme="minorHAnsi" w:hAnsiTheme="minorHAnsi" w:cstheme="minorHAnsi"/>
                  <w:b/>
                  <w:bCs/>
                  <w:szCs w:val="20"/>
                </w:rPr>
                <w:delText>,</w:delText>
              </w:r>
            </w:del>
          </w:p>
          <w:p w14:paraId="4BEAEFAA"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szCs w:val="20"/>
              </w:rPr>
              <w:t xml:space="preserve">Perang atau tindakan peperangan, baik yang diumumkan maupun tidak, kegiatan yang melanggar hukum atau terorisme, dinas aktif dalam angkatan bersenjata atau partisipasi langsung dalam demonstrasi, huru-hara, </w:t>
            </w:r>
            <w:ins w:id="972" w:author="Aswin Nabila" w:date="2026-03-30T16:15:00Z" w16du:dateUtc="2026-03-30T09:15:00Z">
              <w:r w:rsidR="006267D1" w:rsidRPr="006267D1">
                <w:rPr>
                  <w:rFonts w:asciiTheme="minorHAnsi" w:hAnsiTheme="minorHAnsi" w:cstheme="minorHAnsi"/>
                  <w:b/>
                  <w:bCs/>
                  <w:szCs w:val="20"/>
                  <w:highlight w:val="green"/>
                  <w:rPrChange w:id="973" w:author="Aswin Nabila" w:date="2026-03-30T16:15:00Z" w16du:dateUtc="2026-03-30T09:15:00Z">
                    <w:rPr>
                      <w:rFonts w:asciiTheme="minorHAnsi" w:hAnsiTheme="minorHAnsi" w:cstheme="minorHAnsi"/>
                      <w:b/>
                      <w:bCs/>
                      <w:szCs w:val="20"/>
                    </w:rPr>
                  </w:rPrChange>
                </w:rPr>
                <w:t>atau</w:t>
              </w:r>
              <w:r w:rsidR="006267D1">
                <w:rPr>
                  <w:rFonts w:asciiTheme="minorHAnsi" w:hAnsiTheme="minorHAnsi" w:cstheme="minorHAnsi"/>
                  <w:b/>
                  <w:bCs/>
                  <w:szCs w:val="20"/>
                </w:rPr>
                <w:t xml:space="preserve"> </w:t>
              </w:r>
            </w:ins>
            <w:r w:rsidRPr="008915FD">
              <w:rPr>
                <w:rFonts w:asciiTheme="minorHAnsi" w:hAnsiTheme="minorHAnsi" w:cstheme="minorHAnsi"/>
                <w:b/>
                <w:bCs/>
                <w:szCs w:val="20"/>
              </w:rPr>
              <w:t>pemberontakan</w:t>
            </w:r>
            <w:del w:id="974" w:author="Aswin Nabila" w:date="2026-03-30T16:15:00Z" w16du:dateUtc="2026-03-30T09:15:00Z">
              <w:r w:rsidRPr="008915FD" w:rsidDel="006267D1">
                <w:rPr>
                  <w:rFonts w:asciiTheme="minorHAnsi" w:hAnsiTheme="minorHAnsi" w:cstheme="minorHAnsi"/>
                  <w:b/>
                  <w:bCs/>
                  <w:szCs w:val="20"/>
                </w:rPr>
                <w:delText xml:space="preserve"> atau huru-hara</w:delText>
              </w:r>
            </w:del>
            <w:ins w:id="975" w:author="Indria Mukti Efayanti" w:date="2025-01-08T14:47:00Z" w16du:dateUtc="2025-01-08T07:47:00Z">
              <w:r w:rsidRPr="008915FD">
                <w:rPr>
                  <w:rFonts w:asciiTheme="minorHAnsi" w:hAnsiTheme="minorHAnsi" w:cstheme="minorHAnsi"/>
                  <w:b/>
                  <w:bCs/>
                  <w:szCs w:val="20"/>
                </w:rPr>
                <w:t>;</w:t>
              </w:r>
            </w:ins>
            <w:del w:id="976" w:author="Indria Mukti Efayanti" w:date="2025-01-08T14:47:00Z" w16du:dateUtc="2025-01-08T07:47:00Z">
              <w:r w:rsidRPr="008915FD" w:rsidDel="00B514AB">
                <w:rPr>
                  <w:rFonts w:asciiTheme="minorHAnsi" w:hAnsiTheme="minorHAnsi" w:cstheme="minorHAnsi"/>
                  <w:b/>
                  <w:bCs/>
                  <w:szCs w:val="20"/>
                </w:rPr>
                <w:delText>,</w:delText>
              </w:r>
            </w:del>
          </w:p>
          <w:p w14:paraId="0EF92E8B"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szCs w:val="20"/>
              </w:rPr>
              <w:t xml:space="preserve">Gangguan kejiwaan, neurosis, </w:t>
            </w:r>
            <w:del w:id="977" w:author="Aswin Nabila" w:date="2026-03-30T16:15:00Z" w16du:dateUtc="2026-03-30T09:15:00Z">
              <w:r w:rsidRPr="008915FD" w:rsidDel="006267D1">
                <w:rPr>
                  <w:rFonts w:asciiTheme="minorHAnsi" w:hAnsiTheme="minorHAnsi" w:cstheme="minorHAnsi"/>
                  <w:b/>
                  <w:bCs/>
                  <w:szCs w:val="20"/>
                </w:rPr>
                <w:delText xml:space="preserve">penyakit jiwa </w:delText>
              </w:r>
            </w:del>
            <w:r w:rsidRPr="008915FD">
              <w:rPr>
                <w:rFonts w:asciiTheme="minorHAnsi" w:hAnsiTheme="minorHAnsi" w:cstheme="minorHAnsi"/>
                <w:b/>
                <w:bCs/>
                <w:szCs w:val="20"/>
              </w:rPr>
              <w:t xml:space="preserve">atau </w:t>
            </w:r>
            <w:ins w:id="978" w:author="Aswin Nabila" w:date="2026-03-30T16:15:00Z" w16du:dateUtc="2026-03-30T09:15:00Z">
              <w:r w:rsidR="006267D1" w:rsidRPr="006267D1">
                <w:rPr>
                  <w:rFonts w:asciiTheme="minorHAnsi" w:hAnsiTheme="minorHAnsi" w:cstheme="minorHAnsi"/>
                  <w:b/>
                  <w:bCs/>
                  <w:szCs w:val="20"/>
                  <w:highlight w:val="green"/>
                  <w:rPrChange w:id="979" w:author="Aswin Nabila" w:date="2026-03-30T16:15:00Z" w16du:dateUtc="2026-03-30T09:15:00Z">
                    <w:rPr>
                      <w:rFonts w:asciiTheme="minorHAnsi" w:hAnsiTheme="minorHAnsi" w:cstheme="minorHAnsi"/>
                      <w:b/>
                      <w:bCs/>
                      <w:szCs w:val="20"/>
                    </w:rPr>
                  </w:rPrChange>
                </w:rPr>
                <w:t>P</w:t>
              </w:r>
            </w:ins>
            <w:del w:id="980" w:author="Aswin Nabila" w:date="2026-03-30T16:15:00Z" w16du:dateUtc="2026-03-30T09:15:00Z">
              <w:r w:rsidRPr="008915FD" w:rsidDel="006267D1">
                <w:rPr>
                  <w:rFonts w:asciiTheme="minorHAnsi" w:hAnsiTheme="minorHAnsi" w:cstheme="minorHAnsi"/>
                  <w:b/>
                  <w:bCs/>
                  <w:szCs w:val="20"/>
                </w:rPr>
                <w:delText>p</w:delText>
              </w:r>
            </w:del>
            <w:r w:rsidRPr="008915FD">
              <w:rPr>
                <w:rFonts w:asciiTheme="minorHAnsi" w:hAnsiTheme="minorHAnsi" w:cstheme="minorHAnsi"/>
                <w:b/>
                <w:bCs/>
                <w:szCs w:val="20"/>
              </w:rPr>
              <w:t>enyakit jiwa lainnya (termasuk manifestasi gangguan kejiwaan atau psikosomatis)</w:t>
            </w:r>
            <w:ins w:id="981" w:author="Indria Mukti Efayanti" w:date="2025-01-08T14:47:00Z" w16du:dateUtc="2025-01-08T07:47:00Z">
              <w:r w:rsidRPr="008915FD">
                <w:rPr>
                  <w:rFonts w:asciiTheme="minorHAnsi" w:hAnsiTheme="minorHAnsi" w:cstheme="minorHAnsi"/>
                  <w:b/>
                  <w:bCs/>
                  <w:szCs w:val="20"/>
                </w:rPr>
                <w:t>;</w:t>
              </w:r>
            </w:ins>
            <w:del w:id="982" w:author="Indria Mukti Efayanti" w:date="2025-01-08T14:47:00Z" w16du:dateUtc="2025-01-08T07:47:00Z">
              <w:r w:rsidRPr="008915FD" w:rsidDel="00B514AB">
                <w:rPr>
                  <w:rFonts w:asciiTheme="minorHAnsi" w:hAnsiTheme="minorHAnsi" w:cstheme="minorHAnsi"/>
                  <w:b/>
                  <w:bCs/>
                  <w:szCs w:val="20"/>
                </w:rPr>
                <w:delText>,</w:delText>
              </w:r>
            </w:del>
          </w:p>
          <w:p w14:paraId="087B3F8D"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r w:rsidRPr="008915FD">
              <w:rPr>
                <w:rFonts w:asciiTheme="minorHAnsi" w:hAnsiTheme="minorHAnsi" w:cstheme="minorHAnsi"/>
                <w:b/>
                <w:bCs/>
                <w:i/>
                <w:iCs/>
                <w:szCs w:val="20"/>
              </w:rPr>
              <w:t>AIDS</w:t>
            </w:r>
            <w:r w:rsidRPr="008915FD">
              <w:rPr>
                <w:rFonts w:asciiTheme="minorHAnsi" w:hAnsiTheme="minorHAnsi" w:cstheme="minorHAnsi"/>
                <w:b/>
                <w:bCs/>
                <w:szCs w:val="20"/>
              </w:rPr>
              <w:t xml:space="preserve"> dan segala penyakit yang disebabkan oleh </w:t>
            </w:r>
            <w:r w:rsidRPr="008915FD">
              <w:rPr>
                <w:rFonts w:asciiTheme="minorHAnsi" w:hAnsiTheme="minorHAnsi" w:cstheme="minorHAnsi"/>
                <w:b/>
                <w:bCs/>
                <w:i/>
                <w:iCs/>
                <w:szCs w:val="20"/>
              </w:rPr>
              <w:t>Human Immune Deficiency Virus (HIV)</w:t>
            </w:r>
            <w:r w:rsidRPr="008915FD">
              <w:rPr>
                <w:rFonts w:asciiTheme="minorHAnsi" w:hAnsiTheme="minorHAnsi" w:cstheme="minorHAnsi"/>
                <w:b/>
                <w:bCs/>
                <w:szCs w:val="20"/>
              </w:rPr>
              <w:t>, atau infeksi oportunistik dan</w:t>
            </w:r>
            <w:ins w:id="983" w:author="Aswin Nabila" w:date="2026-03-30T16:16:00Z" w16du:dateUtc="2026-03-30T09:16:00Z">
              <w:r w:rsidR="006267D1" w:rsidRPr="006267D1">
                <w:rPr>
                  <w:rFonts w:asciiTheme="minorHAnsi" w:hAnsiTheme="minorHAnsi" w:cstheme="minorHAnsi"/>
                  <w:b/>
                  <w:bCs/>
                  <w:szCs w:val="20"/>
                  <w:highlight w:val="green"/>
                  <w:rPrChange w:id="984" w:author="Aswin Nabila" w:date="2026-03-30T16:16:00Z" w16du:dateUtc="2026-03-30T09:16:00Z">
                    <w:rPr>
                      <w:rFonts w:asciiTheme="minorHAnsi" w:hAnsiTheme="minorHAnsi" w:cstheme="minorHAnsi"/>
                      <w:b/>
                      <w:bCs/>
                      <w:szCs w:val="20"/>
                    </w:rPr>
                  </w:rPrChange>
                </w:rPr>
                <w:t>/</w:t>
              </w:r>
            </w:ins>
            <w:del w:id="985" w:author="Aswin Nabila" w:date="2026-03-30T16:16:00Z" w16du:dateUtc="2026-03-30T09:16:00Z">
              <w:r w:rsidRPr="008915FD" w:rsidDel="006267D1">
                <w:rPr>
                  <w:rFonts w:asciiTheme="minorHAnsi" w:hAnsiTheme="minorHAnsi" w:cstheme="minorHAnsi"/>
                  <w:b/>
                  <w:bCs/>
                  <w:szCs w:val="20"/>
                </w:rPr>
                <w:delText xml:space="preserve"> </w:delText>
              </w:r>
            </w:del>
            <w:r w:rsidRPr="008915FD">
              <w:rPr>
                <w:rFonts w:asciiTheme="minorHAnsi" w:hAnsiTheme="minorHAnsi" w:cstheme="minorHAnsi"/>
                <w:b/>
                <w:bCs/>
                <w:szCs w:val="20"/>
              </w:rPr>
              <w:t xml:space="preserve">atau tumor ganas yang ditemukan akibat adanya </w:t>
            </w:r>
            <w:r w:rsidRPr="008915FD">
              <w:rPr>
                <w:rFonts w:asciiTheme="minorHAnsi" w:hAnsiTheme="minorHAnsi" w:cstheme="minorHAnsi"/>
                <w:b/>
                <w:bCs/>
                <w:i/>
                <w:iCs/>
                <w:szCs w:val="20"/>
              </w:rPr>
              <w:t>HIV, AIDS</w:t>
            </w:r>
            <w:r w:rsidRPr="008915FD">
              <w:rPr>
                <w:rFonts w:asciiTheme="minorHAnsi" w:hAnsiTheme="minorHAnsi" w:cstheme="minorHAnsi"/>
                <w:b/>
                <w:bCs/>
                <w:szCs w:val="20"/>
              </w:rPr>
              <w:t xml:space="preserve">, atau </w:t>
            </w:r>
            <w:r w:rsidRPr="008915FD">
              <w:rPr>
                <w:rFonts w:asciiTheme="minorHAnsi" w:hAnsiTheme="minorHAnsi" w:cstheme="minorHAnsi"/>
                <w:b/>
                <w:bCs/>
                <w:i/>
                <w:iCs/>
                <w:szCs w:val="20"/>
              </w:rPr>
              <w:t>ARC</w:t>
            </w:r>
            <w:r w:rsidRPr="008915FD">
              <w:rPr>
                <w:rFonts w:asciiTheme="minorHAnsi" w:hAnsiTheme="minorHAnsi" w:cstheme="minorHAnsi"/>
                <w:b/>
                <w:bCs/>
                <w:szCs w:val="20"/>
              </w:rPr>
              <w:t xml:space="preserve"> dan penyakit kelamin lainnya dengan ketentuan:</w:t>
            </w:r>
          </w:p>
          <w:p w14:paraId="7B41A869" w14:textId="77777777" w:rsidR="009464E5" w:rsidRPr="008915FD" w:rsidRDefault="009464E5" w:rsidP="009464E5">
            <w:pPr>
              <w:pStyle w:val="BodyTextIndent"/>
              <w:numPr>
                <w:ilvl w:val="0"/>
                <w:numId w:val="77"/>
              </w:numPr>
              <w:rPr>
                <w:rFonts w:asciiTheme="minorHAnsi" w:hAnsiTheme="minorHAnsi" w:cstheme="minorHAnsi"/>
                <w:b/>
                <w:bCs/>
                <w:szCs w:val="20"/>
              </w:rPr>
            </w:pPr>
            <w:r w:rsidRPr="008915FD">
              <w:rPr>
                <w:rFonts w:asciiTheme="minorHAnsi" w:hAnsiTheme="minorHAnsi" w:cstheme="minorHAnsi"/>
                <w:b/>
                <w:bCs/>
                <w:szCs w:val="20"/>
              </w:rPr>
              <w:t xml:space="preserve">Definisi </w:t>
            </w:r>
            <w:r w:rsidRPr="008915FD">
              <w:rPr>
                <w:rFonts w:asciiTheme="minorHAnsi" w:hAnsiTheme="minorHAnsi" w:cstheme="minorHAnsi"/>
                <w:b/>
                <w:bCs/>
                <w:i/>
                <w:iCs/>
                <w:szCs w:val="20"/>
              </w:rPr>
              <w:t>AIDS</w:t>
            </w:r>
            <w:r w:rsidRPr="008915FD">
              <w:rPr>
                <w:rFonts w:asciiTheme="minorHAnsi" w:hAnsiTheme="minorHAnsi" w:cstheme="minorHAnsi"/>
                <w:b/>
                <w:bCs/>
                <w:szCs w:val="20"/>
              </w:rPr>
              <w:t xml:space="preserve"> sesuai dengan definisi Organisasi Kesehatan Dunia (WHO)</w:t>
            </w:r>
            <w:ins w:id="986" w:author="Aswin Nabila" w:date="2026-03-30T16:16:00Z" w16du:dateUtc="2026-03-30T09:16:00Z">
              <w:r w:rsidR="006267D1" w:rsidRPr="006267D1">
                <w:rPr>
                  <w:rFonts w:asciiTheme="minorHAnsi" w:hAnsiTheme="minorHAnsi" w:cstheme="minorHAnsi"/>
                  <w:b/>
                  <w:bCs/>
                  <w:szCs w:val="20"/>
                  <w:highlight w:val="green"/>
                  <w:rPrChange w:id="987" w:author="Aswin Nabila" w:date="2026-03-30T16:16:00Z" w16du:dateUtc="2026-03-30T09:16:00Z">
                    <w:rPr>
                      <w:rFonts w:asciiTheme="minorHAnsi" w:hAnsiTheme="minorHAnsi" w:cstheme="minorHAnsi"/>
                      <w:b/>
                      <w:bCs/>
                      <w:szCs w:val="20"/>
                    </w:rPr>
                  </w:rPrChange>
                </w:rPr>
                <w:t>.</w:t>
              </w:r>
            </w:ins>
          </w:p>
          <w:p w14:paraId="20E6BA15" w14:textId="77777777" w:rsidR="009464E5" w:rsidRPr="008915FD" w:rsidRDefault="009464E5" w:rsidP="009464E5">
            <w:pPr>
              <w:pStyle w:val="BodyTextIndent"/>
              <w:numPr>
                <w:ilvl w:val="0"/>
                <w:numId w:val="77"/>
              </w:numPr>
              <w:rPr>
                <w:rFonts w:asciiTheme="minorHAnsi" w:hAnsiTheme="minorHAnsi" w:cstheme="minorHAnsi"/>
                <w:b/>
                <w:bCs/>
                <w:szCs w:val="20"/>
              </w:rPr>
            </w:pPr>
            <w:r w:rsidRPr="008915FD">
              <w:rPr>
                <w:rFonts w:asciiTheme="minorHAnsi" w:hAnsiTheme="minorHAnsi" w:cstheme="minorHAnsi"/>
                <w:b/>
                <w:bCs/>
                <w:szCs w:val="20"/>
              </w:rPr>
              <w:t xml:space="preserve">Infeksi oportunistik termasuk namun tidak terbatas pada </w:t>
            </w:r>
            <w:r w:rsidRPr="008915FD">
              <w:rPr>
                <w:rFonts w:asciiTheme="minorHAnsi" w:hAnsiTheme="minorHAnsi" w:cstheme="minorHAnsi"/>
                <w:b/>
                <w:bCs/>
                <w:i/>
                <w:iCs/>
                <w:szCs w:val="20"/>
              </w:rPr>
              <w:t>pneumocystis carinii</w:t>
            </w:r>
            <w:r w:rsidRPr="008915FD">
              <w:rPr>
                <w:rFonts w:asciiTheme="minorHAnsi" w:hAnsiTheme="minorHAnsi" w:cstheme="minorHAnsi"/>
                <w:b/>
                <w:bCs/>
                <w:szCs w:val="20"/>
              </w:rPr>
              <w:t xml:space="preserve"> (pneumonia), organisme virus penyebab penyakit radang usus kronis dan</w:t>
            </w:r>
            <w:ins w:id="988" w:author="Aswin Nabila" w:date="2026-03-30T16:16:00Z" w16du:dateUtc="2026-03-30T09:16:00Z">
              <w:r w:rsidR="006267D1" w:rsidRPr="006267D1">
                <w:rPr>
                  <w:rFonts w:asciiTheme="minorHAnsi" w:hAnsiTheme="minorHAnsi" w:cstheme="minorHAnsi"/>
                  <w:b/>
                  <w:bCs/>
                  <w:szCs w:val="20"/>
                  <w:highlight w:val="green"/>
                  <w:rPrChange w:id="989" w:author="Aswin Nabila" w:date="2026-03-30T16:16:00Z" w16du:dateUtc="2026-03-30T09:16:00Z">
                    <w:rPr>
                      <w:rFonts w:asciiTheme="minorHAnsi" w:hAnsiTheme="minorHAnsi" w:cstheme="minorHAnsi"/>
                      <w:b/>
                      <w:bCs/>
                      <w:szCs w:val="20"/>
                    </w:rPr>
                  </w:rPrChange>
                </w:rPr>
                <w:t>/</w:t>
              </w:r>
            </w:ins>
            <w:del w:id="990" w:author="Aswin Nabila" w:date="2026-03-30T16:16:00Z" w16du:dateUtc="2026-03-30T09:16:00Z">
              <w:r w:rsidRPr="008915FD" w:rsidDel="006267D1">
                <w:rPr>
                  <w:rFonts w:asciiTheme="minorHAnsi" w:hAnsiTheme="minorHAnsi" w:cstheme="minorHAnsi"/>
                  <w:b/>
                  <w:bCs/>
                  <w:szCs w:val="20"/>
                </w:rPr>
                <w:delText xml:space="preserve"> </w:delText>
              </w:r>
            </w:del>
            <w:r w:rsidRPr="008915FD">
              <w:rPr>
                <w:rFonts w:asciiTheme="minorHAnsi" w:hAnsiTheme="minorHAnsi" w:cstheme="minorHAnsi"/>
                <w:b/>
                <w:bCs/>
                <w:szCs w:val="20"/>
              </w:rPr>
              <w:t>atau infeksi jamur yang menyebar ke seluruh jaringan tubuh.</w:t>
            </w:r>
          </w:p>
          <w:p w14:paraId="4E7D8DDF" w14:textId="77777777" w:rsidR="009464E5" w:rsidRPr="008915FD" w:rsidRDefault="009464E5" w:rsidP="009464E5">
            <w:pPr>
              <w:pStyle w:val="BodyTextIndent"/>
              <w:numPr>
                <w:ilvl w:val="0"/>
                <w:numId w:val="77"/>
              </w:numPr>
              <w:rPr>
                <w:rFonts w:asciiTheme="minorHAnsi" w:hAnsiTheme="minorHAnsi" w:cstheme="minorHAnsi"/>
                <w:b/>
                <w:bCs/>
                <w:szCs w:val="20"/>
                <w:rPrChange w:id="991" w:author="Indria Mukti Efayanti" w:date="2025-04-25T17:01:00Z" w16du:dateUtc="2025-04-25T10:01:00Z">
                  <w:rPr>
                    <w:rFonts w:cstheme="minorHAnsi"/>
                    <w:b/>
                    <w:bCs/>
                    <w:szCs w:val="20"/>
                  </w:rPr>
                </w:rPrChange>
              </w:rPr>
            </w:pPr>
            <w:r w:rsidRPr="008915FD">
              <w:rPr>
                <w:rFonts w:asciiTheme="minorHAnsi" w:hAnsiTheme="minorHAnsi" w:cstheme="minorHAnsi"/>
                <w:b/>
                <w:bCs/>
                <w:szCs w:val="20"/>
              </w:rPr>
              <w:t>Tumor ganas termasuk namun tidak terbatas pada sarkoma Kaposi, kanker tulang, limfoma sistem saraf pusat, dan</w:t>
            </w:r>
            <w:ins w:id="992" w:author="Aswin Nabila" w:date="2026-03-30T16:16:00Z" w16du:dateUtc="2026-03-30T09:16:00Z">
              <w:r w:rsidR="006267D1" w:rsidRPr="006267D1">
                <w:rPr>
                  <w:rFonts w:asciiTheme="minorHAnsi" w:hAnsiTheme="minorHAnsi" w:cstheme="minorHAnsi"/>
                  <w:b/>
                  <w:bCs/>
                  <w:szCs w:val="20"/>
                  <w:highlight w:val="green"/>
                  <w:rPrChange w:id="993" w:author="Aswin Nabila" w:date="2026-03-30T16:16:00Z" w16du:dateUtc="2026-03-30T09:16:00Z">
                    <w:rPr>
                      <w:rFonts w:asciiTheme="minorHAnsi" w:hAnsiTheme="minorHAnsi" w:cstheme="minorHAnsi"/>
                      <w:b/>
                      <w:bCs/>
                      <w:szCs w:val="20"/>
                    </w:rPr>
                  </w:rPrChange>
                </w:rPr>
                <w:t>/</w:t>
              </w:r>
            </w:ins>
            <w:del w:id="994" w:author="Aswin Nabila" w:date="2026-03-30T16:16:00Z" w16du:dateUtc="2026-03-30T09:16:00Z">
              <w:r w:rsidRPr="008915FD" w:rsidDel="006267D1">
                <w:rPr>
                  <w:rFonts w:asciiTheme="minorHAnsi" w:hAnsiTheme="minorHAnsi" w:cstheme="minorHAnsi"/>
                  <w:b/>
                  <w:bCs/>
                  <w:szCs w:val="20"/>
                </w:rPr>
                <w:delText xml:space="preserve"> </w:delText>
              </w:r>
            </w:del>
            <w:r w:rsidRPr="008915FD">
              <w:rPr>
                <w:rFonts w:asciiTheme="minorHAnsi" w:hAnsiTheme="minorHAnsi" w:cstheme="minorHAnsi"/>
                <w:b/>
                <w:bCs/>
                <w:szCs w:val="20"/>
              </w:rPr>
              <w:t xml:space="preserve">atau </w:t>
            </w:r>
            <w:ins w:id="995" w:author="Aswin Nabila" w:date="2026-03-30T16:17:00Z" w16du:dateUtc="2026-03-30T09:17:00Z">
              <w:r w:rsidR="006267D1" w:rsidRPr="006267D1">
                <w:rPr>
                  <w:rFonts w:asciiTheme="minorHAnsi" w:hAnsiTheme="minorHAnsi" w:cstheme="minorHAnsi"/>
                  <w:b/>
                  <w:bCs/>
                  <w:szCs w:val="20"/>
                  <w:highlight w:val="green"/>
                  <w:rPrChange w:id="996" w:author="Aswin Nabila" w:date="2026-03-30T16:17:00Z" w16du:dateUtc="2026-03-30T09:17:00Z">
                    <w:rPr>
                      <w:rFonts w:asciiTheme="minorHAnsi" w:hAnsiTheme="minorHAnsi" w:cstheme="minorHAnsi"/>
                      <w:b/>
                      <w:bCs/>
                      <w:szCs w:val="20"/>
                    </w:rPr>
                  </w:rPrChange>
                </w:rPr>
                <w:t>P</w:t>
              </w:r>
            </w:ins>
            <w:del w:id="997" w:author="Aswin Nabila" w:date="2026-03-30T16:17:00Z" w16du:dateUtc="2026-03-30T09:17:00Z">
              <w:r w:rsidRPr="008915FD" w:rsidDel="006267D1">
                <w:rPr>
                  <w:rFonts w:asciiTheme="minorHAnsi" w:hAnsiTheme="minorHAnsi" w:cstheme="minorHAnsi"/>
                  <w:b/>
                  <w:bCs/>
                  <w:szCs w:val="20"/>
                </w:rPr>
                <w:delText>p</w:delText>
              </w:r>
            </w:del>
            <w:r w:rsidRPr="008915FD">
              <w:rPr>
                <w:rFonts w:asciiTheme="minorHAnsi" w:hAnsiTheme="minorHAnsi" w:cstheme="minorHAnsi"/>
                <w:b/>
                <w:bCs/>
                <w:szCs w:val="20"/>
              </w:rPr>
              <w:t xml:space="preserve">enyakit ganas lainnya yang </w:t>
            </w:r>
            <w:r w:rsidRPr="008915FD">
              <w:rPr>
                <w:rFonts w:asciiTheme="minorHAnsi" w:hAnsiTheme="minorHAnsi" w:cstheme="minorHAnsi"/>
                <w:b/>
                <w:bCs/>
                <w:szCs w:val="20"/>
              </w:rPr>
              <w:lastRenderedPageBreak/>
              <w:t xml:space="preserve">saat ini diketahui atau akan diketahui sebagai penyebab kematian pada pasien </w:t>
            </w:r>
            <w:r w:rsidRPr="008915FD">
              <w:rPr>
                <w:rFonts w:asciiTheme="minorHAnsi" w:hAnsiTheme="minorHAnsi" w:cstheme="minorHAnsi"/>
                <w:b/>
                <w:bCs/>
                <w:i/>
                <w:iCs/>
                <w:szCs w:val="20"/>
              </w:rPr>
              <w:t>AIDS</w:t>
            </w:r>
            <w:ins w:id="998" w:author="Aswin Nabila" w:date="2026-03-30T16:17:00Z" w16du:dateUtc="2026-03-30T09:17:00Z">
              <w:r w:rsidR="006267D1" w:rsidRPr="006267D1">
                <w:rPr>
                  <w:rFonts w:asciiTheme="minorHAnsi" w:hAnsiTheme="minorHAnsi" w:cstheme="minorHAnsi"/>
                  <w:b/>
                  <w:bCs/>
                  <w:szCs w:val="20"/>
                  <w:highlight w:val="green"/>
                  <w:rPrChange w:id="999" w:author="Aswin Nabila" w:date="2026-03-30T16:17:00Z" w16du:dateUtc="2026-03-30T09:17:00Z">
                    <w:rPr>
                      <w:rFonts w:asciiTheme="minorHAnsi" w:hAnsiTheme="minorHAnsi" w:cstheme="minorHAnsi"/>
                      <w:b/>
                      <w:bCs/>
                      <w:szCs w:val="20"/>
                    </w:rPr>
                  </w:rPrChange>
                </w:rPr>
                <w:t>;</w:t>
              </w:r>
            </w:ins>
            <w:del w:id="1000" w:author="Aswin Nabila" w:date="2026-03-30T16:17:00Z" w16du:dateUtc="2026-03-30T09:17:00Z">
              <w:r w:rsidRPr="008915FD" w:rsidDel="006267D1">
                <w:rPr>
                  <w:rFonts w:asciiTheme="minorHAnsi" w:hAnsiTheme="minorHAnsi" w:cstheme="minorHAnsi"/>
                  <w:b/>
                  <w:bCs/>
                  <w:szCs w:val="20"/>
                </w:rPr>
                <w:delText>,</w:delText>
              </w:r>
            </w:del>
          </w:p>
          <w:p w14:paraId="41B88079" w14:textId="77777777" w:rsidR="009464E5" w:rsidRPr="008915FD" w:rsidRDefault="009464E5" w:rsidP="009464E5">
            <w:pPr>
              <w:pStyle w:val="BodyTextIndent"/>
              <w:numPr>
                <w:ilvl w:val="0"/>
                <w:numId w:val="76"/>
              </w:numPr>
              <w:ind w:left="720"/>
              <w:rPr>
                <w:rFonts w:asciiTheme="minorHAnsi" w:hAnsiTheme="minorHAnsi" w:cstheme="minorHAnsi"/>
                <w:b/>
                <w:bCs/>
                <w:szCs w:val="20"/>
                <w:rPrChange w:id="1001" w:author="Indria Mukti Efayanti" w:date="2025-04-25T17:01:00Z" w16du:dateUtc="2025-04-25T10:01:00Z">
                  <w:rPr>
                    <w:rFonts w:cstheme="minorHAnsi"/>
                    <w:b/>
                    <w:bCs/>
                    <w:szCs w:val="20"/>
                  </w:rPr>
                </w:rPrChange>
              </w:rPr>
            </w:pPr>
            <w:r w:rsidRPr="008915FD">
              <w:rPr>
                <w:rFonts w:asciiTheme="minorHAnsi" w:hAnsiTheme="minorHAnsi" w:cstheme="minorHAnsi"/>
                <w:b/>
                <w:bCs/>
                <w:szCs w:val="20"/>
              </w:rPr>
              <w:t>Keracunan akibat makanan/minuman atau terhirup/tertelannya unsur-unsur kimia</w:t>
            </w:r>
            <w:ins w:id="1002" w:author="Indria Mukti Efayanti" w:date="2025-01-08T14:47:00Z" w16du:dateUtc="2025-01-08T07:47:00Z">
              <w:r w:rsidRPr="008915FD">
                <w:rPr>
                  <w:rFonts w:asciiTheme="minorHAnsi" w:hAnsiTheme="minorHAnsi" w:cstheme="minorHAnsi"/>
                  <w:b/>
                  <w:bCs/>
                  <w:szCs w:val="20"/>
                </w:rPr>
                <w:t>;</w:t>
              </w:r>
            </w:ins>
            <w:del w:id="1003" w:author="Indria Mukti Efayanti" w:date="2025-01-08T14:47:00Z" w16du:dateUtc="2025-01-08T07:47:00Z">
              <w:r w:rsidRPr="008915FD" w:rsidDel="00B514AB">
                <w:rPr>
                  <w:rFonts w:asciiTheme="minorHAnsi" w:hAnsiTheme="minorHAnsi" w:cstheme="minorHAnsi"/>
                  <w:b/>
                  <w:bCs/>
                  <w:szCs w:val="20"/>
                </w:rPr>
                <w:delText>,</w:delText>
              </w:r>
            </w:del>
          </w:p>
          <w:p w14:paraId="5E258157" w14:textId="77777777" w:rsidR="009464E5" w:rsidRPr="008915FD" w:rsidRDefault="006267D1" w:rsidP="009464E5">
            <w:pPr>
              <w:pStyle w:val="BodyTextIndent"/>
              <w:numPr>
                <w:ilvl w:val="0"/>
                <w:numId w:val="76"/>
              </w:numPr>
              <w:ind w:left="720"/>
              <w:rPr>
                <w:rFonts w:asciiTheme="minorHAnsi" w:hAnsiTheme="minorHAnsi" w:cstheme="minorHAnsi"/>
                <w:b/>
                <w:bCs/>
                <w:szCs w:val="20"/>
              </w:rPr>
            </w:pPr>
            <w:ins w:id="1004" w:author="Aswin Nabila" w:date="2026-03-30T16:17:00Z" w16du:dateUtc="2026-03-30T09:17:00Z">
              <w:r w:rsidRPr="006267D1">
                <w:rPr>
                  <w:rFonts w:asciiTheme="minorHAnsi" w:hAnsiTheme="minorHAnsi" w:cstheme="minorHAnsi"/>
                  <w:b/>
                  <w:bCs/>
                  <w:szCs w:val="20"/>
                  <w:highlight w:val="green"/>
                  <w:rPrChange w:id="1005" w:author="Aswin Nabila" w:date="2026-03-30T16:17:00Z" w16du:dateUtc="2026-03-30T09:17:00Z">
                    <w:rPr>
                      <w:rFonts w:asciiTheme="minorHAnsi" w:hAnsiTheme="minorHAnsi" w:cstheme="minorHAnsi"/>
                      <w:b/>
                      <w:bCs/>
                      <w:szCs w:val="20"/>
                    </w:rPr>
                  </w:rPrChange>
                </w:rPr>
                <w:t>T</w:t>
              </w:r>
            </w:ins>
            <w:del w:id="1006" w:author="Aswin Nabila" w:date="2026-03-30T16:17:00Z" w16du:dateUtc="2026-03-30T09:17:00Z">
              <w:r w:rsidR="009464E5" w:rsidRPr="008915FD" w:rsidDel="006267D1">
                <w:rPr>
                  <w:rFonts w:asciiTheme="minorHAnsi" w:hAnsiTheme="minorHAnsi" w:cstheme="minorHAnsi"/>
                  <w:b/>
                  <w:bCs/>
                  <w:szCs w:val="20"/>
                </w:rPr>
                <w:delText>t</w:delText>
              </w:r>
            </w:del>
            <w:r w:rsidR="009464E5" w:rsidRPr="008915FD">
              <w:rPr>
                <w:rFonts w:asciiTheme="minorHAnsi" w:hAnsiTheme="minorHAnsi" w:cstheme="minorHAnsi"/>
                <w:b/>
                <w:bCs/>
                <w:szCs w:val="20"/>
              </w:rPr>
              <w:t>indak pidana yang disengaja yang dilakukan oleh Tertanggung atau orang yang berkepentingan dengan Asuransi</w:t>
            </w:r>
            <w:ins w:id="1007" w:author="Indria Mukti Efayanti" w:date="2025-01-08T14:47:00Z" w16du:dateUtc="2025-01-08T07:47:00Z">
              <w:r w:rsidR="009464E5" w:rsidRPr="008915FD">
                <w:rPr>
                  <w:rFonts w:asciiTheme="minorHAnsi" w:hAnsiTheme="minorHAnsi" w:cstheme="minorHAnsi"/>
                  <w:b/>
                  <w:bCs/>
                  <w:szCs w:val="20"/>
                </w:rPr>
                <w:t>; atau</w:t>
              </w:r>
            </w:ins>
            <w:del w:id="1008" w:author="Indria Mukti Efayanti" w:date="2025-01-08T14:47:00Z" w16du:dateUtc="2025-01-08T07:47:00Z">
              <w:r w:rsidR="009464E5" w:rsidRPr="008915FD" w:rsidDel="00B514AB">
                <w:rPr>
                  <w:rFonts w:asciiTheme="minorHAnsi" w:hAnsiTheme="minorHAnsi" w:cstheme="minorHAnsi"/>
                  <w:b/>
                  <w:bCs/>
                  <w:szCs w:val="20"/>
                </w:rPr>
                <w:delText>,</w:delText>
              </w:r>
            </w:del>
          </w:p>
          <w:p w14:paraId="5FDFC936" w14:textId="77777777" w:rsidR="009464E5" w:rsidRPr="008915FD" w:rsidRDefault="009464E5" w:rsidP="009464E5">
            <w:pPr>
              <w:pStyle w:val="BodyTextIndent"/>
              <w:numPr>
                <w:ilvl w:val="0"/>
                <w:numId w:val="76"/>
              </w:numPr>
              <w:ind w:left="720"/>
              <w:rPr>
                <w:rFonts w:asciiTheme="minorHAnsi" w:hAnsiTheme="minorHAnsi" w:cstheme="minorHAnsi"/>
                <w:b/>
                <w:bCs/>
                <w:szCs w:val="20"/>
              </w:rPr>
            </w:pPr>
            <w:del w:id="1009" w:author="Indria Mukti Efayanti" w:date="2025-01-08T09:07:00Z" w16du:dateUtc="2025-01-08T02:07:00Z">
              <w:r w:rsidRPr="008915FD" w:rsidDel="004D35C8">
                <w:rPr>
                  <w:rFonts w:asciiTheme="minorHAnsi" w:hAnsiTheme="minorHAnsi" w:cstheme="minorHAnsi"/>
                  <w:b/>
                  <w:bCs/>
                  <w:szCs w:val="20"/>
                </w:rPr>
                <w:delText>ss</w:delText>
              </w:r>
            </w:del>
            <w:r w:rsidRPr="008915FD">
              <w:rPr>
                <w:rFonts w:asciiTheme="minorHAnsi" w:hAnsiTheme="minorHAnsi" w:cstheme="minorHAnsi"/>
                <w:b/>
                <w:bCs/>
                <w:szCs w:val="20"/>
              </w:rPr>
              <w:t>Perang yang dinyatakan atau tidak, pemberontakan, invasi, pendudukan, revolusi, perebutan kekuasaan, perang saudara, atau Tertanggung sedang menjalani dinas militer.</w:t>
            </w:r>
          </w:p>
          <w:p w14:paraId="2736F7F5" w14:textId="77777777" w:rsidR="009464E5" w:rsidRPr="008915FD" w:rsidRDefault="009464E5" w:rsidP="009464E5">
            <w:pPr>
              <w:pStyle w:val="BodyTextIndent"/>
              <w:ind w:left="0" w:firstLine="0"/>
              <w:rPr>
                <w:rFonts w:asciiTheme="minorHAnsi" w:hAnsiTheme="minorHAnsi" w:cstheme="minorHAnsi"/>
                <w:b/>
                <w:bCs/>
                <w:szCs w:val="20"/>
              </w:rPr>
            </w:pPr>
          </w:p>
        </w:tc>
      </w:tr>
      <w:tr w:rsidR="009464E5" w:rsidRPr="008915FD" w14:paraId="6B30B7F1" w14:textId="77777777" w:rsidTr="000D4720">
        <w:tc>
          <w:tcPr>
            <w:tcW w:w="11070" w:type="dxa"/>
            <w:gridSpan w:val="43"/>
            <w:tcBorders>
              <w:top w:val="single" w:sz="4" w:space="0" w:color="auto"/>
            </w:tcBorders>
            <w:shd w:val="clear" w:color="auto" w:fill="000000" w:themeFill="text1"/>
          </w:tcPr>
          <w:p w14:paraId="7BBBB58C" w14:textId="77777777" w:rsidR="009464E5" w:rsidRPr="008915FD" w:rsidRDefault="009464E5" w:rsidP="009464E5">
            <w:pPr>
              <w:jc w:val="center"/>
              <w:rPr>
                <w:rFonts w:cstheme="minorHAnsi"/>
                <w:sz w:val="20"/>
                <w:szCs w:val="20"/>
              </w:rPr>
            </w:pPr>
            <w:r w:rsidRPr="008915FD">
              <w:rPr>
                <w:rFonts w:cstheme="minorHAnsi"/>
                <w:b/>
                <w:color w:val="FFFFFF" w:themeColor="background1"/>
                <w:sz w:val="20"/>
                <w:szCs w:val="20"/>
              </w:rPr>
              <w:lastRenderedPageBreak/>
              <w:t>Persyaratan dan Tata Cara</w:t>
            </w:r>
          </w:p>
        </w:tc>
      </w:tr>
      <w:tr w:rsidR="009464E5" w:rsidRPr="008915FD" w14:paraId="588781F6" w14:textId="77777777" w:rsidTr="004D1F3A">
        <w:tc>
          <w:tcPr>
            <w:tcW w:w="5670" w:type="dxa"/>
            <w:gridSpan w:val="23"/>
          </w:tcPr>
          <w:p w14:paraId="470D81AD" w14:textId="77777777" w:rsidR="009464E5" w:rsidRPr="008915FD" w:rsidRDefault="009464E5" w:rsidP="009464E5">
            <w:pPr>
              <w:ind w:left="-62"/>
              <w:rPr>
                <w:rFonts w:cstheme="minorHAnsi"/>
                <w:b/>
                <w:sz w:val="20"/>
                <w:szCs w:val="20"/>
              </w:rPr>
            </w:pPr>
            <w:r w:rsidRPr="008915FD">
              <w:rPr>
                <w:rFonts w:cstheme="minorHAnsi"/>
                <w:b/>
                <w:sz w:val="20"/>
                <w:szCs w:val="20"/>
              </w:rPr>
              <w:t>Untuk pengajuan asuransi, calon Pemegang Polis harus melengkapi persyaratan:</w:t>
            </w:r>
          </w:p>
          <w:p w14:paraId="6C349DB1"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Usia Pemegang Polis minimum 18 tahun</w:t>
            </w:r>
          </w:p>
          <w:p w14:paraId="399272F5"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Usia calon Tertanggung adalah 30 hari hingga 70 tahun</w:t>
            </w:r>
          </w:p>
          <w:p w14:paraId="4250EAF5" w14:textId="77777777" w:rsidR="009464E5" w:rsidRPr="008915FD" w:rsidRDefault="009464E5" w:rsidP="009464E5">
            <w:pPr>
              <w:pStyle w:val="ListParagraph"/>
              <w:ind w:left="284"/>
              <w:rPr>
                <w:rFonts w:cstheme="minorHAnsi"/>
                <w:sz w:val="20"/>
                <w:szCs w:val="20"/>
              </w:rPr>
            </w:pPr>
            <w:r w:rsidRPr="008915FD">
              <w:rPr>
                <w:rFonts w:cstheme="minorHAnsi"/>
                <w:sz w:val="20"/>
                <w:szCs w:val="20"/>
              </w:rPr>
              <w:t xml:space="preserve">Asuransi Tambahan </w:t>
            </w:r>
            <w:del w:id="1010" w:author="Indria Mukti Efayanti" w:date="2025-01-06T23:12:00Z" w16du:dateUtc="2025-01-06T16:12:00Z">
              <w:r w:rsidRPr="008915FD" w:rsidDel="00A862D9">
                <w:rPr>
                  <w:rFonts w:cstheme="minorHAnsi"/>
                  <w:i/>
                  <w:iCs/>
                  <w:color w:val="4472C4" w:themeColor="accent1"/>
                  <w:sz w:val="20"/>
                  <w:szCs w:val="20"/>
                </w:rPr>
                <w:delText>Only appear if one of Riders is taken</w:delText>
              </w:r>
              <w:r w:rsidRPr="008915FD" w:rsidDel="00A862D9">
                <w:rPr>
                  <w:rFonts w:cstheme="minorHAnsi"/>
                  <w:sz w:val="20"/>
                  <w:szCs w:val="20"/>
                </w:rPr>
                <w:delText>:</w:delText>
              </w:r>
            </w:del>
          </w:p>
          <w:p w14:paraId="35529D8F" w14:textId="77777777" w:rsidR="009464E5" w:rsidRPr="008915FD" w:rsidRDefault="009464E5" w:rsidP="009464E5">
            <w:pPr>
              <w:pStyle w:val="ListParagraph"/>
              <w:numPr>
                <w:ilvl w:val="0"/>
                <w:numId w:val="65"/>
              </w:numPr>
              <w:rPr>
                <w:rFonts w:cstheme="minorHAnsi"/>
                <w:sz w:val="20"/>
                <w:szCs w:val="20"/>
              </w:rPr>
            </w:pPr>
            <w:del w:id="1011" w:author="Indria Mukti Efayanti" w:date="2025-01-06T23:12:00Z" w16du:dateUtc="2025-01-06T16:12:00Z">
              <w:r w:rsidRPr="008915FD" w:rsidDel="00A862D9">
                <w:rPr>
                  <w:rFonts w:cstheme="minorHAnsi"/>
                  <w:i/>
                  <w:iCs/>
                  <w:color w:val="4472C4" w:themeColor="accent1"/>
                  <w:sz w:val="20"/>
                  <w:szCs w:val="20"/>
                </w:rPr>
                <w:delText>Only appear if Rider CI is taken</w:delText>
              </w:r>
              <w:r w:rsidRPr="008915FD" w:rsidDel="00A862D9">
                <w:rPr>
                  <w:rFonts w:cstheme="minorHAnsi"/>
                  <w:b/>
                  <w:sz w:val="20"/>
                  <w:szCs w:val="20"/>
                </w:rPr>
                <w:delText xml:space="preserve"> </w:delText>
              </w:r>
            </w:del>
            <w:r w:rsidRPr="008915FD">
              <w:rPr>
                <w:rFonts w:cstheme="minorHAnsi"/>
                <w:sz w:val="20"/>
                <w:szCs w:val="20"/>
              </w:rPr>
              <w:t>Mega Critical Illness Care adalah 30 hari hingga 70 tahun</w:t>
            </w:r>
          </w:p>
          <w:p w14:paraId="3D7347A6" w14:textId="77777777" w:rsidR="009464E5" w:rsidRPr="008915FD" w:rsidRDefault="009464E5" w:rsidP="009464E5">
            <w:pPr>
              <w:pStyle w:val="ListParagraph"/>
              <w:numPr>
                <w:ilvl w:val="0"/>
                <w:numId w:val="65"/>
              </w:numPr>
              <w:rPr>
                <w:rFonts w:cstheme="minorHAnsi"/>
                <w:sz w:val="20"/>
                <w:szCs w:val="20"/>
              </w:rPr>
            </w:pPr>
            <w:del w:id="1012" w:author="Indria Mukti Efayanti" w:date="2025-01-06T23:12:00Z" w16du:dateUtc="2025-01-06T16:12:00Z">
              <w:r w:rsidRPr="008915FD" w:rsidDel="00A862D9">
                <w:rPr>
                  <w:rFonts w:cstheme="minorHAnsi"/>
                  <w:i/>
                  <w:iCs/>
                  <w:color w:val="4472C4" w:themeColor="accent1"/>
                  <w:sz w:val="20"/>
                  <w:szCs w:val="20"/>
                </w:rPr>
                <w:delText>Only appear if Rider WoP is taken</w:delText>
              </w:r>
              <w:r w:rsidRPr="008915FD" w:rsidDel="00A862D9">
                <w:rPr>
                  <w:rFonts w:cstheme="minorHAnsi"/>
                  <w:b/>
                  <w:sz w:val="20"/>
                  <w:szCs w:val="20"/>
                </w:rPr>
                <w:delText xml:space="preserve"> </w:delText>
              </w:r>
            </w:del>
            <w:r w:rsidRPr="008915FD">
              <w:rPr>
                <w:rFonts w:cstheme="minorHAnsi"/>
                <w:sz w:val="20"/>
                <w:szCs w:val="20"/>
              </w:rPr>
              <w:t>Mega Waiver Assurance adalah 18 hingga 70 tahun</w:t>
            </w:r>
          </w:p>
          <w:p w14:paraId="0A9076D6"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 xml:space="preserve">Melengkapi dan menyetujui data pengajuan asuransi termasuk nomor telepon yang memiliki </w:t>
            </w:r>
            <w:r w:rsidRPr="008915FD">
              <w:rPr>
                <w:rFonts w:cstheme="minorHAnsi"/>
                <w:i/>
                <w:iCs/>
                <w:sz w:val="20"/>
                <w:szCs w:val="20"/>
              </w:rPr>
              <w:t>Whatsapp</w:t>
            </w:r>
            <w:r w:rsidRPr="008915FD">
              <w:rPr>
                <w:rFonts w:cstheme="minorHAnsi"/>
                <w:sz w:val="20"/>
                <w:szCs w:val="20"/>
              </w:rPr>
              <w:t xml:space="preserve"> aktif</w:t>
            </w:r>
          </w:p>
          <w:p w14:paraId="632BA6D0"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 xml:space="preserve">Mengisi dan menandatangani Surat Pengajuan Asuransi Jiwa (SPAJ) </w:t>
            </w:r>
          </w:p>
          <w:p w14:paraId="1CAB66CF"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 xml:space="preserve">Pembayaran </w:t>
            </w:r>
            <w:del w:id="1013" w:author="Rosita P L Tobing" w:date="2026-03-30T10:39:00Z" w16du:dateUtc="2026-03-30T03:39:00Z">
              <w:r w:rsidRPr="00A820BE" w:rsidDel="00A820BE">
                <w:rPr>
                  <w:rFonts w:cstheme="minorHAnsi"/>
                  <w:sz w:val="20"/>
                  <w:szCs w:val="20"/>
                  <w:highlight w:val="yellow"/>
                  <w:rPrChange w:id="1014" w:author="Rosita P L Tobing" w:date="2026-03-30T10:39:00Z" w16du:dateUtc="2026-03-30T03:39:00Z">
                    <w:rPr>
                      <w:rFonts w:cstheme="minorHAnsi"/>
                      <w:sz w:val="20"/>
                      <w:szCs w:val="20"/>
                    </w:rPr>
                  </w:rPrChange>
                </w:rPr>
                <w:delText xml:space="preserve">Kontribusi </w:delText>
              </w:r>
            </w:del>
            <w:ins w:id="1015" w:author="Rosita P L Tobing" w:date="2026-03-30T10:39:00Z" w16du:dateUtc="2026-03-30T03:39:00Z">
              <w:r w:rsidR="00A820BE" w:rsidRPr="00A820BE">
                <w:rPr>
                  <w:rFonts w:cstheme="minorHAnsi"/>
                  <w:sz w:val="20"/>
                  <w:szCs w:val="20"/>
                  <w:highlight w:val="yellow"/>
                  <w:rPrChange w:id="1016" w:author="Rosita P L Tobing" w:date="2026-03-30T10:39:00Z" w16du:dateUtc="2026-03-30T03:39:00Z">
                    <w:rPr>
                      <w:rFonts w:cstheme="minorHAnsi"/>
                      <w:sz w:val="20"/>
                      <w:szCs w:val="20"/>
                    </w:rPr>
                  </w:rPrChange>
                </w:rPr>
                <w:t>Premi</w:t>
              </w:r>
              <w:r w:rsidR="00A820BE" w:rsidRPr="008915FD">
                <w:rPr>
                  <w:rFonts w:cstheme="minorHAnsi"/>
                  <w:sz w:val="20"/>
                  <w:szCs w:val="20"/>
                </w:rPr>
                <w:t xml:space="preserve"> </w:t>
              </w:r>
            </w:ins>
            <w:r w:rsidRPr="008915FD">
              <w:rPr>
                <w:rFonts w:cstheme="minorHAnsi"/>
                <w:sz w:val="20"/>
                <w:szCs w:val="20"/>
              </w:rPr>
              <w:t>pertama</w:t>
            </w:r>
          </w:p>
          <w:p w14:paraId="7693E697"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Calon Tertanggung dalam kondisi sehat menurut ketentuan Penanggung dan bersedia melakukan pemeriksaan kesehatan (jika dibutuhkan)</w:t>
            </w:r>
          </w:p>
          <w:p w14:paraId="2302356E" w14:textId="77777777" w:rsidR="009464E5" w:rsidRPr="008915FD" w:rsidRDefault="009464E5" w:rsidP="009464E5">
            <w:pPr>
              <w:pStyle w:val="ListParagraph"/>
              <w:numPr>
                <w:ilvl w:val="0"/>
                <w:numId w:val="3"/>
              </w:numPr>
              <w:ind w:left="284" w:hanging="284"/>
              <w:rPr>
                <w:rFonts w:cstheme="minorHAnsi"/>
                <w:sz w:val="20"/>
                <w:szCs w:val="20"/>
              </w:rPr>
            </w:pPr>
            <w:r w:rsidRPr="008915FD">
              <w:rPr>
                <w:rFonts w:cstheme="minorHAnsi"/>
                <w:sz w:val="20"/>
                <w:szCs w:val="20"/>
              </w:rPr>
              <w:t>Dokumen lainnya yang dibutuhkan sebagai syarat penerbitan Polis</w:t>
            </w:r>
          </w:p>
          <w:p w14:paraId="26C87921" w14:textId="77777777" w:rsidR="00A820BE" w:rsidRDefault="009464E5" w:rsidP="009464E5">
            <w:pPr>
              <w:rPr>
                <w:ins w:id="1017" w:author="Aswin Nabila" w:date="2026-03-30T16:28:00Z" w16du:dateUtc="2026-03-30T09:28:00Z"/>
                <w:rFonts w:cstheme="minorHAnsi"/>
                <w:sz w:val="20"/>
                <w:szCs w:val="20"/>
              </w:rPr>
            </w:pPr>
            <w:r w:rsidRPr="008915FD">
              <w:rPr>
                <w:rFonts w:cstheme="minorHAnsi"/>
                <w:sz w:val="20"/>
                <w:szCs w:val="20"/>
              </w:rPr>
              <w:t xml:space="preserve">Pengajuan asuransi dinyatakan diterima apabila semua syarat dan ketentuan sudah dipenuhi dan Penanggung telah menerima </w:t>
            </w:r>
            <w:ins w:id="1018" w:author="Rosita P L Tobing" w:date="2026-03-30T10:39:00Z" w16du:dateUtc="2026-03-30T03:39:00Z">
              <w:r w:rsidR="00A820BE" w:rsidRPr="00A26203">
                <w:rPr>
                  <w:rFonts w:cstheme="minorHAnsi"/>
                  <w:sz w:val="20"/>
                  <w:szCs w:val="20"/>
                  <w:highlight w:val="yellow"/>
                </w:rPr>
                <w:t>Premi</w:t>
              </w:r>
              <w:r w:rsidR="00A820BE" w:rsidRPr="008915FD">
                <w:rPr>
                  <w:rFonts w:cstheme="minorHAnsi"/>
                  <w:sz w:val="20"/>
                  <w:szCs w:val="20"/>
                </w:rPr>
                <w:t xml:space="preserve"> </w:t>
              </w:r>
            </w:ins>
            <w:del w:id="1019" w:author="Rosita P L Tobing" w:date="2026-03-30T10:39:00Z" w16du:dateUtc="2026-03-30T03:39:00Z">
              <w:r w:rsidRPr="008915FD" w:rsidDel="00A820BE">
                <w:rPr>
                  <w:rFonts w:cstheme="minorHAnsi"/>
                  <w:sz w:val="20"/>
                  <w:szCs w:val="20"/>
                </w:rPr>
                <w:delText xml:space="preserve">Kontribusi </w:delText>
              </w:r>
            </w:del>
            <w:r w:rsidRPr="008915FD">
              <w:rPr>
                <w:rFonts w:cstheme="minorHAnsi"/>
                <w:sz w:val="20"/>
                <w:szCs w:val="20"/>
              </w:rPr>
              <w:t>pertama sebagai salah satu syarat penerbitan dan berlakunya Polis</w:t>
            </w:r>
            <w:ins w:id="1020" w:author="Rosita P L Tobing" w:date="2026-03-30T10:40:00Z" w16du:dateUtc="2026-03-30T03:40:00Z">
              <w:r w:rsidR="00A820BE">
                <w:rPr>
                  <w:rFonts w:cstheme="minorHAnsi"/>
                  <w:sz w:val="20"/>
                  <w:szCs w:val="20"/>
                </w:rPr>
                <w:t>.</w:t>
              </w:r>
            </w:ins>
            <w:del w:id="1021" w:author="Rosita P L Tobing" w:date="2026-03-30T10:40:00Z" w16du:dateUtc="2026-03-30T03:40:00Z">
              <w:r w:rsidRPr="008915FD" w:rsidDel="00A820BE">
                <w:rPr>
                  <w:rFonts w:cstheme="minorHAnsi"/>
                  <w:sz w:val="20"/>
                  <w:szCs w:val="20"/>
                </w:rPr>
                <w:delText>.</w:delText>
              </w:r>
            </w:del>
          </w:p>
          <w:p w14:paraId="73DBBB5B" w14:textId="77777777" w:rsidR="00DC2EB9" w:rsidRPr="008915FD" w:rsidRDefault="00DC2EB9" w:rsidP="009464E5">
            <w:pPr>
              <w:rPr>
                <w:rFonts w:cstheme="minorHAnsi"/>
                <w:sz w:val="20"/>
                <w:szCs w:val="20"/>
              </w:rPr>
            </w:pPr>
          </w:p>
        </w:tc>
        <w:tc>
          <w:tcPr>
            <w:tcW w:w="5400" w:type="dxa"/>
            <w:gridSpan w:val="20"/>
          </w:tcPr>
          <w:p w14:paraId="4FAF8021" w14:textId="77777777" w:rsidR="009464E5" w:rsidRPr="008915FD" w:rsidRDefault="009464E5" w:rsidP="009464E5">
            <w:pPr>
              <w:ind w:left="-62"/>
              <w:rPr>
                <w:rFonts w:cstheme="minorHAnsi"/>
                <w:b/>
                <w:sz w:val="20"/>
                <w:szCs w:val="20"/>
              </w:rPr>
            </w:pPr>
            <w:r w:rsidRPr="008915FD">
              <w:rPr>
                <w:rFonts w:cstheme="minorHAnsi"/>
                <w:b/>
                <w:sz w:val="20"/>
                <w:szCs w:val="20"/>
              </w:rPr>
              <w:t>Pertanyaan dan pengaduan dapat disampaikan melalui:</w:t>
            </w:r>
          </w:p>
          <w:tbl>
            <w:tblPr>
              <w:tblStyle w:val="TableGrid"/>
              <w:tblW w:w="4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2977"/>
            </w:tblGrid>
            <w:tr w:rsidR="009464E5" w:rsidRPr="008915FD" w14:paraId="6867BA68" w14:textId="77777777" w:rsidTr="00BB04D3">
              <w:tc>
                <w:tcPr>
                  <w:tcW w:w="1276" w:type="dxa"/>
                </w:tcPr>
                <w:p w14:paraId="1AD34563" w14:textId="77777777" w:rsidR="009464E5" w:rsidRPr="008915FD" w:rsidRDefault="009464E5" w:rsidP="009464E5">
                  <w:pPr>
                    <w:pStyle w:val="ListParagraph"/>
                    <w:ind w:left="96" w:hanging="86"/>
                    <w:rPr>
                      <w:rFonts w:cstheme="minorHAnsi"/>
                      <w:sz w:val="20"/>
                      <w:szCs w:val="20"/>
                    </w:rPr>
                  </w:pPr>
                  <w:r w:rsidRPr="008915FD">
                    <w:rPr>
                      <w:rFonts w:cstheme="minorHAnsi"/>
                      <w:sz w:val="20"/>
                      <w:szCs w:val="20"/>
                    </w:rPr>
                    <w:t>Kantor Pusat</w:t>
                  </w:r>
                </w:p>
              </w:tc>
              <w:tc>
                <w:tcPr>
                  <w:tcW w:w="284" w:type="dxa"/>
                </w:tcPr>
                <w:p w14:paraId="3619A0CF" w14:textId="77777777" w:rsidR="009464E5" w:rsidRPr="008915FD" w:rsidRDefault="009464E5" w:rsidP="009464E5">
                  <w:pPr>
                    <w:pStyle w:val="ListParagraph"/>
                    <w:ind w:left="0"/>
                    <w:jc w:val="center"/>
                    <w:rPr>
                      <w:rFonts w:cstheme="minorHAnsi"/>
                      <w:sz w:val="20"/>
                      <w:szCs w:val="20"/>
                    </w:rPr>
                  </w:pPr>
                  <w:r w:rsidRPr="008915FD">
                    <w:rPr>
                      <w:rFonts w:cstheme="minorHAnsi"/>
                      <w:sz w:val="20"/>
                      <w:szCs w:val="20"/>
                    </w:rPr>
                    <w:t>:</w:t>
                  </w:r>
                </w:p>
              </w:tc>
              <w:tc>
                <w:tcPr>
                  <w:tcW w:w="2977" w:type="dxa"/>
                </w:tcPr>
                <w:p w14:paraId="103B07BC" w14:textId="77777777" w:rsidR="009464E5" w:rsidRPr="008915FD" w:rsidRDefault="009464E5" w:rsidP="009464E5">
                  <w:pPr>
                    <w:pStyle w:val="ListParagraph"/>
                    <w:ind w:left="0"/>
                    <w:rPr>
                      <w:rFonts w:cstheme="minorHAnsi"/>
                      <w:b/>
                      <w:sz w:val="20"/>
                      <w:szCs w:val="20"/>
                    </w:rPr>
                  </w:pPr>
                  <w:r w:rsidRPr="008915FD">
                    <w:rPr>
                      <w:rFonts w:cstheme="minorHAnsi"/>
                      <w:b/>
                      <w:sz w:val="20"/>
                      <w:szCs w:val="20"/>
                    </w:rPr>
                    <w:t>PT PFI Mega Life Insurance</w:t>
                  </w:r>
                </w:p>
                <w:p w14:paraId="43A4654E" w14:textId="77777777" w:rsidR="009464E5" w:rsidRPr="008915FD" w:rsidRDefault="009464E5" w:rsidP="009464E5">
                  <w:pPr>
                    <w:rPr>
                      <w:rFonts w:cstheme="minorHAnsi"/>
                      <w:sz w:val="20"/>
                      <w:szCs w:val="20"/>
                    </w:rPr>
                  </w:pPr>
                  <w:r w:rsidRPr="008915FD">
                    <w:rPr>
                      <w:rFonts w:cstheme="minorHAnsi"/>
                      <w:sz w:val="20"/>
                      <w:szCs w:val="20"/>
                    </w:rPr>
                    <w:t xml:space="preserve">GKM Green Tower Lt. 17, </w:t>
                  </w:r>
                </w:p>
                <w:p w14:paraId="14CF290C" w14:textId="77777777" w:rsidR="009464E5" w:rsidRPr="008915FD" w:rsidRDefault="009464E5" w:rsidP="009464E5">
                  <w:pPr>
                    <w:rPr>
                      <w:rFonts w:cstheme="minorHAnsi"/>
                      <w:sz w:val="20"/>
                      <w:szCs w:val="20"/>
                    </w:rPr>
                  </w:pPr>
                  <w:r w:rsidRPr="008915FD">
                    <w:rPr>
                      <w:rFonts w:cstheme="minorHAnsi"/>
                      <w:sz w:val="20"/>
                      <w:szCs w:val="20"/>
                    </w:rPr>
                    <w:t>JL TB Simatupang Kav. 89G,</w:t>
                  </w:r>
                </w:p>
                <w:p w14:paraId="6A665E50" w14:textId="77777777" w:rsidR="009464E5" w:rsidRPr="008915FD" w:rsidRDefault="009464E5" w:rsidP="009464E5">
                  <w:pPr>
                    <w:rPr>
                      <w:rFonts w:cstheme="minorHAnsi"/>
                      <w:sz w:val="20"/>
                      <w:szCs w:val="20"/>
                    </w:rPr>
                  </w:pPr>
                  <w:r w:rsidRPr="008915FD">
                    <w:rPr>
                      <w:rFonts w:cstheme="minorHAnsi"/>
                      <w:sz w:val="20"/>
                      <w:szCs w:val="20"/>
                    </w:rPr>
                    <w:t>Kebagusan, Pasar Minggu,</w:t>
                  </w:r>
                </w:p>
                <w:p w14:paraId="743D22AA" w14:textId="77777777" w:rsidR="009464E5" w:rsidRPr="008915FD" w:rsidRDefault="009464E5" w:rsidP="009464E5">
                  <w:pPr>
                    <w:pStyle w:val="ListParagraph"/>
                    <w:ind w:left="0"/>
                    <w:rPr>
                      <w:rFonts w:cstheme="minorHAnsi"/>
                      <w:sz w:val="20"/>
                      <w:szCs w:val="20"/>
                    </w:rPr>
                  </w:pPr>
                  <w:r w:rsidRPr="008915FD">
                    <w:rPr>
                      <w:rFonts w:cstheme="minorHAnsi"/>
                      <w:sz w:val="20"/>
                      <w:szCs w:val="20"/>
                    </w:rPr>
                    <w:t>Jakarta Selatan, 12520, Indonesia</w:t>
                  </w:r>
                </w:p>
              </w:tc>
            </w:tr>
            <w:tr w:rsidR="009464E5" w:rsidRPr="008915FD" w14:paraId="5F7FD3DA" w14:textId="77777777" w:rsidTr="00BB04D3">
              <w:tc>
                <w:tcPr>
                  <w:tcW w:w="1276" w:type="dxa"/>
                </w:tcPr>
                <w:p w14:paraId="6E672249" w14:textId="77777777" w:rsidR="009464E5" w:rsidRPr="008915FD" w:rsidRDefault="009464E5" w:rsidP="009464E5">
                  <w:pPr>
                    <w:pStyle w:val="ListParagraph"/>
                    <w:ind w:left="96" w:hanging="86"/>
                    <w:rPr>
                      <w:rFonts w:cstheme="minorHAnsi"/>
                      <w:i/>
                      <w:sz w:val="20"/>
                      <w:szCs w:val="20"/>
                    </w:rPr>
                  </w:pPr>
                  <w:r w:rsidRPr="008915FD">
                    <w:rPr>
                      <w:rFonts w:cstheme="minorHAnsi"/>
                      <w:i/>
                      <w:sz w:val="20"/>
                      <w:szCs w:val="20"/>
                    </w:rPr>
                    <w:t>Website</w:t>
                  </w:r>
                </w:p>
              </w:tc>
              <w:tc>
                <w:tcPr>
                  <w:tcW w:w="284" w:type="dxa"/>
                </w:tcPr>
                <w:p w14:paraId="059B4A0D" w14:textId="77777777" w:rsidR="009464E5" w:rsidRPr="008915FD" w:rsidRDefault="009464E5" w:rsidP="009464E5">
                  <w:pPr>
                    <w:pStyle w:val="ListParagraph"/>
                    <w:ind w:left="0"/>
                    <w:jc w:val="center"/>
                    <w:rPr>
                      <w:rFonts w:cstheme="minorHAnsi"/>
                      <w:sz w:val="20"/>
                      <w:szCs w:val="20"/>
                    </w:rPr>
                  </w:pPr>
                  <w:r w:rsidRPr="008915FD">
                    <w:rPr>
                      <w:rFonts w:cstheme="minorHAnsi"/>
                      <w:sz w:val="20"/>
                      <w:szCs w:val="20"/>
                    </w:rPr>
                    <w:t>:</w:t>
                  </w:r>
                </w:p>
              </w:tc>
              <w:tc>
                <w:tcPr>
                  <w:tcW w:w="2977" w:type="dxa"/>
                </w:tcPr>
                <w:p w14:paraId="31748E32" w14:textId="77777777" w:rsidR="009464E5" w:rsidRPr="008915FD" w:rsidRDefault="009464E5" w:rsidP="009464E5">
                  <w:pPr>
                    <w:pStyle w:val="ListParagraph"/>
                    <w:ind w:left="0"/>
                    <w:rPr>
                      <w:rFonts w:cstheme="minorHAnsi"/>
                      <w:sz w:val="20"/>
                      <w:szCs w:val="20"/>
                    </w:rPr>
                  </w:pPr>
                  <w:hyperlink r:id="rId11" w:history="1">
                    <w:r w:rsidRPr="008915FD">
                      <w:rPr>
                        <w:rStyle w:val="Hyperlink"/>
                        <w:rFonts w:cstheme="minorHAnsi"/>
                        <w:sz w:val="20"/>
                        <w:szCs w:val="20"/>
                      </w:rPr>
                      <w:t>www.pfimegalife.co.id</w:t>
                    </w:r>
                  </w:hyperlink>
                </w:p>
              </w:tc>
            </w:tr>
            <w:tr w:rsidR="009464E5" w:rsidRPr="008915FD" w14:paraId="5FE268BC" w14:textId="77777777" w:rsidTr="00BB04D3">
              <w:tc>
                <w:tcPr>
                  <w:tcW w:w="1276" w:type="dxa"/>
                </w:tcPr>
                <w:p w14:paraId="45EF3B2B" w14:textId="77777777" w:rsidR="009464E5" w:rsidRPr="008915FD" w:rsidRDefault="009464E5" w:rsidP="009464E5">
                  <w:pPr>
                    <w:pStyle w:val="ListParagraph"/>
                    <w:ind w:left="96" w:hanging="86"/>
                    <w:rPr>
                      <w:rFonts w:cstheme="minorHAnsi"/>
                      <w:i/>
                      <w:sz w:val="20"/>
                      <w:szCs w:val="20"/>
                    </w:rPr>
                  </w:pPr>
                  <w:r w:rsidRPr="008915FD">
                    <w:rPr>
                      <w:rFonts w:cstheme="minorHAnsi"/>
                      <w:i/>
                      <w:sz w:val="20"/>
                      <w:szCs w:val="20"/>
                    </w:rPr>
                    <w:t>Call Center</w:t>
                  </w:r>
                </w:p>
              </w:tc>
              <w:tc>
                <w:tcPr>
                  <w:tcW w:w="284" w:type="dxa"/>
                </w:tcPr>
                <w:p w14:paraId="05BDCCD2" w14:textId="77777777" w:rsidR="009464E5" w:rsidRPr="008915FD" w:rsidRDefault="009464E5" w:rsidP="009464E5">
                  <w:pPr>
                    <w:pStyle w:val="ListParagraph"/>
                    <w:ind w:left="0"/>
                    <w:jc w:val="center"/>
                    <w:rPr>
                      <w:rFonts w:cstheme="minorHAnsi"/>
                      <w:sz w:val="20"/>
                      <w:szCs w:val="20"/>
                    </w:rPr>
                  </w:pPr>
                  <w:r w:rsidRPr="008915FD">
                    <w:rPr>
                      <w:rFonts w:cstheme="minorHAnsi"/>
                      <w:sz w:val="20"/>
                      <w:szCs w:val="20"/>
                    </w:rPr>
                    <w:t>:</w:t>
                  </w:r>
                </w:p>
              </w:tc>
              <w:tc>
                <w:tcPr>
                  <w:tcW w:w="2977" w:type="dxa"/>
                </w:tcPr>
                <w:p w14:paraId="5D6752DA" w14:textId="77777777" w:rsidR="009464E5" w:rsidRPr="008915FD" w:rsidRDefault="009464E5" w:rsidP="009464E5">
                  <w:pPr>
                    <w:pStyle w:val="ListParagraph"/>
                    <w:ind w:left="0"/>
                    <w:rPr>
                      <w:rFonts w:cstheme="minorHAnsi"/>
                      <w:sz w:val="20"/>
                      <w:szCs w:val="20"/>
                    </w:rPr>
                  </w:pPr>
                  <w:r w:rsidRPr="008915FD">
                    <w:rPr>
                      <w:rFonts w:cstheme="minorHAnsi"/>
                      <w:sz w:val="20"/>
                      <w:szCs w:val="20"/>
                    </w:rPr>
                    <w:t>+62 21 29545555</w:t>
                  </w:r>
                </w:p>
              </w:tc>
            </w:tr>
            <w:tr w:rsidR="009464E5" w:rsidRPr="008915FD" w14:paraId="1504039D" w14:textId="77777777" w:rsidTr="00BB04D3">
              <w:tc>
                <w:tcPr>
                  <w:tcW w:w="1276" w:type="dxa"/>
                </w:tcPr>
                <w:p w14:paraId="0BD8D196" w14:textId="77777777" w:rsidR="009464E5" w:rsidRPr="008915FD" w:rsidRDefault="009464E5" w:rsidP="009464E5">
                  <w:pPr>
                    <w:pStyle w:val="ListParagraph"/>
                    <w:ind w:left="96" w:hanging="86"/>
                    <w:rPr>
                      <w:rFonts w:cstheme="minorHAnsi"/>
                      <w:i/>
                      <w:sz w:val="20"/>
                      <w:szCs w:val="20"/>
                    </w:rPr>
                  </w:pPr>
                  <w:r w:rsidRPr="008915FD">
                    <w:rPr>
                      <w:rFonts w:cstheme="minorHAnsi"/>
                      <w:i/>
                      <w:sz w:val="20"/>
                      <w:szCs w:val="20"/>
                    </w:rPr>
                    <w:t>E-mail</w:t>
                  </w:r>
                </w:p>
              </w:tc>
              <w:tc>
                <w:tcPr>
                  <w:tcW w:w="284" w:type="dxa"/>
                </w:tcPr>
                <w:p w14:paraId="17ED2071" w14:textId="77777777" w:rsidR="009464E5" w:rsidRPr="008915FD" w:rsidRDefault="009464E5" w:rsidP="009464E5">
                  <w:pPr>
                    <w:pStyle w:val="ListParagraph"/>
                    <w:ind w:left="0"/>
                    <w:jc w:val="center"/>
                    <w:rPr>
                      <w:rFonts w:cstheme="minorHAnsi"/>
                      <w:sz w:val="20"/>
                      <w:szCs w:val="20"/>
                    </w:rPr>
                  </w:pPr>
                  <w:r w:rsidRPr="008915FD">
                    <w:rPr>
                      <w:rFonts w:cstheme="minorHAnsi"/>
                      <w:sz w:val="20"/>
                      <w:szCs w:val="20"/>
                    </w:rPr>
                    <w:t>:</w:t>
                  </w:r>
                </w:p>
              </w:tc>
              <w:tc>
                <w:tcPr>
                  <w:tcW w:w="2977" w:type="dxa"/>
                </w:tcPr>
                <w:p w14:paraId="7F024452" w14:textId="77777777" w:rsidR="009464E5" w:rsidRPr="008915FD" w:rsidRDefault="009464E5" w:rsidP="009464E5">
                  <w:pPr>
                    <w:pStyle w:val="ListParagraph"/>
                    <w:ind w:left="0"/>
                    <w:rPr>
                      <w:rFonts w:cstheme="minorHAnsi"/>
                      <w:sz w:val="20"/>
                      <w:szCs w:val="20"/>
                    </w:rPr>
                  </w:pPr>
                  <w:hyperlink r:id="rId12" w:history="1">
                    <w:r w:rsidRPr="008915FD">
                      <w:rPr>
                        <w:rStyle w:val="Hyperlink"/>
                        <w:rFonts w:cstheme="minorHAnsi"/>
                        <w:sz w:val="20"/>
                        <w:szCs w:val="20"/>
                      </w:rPr>
                      <w:t>cs@pfimegalife.co.id</w:t>
                    </w:r>
                  </w:hyperlink>
                </w:p>
              </w:tc>
            </w:tr>
            <w:tr w:rsidR="009464E5" w:rsidRPr="008915FD" w14:paraId="6A3F9625" w14:textId="77777777" w:rsidTr="00BB04D3">
              <w:tc>
                <w:tcPr>
                  <w:tcW w:w="1276" w:type="dxa"/>
                </w:tcPr>
                <w:p w14:paraId="560B6165" w14:textId="77777777" w:rsidR="009464E5" w:rsidRPr="008915FD" w:rsidRDefault="009464E5" w:rsidP="009464E5">
                  <w:pPr>
                    <w:pStyle w:val="ListParagraph"/>
                    <w:ind w:left="96" w:hanging="86"/>
                    <w:rPr>
                      <w:rFonts w:cstheme="minorHAnsi"/>
                      <w:sz w:val="20"/>
                      <w:szCs w:val="20"/>
                    </w:rPr>
                  </w:pPr>
                  <w:ins w:id="1022" w:author="Indria Mukti Efayanti" w:date="2024-12-31T11:45:00Z" w16du:dateUtc="2024-12-31T04:45:00Z">
                    <w:r w:rsidRPr="008915FD">
                      <w:rPr>
                        <w:rFonts w:cstheme="minorHAnsi"/>
                        <w:iCs/>
                        <w:sz w:val="20"/>
                        <w:szCs w:val="20"/>
                      </w:rPr>
                      <w:t>Telepon</w:t>
                    </w:r>
                  </w:ins>
                </w:p>
              </w:tc>
              <w:tc>
                <w:tcPr>
                  <w:tcW w:w="284" w:type="dxa"/>
                </w:tcPr>
                <w:p w14:paraId="0DA444D9" w14:textId="77777777" w:rsidR="009464E5" w:rsidRPr="008915FD" w:rsidRDefault="009464E5" w:rsidP="009464E5">
                  <w:pPr>
                    <w:pStyle w:val="ListParagraph"/>
                    <w:ind w:left="0"/>
                    <w:jc w:val="center"/>
                    <w:rPr>
                      <w:rFonts w:cstheme="minorHAnsi"/>
                      <w:sz w:val="20"/>
                      <w:szCs w:val="20"/>
                    </w:rPr>
                  </w:pPr>
                  <w:ins w:id="1023" w:author="Indria Mukti Efayanti" w:date="2024-12-31T11:45:00Z" w16du:dateUtc="2024-12-31T04:45:00Z">
                    <w:r w:rsidRPr="008915FD">
                      <w:rPr>
                        <w:rFonts w:cstheme="minorHAnsi"/>
                        <w:sz w:val="20"/>
                        <w:szCs w:val="20"/>
                      </w:rPr>
                      <w:t>:</w:t>
                    </w:r>
                  </w:ins>
                </w:p>
              </w:tc>
              <w:tc>
                <w:tcPr>
                  <w:tcW w:w="2977" w:type="dxa"/>
                </w:tcPr>
                <w:p w14:paraId="71F1F48C" w14:textId="77777777" w:rsidR="009464E5" w:rsidRPr="008915FD" w:rsidRDefault="009464E5" w:rsidP="009464E5">
                  <w:pPr>
                    <w:pStyle w:val="ListParagraph"/>
                    <w:ind w:left="0"/>
                    <w:rPr>
                      <w:rFonts w:cstheme="minorHAnsi"/>
                      <w:sz w:val="20"/>
                      <w:szCs w:val="20"/>
                    </w:rPr>
                  </w:pPr>
                  <w:ins w:id="1024" w:author="Indria Mukti Efayanti" w:date="2024-12-31T11:45:00Z" w16du:dateUtc="2024-12-31T04:45:00Z">
                    <w:r w:rsidRPr="008915FD">
                      <w:rPr>
                        <w:rFonts w:cstheme="minorHAnsi"/>
                        <w:sz w:val="20"/>
                        <w:szCs w:val="20"/>
                      </w:rPr>
                      <w:t>+62 21 50812100</w:t>
                    </w:r>
                  </w:ins>
                </w:p>
              </w:tc>
            </w:tr>
            <w:tr w:rsidR="009464E5" w:rsidRPr="008915FD" w14:paraId="786BBCE5" w14:textId="77777777" w:rsidTr="00BB04D3">
              <w:tc>
                <w:tcPr>
                  <w:tcW w:w="1276" w:type="dxa"/>
                </w:tcPr>
                <w:p w14:paraId="246FE9E0" w14:textId="77777777" w:rsidR="009464E5" w:rsidRPr="008915FD" w:rsidRDefault="009464E5" w:rsidP="009464E5">
                  <w:pPr>
                    <w:pStyle w:val="ListParagraph"/>
                    <w:ind w:left="96" w:hanging="86"/>
                    <w:rPr>
                      <w:rFonts w:cstheme="minorHAnsi"/>
                      <w:sz w:val="20"/>
                      <w:szCs w:val="20"/>
                    </w:rPr>
                  </w:pPr>
                  <w:ins w:id="1025" w:author="Indria Mukti Efayanti" w:date="2024-12-31T11:45:00Z" w16du:dateUtc="2024-12-31T04:45:00Z">
                    <w:r w:rsidRPr="008915FD">
                      <w:rPr>
                        <w:rFonts w:cstheme="minorHAnsi"/>
                        <w:iCs/>
                        <w:sz w:val="20"/>
                        <w:szCs w:val="20"/>
                      </w:rPr>
                      <w:t>Faksimile</w:t>
                    </w:r>
                  </w:ins>
                </w:p>
              </w:tc>
              <w:tc>
                <w:tcPr>
                  <w:tcW w:w="284" w:type="dxa"/>
                </w:tcPr>
                <w:p w14:paraId="746C0772" w14:textId="77777777" w:rsidR="009464E5" w:rsidRPr="008915FD" w:rsidRDefault="009464E5" w:rsidP="009464E5">
                  <w:pPr>
                    <w:pStyle w:val="ListParagraph"/>
                    <w:ind w:left="0"/>
                    <w:jc w:val="center"/>
                    <w:rPr>
                      <w:rFonts w:cstheme="minorHAnsi"/>
                      <w:sz w:val="20"/>
                      <w:szCs w:val="20"/>
                    </w:rPr>
                  </w:pPr>
                  <w:ins w:id="1026" w:author="Indria Mukti Efayanti" w:date="2024-12-31T11:45:00Z" w16du:dateUtc="2024-12-31T04:45:00Z">
                    <w:r w:rsidRPr="008915FD">
                      <w:rPr>
                        <w:rFonts w:cstheme="minorHAnsi"/>
                        <w:sz w:val="20"/>
                        <w:szCs w:val="20"/>
                      </w:rPr>
                      <w:t>:</w:t>
                    </w:r>
                  </w:ins>
                </w:p>
              </w:tc>
              <w:tc>
                <w:tcPr>
                  <w:tcW w:w="2977" w:type="dxa"/>
                </w:tcPr>
                <w:p w14:paraId="6F668EC8" w14:textId="77777777" w:rsidR="009464E5" w:rsidRPr="008915FD" w:rsidRDefault="009464E5" w:rsidP="009464E5">
                  <w:pPr>
                    <w:pStyle w:val="ListParagraph"/>
                    <w:ind w:left="0"/>
                    <w:rPr>
                      <w:ins w:id="1027" w:author="Indria Mukti Efayanti" w:date="2024-12-31T11:45:00Z" w16du:dateUtc="2024-12-31T04:45:00Z"/>
                      <w:rFonts w:cstheme="minorHAnsi"/>
                      <w:sz w:val="20"/>
                      <w:szCs w:val="20"/>
                    </w:rPr>
                  </w:pPr>
                  <w:ins w:id="1028" w:author="Indria Mukti Efayanti" w:date="2024-12-31T11:45:00Z" w16du:dateUtc="2024-12-31T04:45:00Z">
                    <w:r w:rsidRPr="008915FD">
                      <w:rPr>
                        <w:rFonts w:cstheme="minorHAnsi"/>
                        <w:sz w:val="20"/>
                        <w:szCs w:val="20"/>
                      </w:rPr>
                      <w:t>+62 21 50812121</w:t>
                    </w:r>
                  </w:ins>
                </w:p>
                <w:p w14:paraId="4C807DED" w14:textId="77777777" w:rsidR="009464E5" w:rsidRPr="008915FD" w:rsidRDefault="009464E5" w:rsidP="009464E5">
                  <w:pPr>
                    <w:pStyle w:val="ListParagraph"/>
                    <w:ind w:left="0"/>
                    <w:rPr>
                      <w:rFonts w:cstheme="minorHAnsi"/>
                      <w:sz w:val="20"/>
                      <w:szCs w:val="20"/>
                    </w:rPr>
                  </w:pPr>
                </w:p>
              </w:tc>
            </w:tr>
          </w:tbl>
          <w:p w14:paraId="583A8830" w14:textId="77777777" w:rsidR="009464E5" w:rsidRPr="008915FD" w:rsidRDefault="009464E5" w:rsidP="009464E5">
            <w:pPr>
              <w:rPr>
                <w:rFonts w:cstheme="minorHAnsi"/>
                <w:sz w:val="20"/>
                <w:szCs w:val="20"/>
              </w:rPr>
            </w:pPr>
          </w:p>
        </w:tc>
      </w:tr>
      <w:tr w:rsidR="009464E5" w:rsidRPr="008915FD" w14:paraId="2B2B8D31" w14:textId="77777777" w:rsidTr="00E37CE0">
        <w:tblPrEx>
          <w:tblW w:w="11070" w:type="dxa"/>
          <w:tblInd w:w="-5" w:type="dxa"/>
          <w:tblLayout w:type="fixed"/>
          <w:tblPrExChange w:id="1029" w:author="Rosita P L Tobing" w:date="2026-03-30T10:41:00Z" w16du:dateUtc="2026-03-30T03:41:00Z">
            <w:tblPrEx>
              <w:tblW w:w="11070" w:type="dxa"/>
              <w:tblInd w:w="-5" w:type="dxa"/>
              <w:tblLayout w:type="fixed"/>
            </w:tblPrEx>
          </w:tblPrExChange>
        </w:tblPrEx>
        <w:trPr>
          <w:trPrChange w:id="1030" w:author="Rosita P L Tobing" w:date="2026-03-30T10:41:00Z" w16du:dateUtc="2026-03-30T03:41:00Z">
            <w:trPr>
              <w:gridBefore w:val="1"/>
              <w:gridAfter w:val="0"/>
            </w:trPr>
          </w:trPrChange>
        </w:trPr>
        <w:tc>
          <w:tcPr>
            <w:tcW w:w="11070" w:type="dxa"/>
            <w:gridSpan w:val="43"/>
            <w:tcBorders>
              <w:bottom w:val="single" w:sz="4" w:space="0" w:color="auto"/>
            </w:tcBorders>
            <w:shd w:val="clear" w:color="auto" w:fill="000000" w:themeFill="text1"/>
            <w:tcPrChange w:id="1031" w:author="Rosita P L Tobing" w:date="2026-03-30T10:41:00Z" w16du:dateUtc="2026-03-30T03:41:00Z">
              <w:tcPr>
                <w:tcW w:w="11070" w:type="dxa"/>
                <w:gridSpan w:val="72"/>
                <w:tcBorders>
                  <w:bottom w:val="single" w:sz="4" w:space="0" w:color="auto"/>
                </w:tcBorders>
                <w:shd w:val="clear" w:color="auto" w:fill="000000" w:themeFill="text1"/>
              </w:tcPr>
            </w:tcPrChange>
          </w:tcPr>
          <w:p w14:paraId="6191A31D" w14:textId="77777777" w:rsidR="009464E5" w:rsidRPr="008915FD" w:rsidRDefault="009464E5" w:rsidP="009464E5">
            <w:pPr>
              <w:jc w:val="center"/>
              <w:rPr>
                <w:rFonts w:cstheme="minorHAnsi"/>
                <w:b/>
                <w:bCs/>
              </w:rPr>
            </w:pPr>
            <w:r w:rsidRPr="008915FD">
              <w:rPr>
                <w:rFonts w:cstheme="minorHAnsi"/>
                <w:b/>
                <w:bCs/>
                <w:sz w:val="20"/>
                <w:szCs w:val="20"/>
              </w:rPr>
              <w:t>Simulasi</w:t>
            </w:r>
          </w:p>
        </w:tc>
      </w:tr>
      <w:tr w:rsidR="00D334E5" w:rsidRPr="008915FD" w14:paraId="7B598BC0" w14:textId="77777777" w:rsidTr="00E37CE0">
        <w:tblPrEx>
          <w:tblW w:w="11070" w:type="dxa"/>
          <w:tblInd w:w="-5" w:type="dxa"/>
          <w:tblLayout w:type="fixed"/>
          <w:tblPrExChange w:id="1032" w:author="Rosita P L Tobing" w:date="2026-03-30T10:41:00Z" w16du:dateUtc="2026-03-30T03:41:00Z">
            <w:tblPrEx>
              <w:tblW w:w="11070" w:type="dxa"/>
              <w:tblInd w:w="-5" w:type="dxa"/>
              <w:tblLayout w:type="fixed"/>
            </w:tblPrEx>
          </w:tblPrExChange>
        </w:tblPrEx>
        <w:trPr>
          <w:ins w:id="1033" w:author="Indria Mukti Efayanti" w:date="2025-01-16T10:05:00Z"/>
          <w:trPrChange w:id="1034" w:author="Rosita P L Tobing" w:date="2026-03-30T10:41:00Z" w16du:dateUtc="2026-03-30T03:41:00Z">
            <w:trPr>
              <w:gridBefore w:val="3"/>
              <w:gridAfter w:val="0"/>
            </w:trPr>
          </w:trPrChange>
        </w:trPr>
        <w:tc>
          <w:tcPr>
            <w:tcW w:w="11070" w:type="dxa"/>
            <w:gridSpan w:val="43"/>
            <w:tcBorders>
              <w:bottom w:val="nil"/>
            </w:tcBorders>
            <w:tcPrChange w:id="1035" w:author="Rosita P L Tobing" w:date="2026-03-30T10:41:00Z" w16du:dateUtc="2026-03-30T03:41:00Z">
              <w:tcPr>
                <w:tcW w:w="11070" w:type="dxa"/>
                <w:gridSpan w:val="72"/>
                <w:tcBorders>
                  <w:bottom w:val="nil"/>
                </w:tcBorders>
              </w:tcPr>
            </w:tcPrChange>
          </w:tcPr>
          <w:p w14:paraId="40D45BBB" w14:textId="609B421B" w:rsidR="00D334E5" w:rsidRPr="008915FD" w:rsidRDefault="00D334E5" w:rsidP="00D334E5">
            <w:pPr>
              <w:pStyle w:val="TableParagraph"/>
              <w:numPr>
                <w:ilvl w:val="0"/>
                <w:numId w:val="4"/>
              </w:numPr>
              <w:tabs>
                <w:tab w:val="left" w:pos="415"/>
              </w:tabs>
              <w:jc w:val="both"/>
              <w:rPr>
                <w:ins w:id="1036" w:author="Indria Mukti Efayanti" w:date="2025-01-16T10:05:00Z" w16du:dateUtc="2025-01-16T03:05:00Z"/>
                <w:rFonts w:asciiTheme="minorHAnsi" w:hAnsiTheme="minorHAnsi" w:cstheme="minorHAnsi"/>
                <w:sz w:val="20"/>
              </w:rPr>
            </w:pPr>
            <w:ins w:id="1037" w:author="Indria Mukti Efayanti" w:date="2025-01-16T10:05:00Z" w16du:dateUtc="2025-01-16T03:05:00Z">
              <w:r w:rsidRPr="008915FD">
                <w:rPr>
                  <w:rFonts w:asciiTheme="minorHAnsi" w:hAnsiTheme="minorHAnsi" w:cstheme="minorHAnsi"/>
                  <w:sz w:val="20"/>
                </w:rPr>
                <w:t>Tertanggung</w:t>
              </w:r>
              <w:r w:rsidRPr="008915FD">
                <w:rPr>
                  <w:rFonts w:asciiTheme="minorHAnsi" w:hAnsiTheme="minorHAnsi" w:cstheme="minorHAnsi"/>
                  <w:spacing w:val="-3"/>
                  <w:sz w:val="20"/>
                </w:rPr>
                <w:t xml:space="preserve"> </w:t>
              </w:r>
              <w:r w:rsidRPr="008915FD">
                <w:rPr>
                  <w:rFonts w:asciiTheme="minorHAnsi" w:hAnsiTheme="minorHAnsi" w:cstheme="minorHAnsi"/>
                  <w:sz w:val="20"/>
                </w:rPr>
                <w:t xml:space="preserve">seorang Pria berusia </w:t>
              </w:r>
            </w:ins>
            <w:ins w:id="1038" w:author="Erick Hizkia Pangihutan Marbun" w:date="2026-07-01T13:12:00Z" w16du:dateUtc="2026-07-01T06:12:00Z">
              <w:r w:rsidR="007B5EE3" w:rsidRPr="007B5EE3">
                <w:rPr>
                  <w:rFonts w:asciiTheme="minorHAnsi" w:hAnsiTheme="minorHAnsi" w:cstheme="minorHAnsi"/>
                  <w:i/>
                  <w:iCs/>
                  <w:color w:val="5B9BD5" w:themeColor="accent5"/>
                  <w:sz w:val="20"/>
                  <w:highlight w:val="yellow"/>
                  <w:rPrChange w:id="1039" w:author="Erick Hizkia Pangihutan Marbun" w:date="2026-07-01T13:12:00Z" w16du:dateUtc="2026-07-01T06:12:00Z">
                    <w:rPr>
                      <w:rFonts w:asciiTheme="minorHAnsi" w:hAnsiTheme="minorHAnsi" w:cstheme="minorHAnsi"/>
                      <w:sz w:val="20"/>
                    </w:rPr>
                  </w:rPrChange>
                </w:rPr>
                <w:t>&lt;insured age&gt;</w:t>
              </w:r>
            </w:ins>
            <w:ins w:id="1040" w:author="Indria Mukti Efayanti" w:date="2025-01-16T10:05:00Z" w16du:dateUtc="2025-01-16T03:05:00Z">
              <w:del w:id="1041" w:author="Erick Hizkia Pangihutan Marbun" w:date="2026-07-01T13:12:00Z" w16du:dateUtc="2026-07-01T06:12:00Z">
                <w:r w:rsidRPr="008915FD" w:rsidDel="007B5EE3">
                  <w:rPr>
                    <w:rFonts w:asciiTheme="minorHAnsi" w:hAnsiTheme="minorHAnsi" w:cstheme="minorHAnsi"/>
                    <w:sz w:val="20"/>
                  </w:rPr>
                  <w:delText>35</w:delText>
                </w:r>
              </w:del>
              <w:r w:rsidRPr="008915FD">
                <w:rPr>
                  <w:rFonts w:asciiTheme="minorHAnsi" w:hAnsiTheme="minorHAnsi" w:cstheme="minorHAnsi"/>
                  <w:sz w:val="20"/>
                </w:rPr>
                <w:t xml:space="preserve"> tahun.</w:t>
              </w:r>
            </w:ins>
          </w:p>
          <w:p w14:paraId="2DCFE0FD" w14:textId="490C3142" w:rsidR="00D334E5" w:rsidRPr="008915FD" w:rsidRDefault="00D334E5" w:rsidP="00D334E5">
            <w:pPr>
              <w:pStyle w:val="TableParagraph"/>
              <w:numPr>
                <w:ilvl w:val="0"/>
                <w:numId w:val="4"/>
              </w:numPr>
              <w:tabs>
                <w:tab w:val="left" w:pos="415"/>
              </w:tabs>
              <w:jc w:val="both"/>
              <w:rPr>
                <w:ins w:id="1042" w:author="Indria Mukti Efayanti" w:date="2025-01-16T10:05:00Z" w16du:dateUtc="2025-01-16T03:05:00Z"/>
                <w:rFonts w:asciiTheme="minorHAnsi" w:hAnsiTheme="minorHAnsi" w:cstheme="minorHAnsi"/>
                <w:sz w:val="20"/>
              </w:rPr>
            </w:pPr>
            <w:ins w:id="1043" w:author="Indria Mukti Efayanti" w:date="2025-01-16T10:05:00Z" w16du:dateUtc="2025-01-16T03:05:00Z">
              <w:r w:rsidRPr="008915FD">
                <w:rPr>
                  <w:rFonts w:asciiTheme="minorHAnsi" w:hAnsiTheme="minorHAnsi" w:cstheme="minorHAnsi"/>
                  <w:sz w:val="20"/>
                </w:rPr>
                <w:t xml:space="preserve">Tertanggung membeli Mega Proteksi Masa Depan, Plan </w:t>
              </w:r>
            </w:ins>
            <w:ins w:id="1044" w:author="Erick Hizkia Pangihutan Marbun" w:date="2026-07-01T13:13:00Z" w16du:dateUtc="2026-07-01T06:13:00Z">
              <w:r w:rsidR="007B5EE3" w:rsidRPr="007B5EE3">
                <w:rPr>
                  <w:rFonts w:asciiTheme="minorHAnsi" w:hAnsiTheme="minorHAnsi" w:cstheme="minorHAnsi"/>
                  <w:i/>
                  <w:iCs/>
                  <w:color w:val="5B9BD5" w:themeColor="accent5"/>
                  <w:sz w:val="20"/>
                  <w:highlight w:val="yellow"/>
                  <w:rPrChange w:id="1045" w:author="Erick Hizkia Pangihutan Marbun" w:date="2026-07-01T13:13:00Z" w16du:dateUtc="2026-07-01T06:13:00Z">
                    <w:rPr>
                      <w:rFonts w:asciiTheme="minorHAnsi" w:hAnsiTheme="minorHAnsi" w:cstheme="minorHAnsi"/>
                      <w:sz w:val="20"/>
                    </w:rPr>
                  </w:rPrChange>
                </w:rPr>
                <w:t>&lt;MAPAN Plan&gt;</w:t>
              </w:r>
            </w:ins>
            <w:ins w:id="1046" w:author="Indria Mukti Efayanti" w:date="2025-01-16T10:05:00Z" w16du:dateUtc="2025-01-16T03:05:00Z">
              <w:del w:id="1047" w:author="Erick Hizkia Pangihutan Marbun" w:date="2026-07-01T13:13:00Z" w16du:dateUtc="2026-07-01T06:13:00Z">
                <w:r w:rsidRPr="008915FD" w:rsidDel="007B5EE3">
                  <w:rPr>
                    <w:rFonts w:asciiTheme="minorHAnsi" w:hAnsiTheme="minorHAnsi" w:cstheme="minorHAnsi"/>
                    <w:sz w:val="20"/>
                  </w:rPr>
                  <w:delText>Platinu</w:delText>
                </w:r>
              </w:del>
              <w:del w:id="1048" w:author="Erick Hizkia Pangihutan Marbun" w:date="2026-07-01T13:12:00Z" w16du:dateUtc="2026-07-01T06:12:00Z">
                <w:r w:rsidRPr="008915FD" w:rsidDel="007B5EE3">
                  <w:rPr>
                    <w:rFonts w:asciiTheme="minorHAnsi" w:hAnsiTheme="minorHAnsi" w:cstheme="minorHAnsi"/>
                    <w:sz w:val="20"/>
                  </w:rPr>
                  <w:delText>m</w:delText>
                </w:r>
              </w:del>
              <w:r w:rsidRPr="008915FD">
                <w:rPr>
                  <w:rFonts w:asciiTheme="minorHAnsi" w:hAnsiTheme="minorHAnsi" w:cstheme="minorHAnsi"/>
                  <w:sz w:val="20"/>
                </w:rPr>
                <w:t xml:space="preserve">, dengan Premi per tahun sebesar </w:t>
              </w:r>
              <w:r w:rsidRPr="008915FD">
                <w:rPr>
                  <w:rFonts w:asciiTheme="minorHAnsi" w:hAnsiTheme="minorHAnsi" w:cstheme="minorHAnsi"/>
                  <w:sz w:val="20"/>
                  <w:szCs w:val="20"/>
                </w:rPr>
                <w:t>Rp</w:t>
              </w:r>
            </w:ins>
            <w:ins w:id="1049" w:author="Erick Hizkia Pangihutan Marbun" w:date="2026-07-01T13:13:00Z" w16du:dateUtc="2026-07-01T06:13:00Z">
              <w:r w:rsidR="007B5EE3" w:rsidRPr="007B5EE3">
                <w:rPr>
                  <w:rFonts w:asciiTheme="minorHAnsi" w:hAnsiTheme="minorHAnsi" w:cstheme="minorHAnsi"/>
                  <w:i/>
                  <w:iCs/>
                  <w:color w:val="5B9BD5" w:themeColor="accent5"/>
                  <w:sz w:val="20"/>
                  <w:szCs w:val="20"/>
                  <w:highlight w:val="yellow"/>
                  <w:rPrChange w:id="1050" w:author="Erick Hizkia Pangihutan Marbun" w:date="2026-07-01T13:13:00Z" w16du:dateUtc="2026-07-01T06:13:00Z">
                    <w:rPr>
                      <w:rFonts w:asciiTheme="minorHAnsi" w:hAnsiTheme="minorHAnsi" w:cstheme="minorHAnsi"/>
                      <w:sz w:val="20"/>
                      <w:szCs w:val="20"/>
                    </w:rPr>
                  </w:rPrChange>
                </w:rPr>
                <w:t>&lt;annual total premium&gt;</w:t>
              </w:r>
            </w:ins>
            <w:ins w:id="1051" w:author="Indria Mukti Efayanti" w:date="2025-01-16T10:05:00Z" w16du:dateUtc="2025-01-16T03:05:00Z">
              <w:del w:id="1052" w:author="Erick Hizkia Pangihutan Marbun" w:date="2026-07-01T13:13:00Z" w16du:dateUtc="2026-07-01T06:13:00Z">
                <w:r w:rsidRPr="008915FD" w:rsidDel="007B5EE3">
                  <w:rPr>
                    <w:rFonts w:asciiTheme="minorHAnsi" w:hAnsiTheme="minorHAnsi" w:cstheme="minorHAnsi"/>
                    <w:sz w:val="20"/>
                    <w:szCs w:val="20"/>
                  </w:rPr>
                  <w:delText>32.848.315</w:delText>
                </w:r>
              </w:del>
              <w:r w:rsidRPr="008915FD">
                <w:rPr>
                  <w:rFonts w:asciiTheme="minorHAnsi" w:hAnsiTheme="minorHAnsi" w:cstheme="minorHAnsi"/>
                  <w:sz w:val="20"/>
                </w:rPr>
                <w:t xml:space="preserve">, dengan Masa Pertanggungan </w:t>
              </w:r>
              <w:del w:id="1053" w:author="Aswin Nabila" w:date="2026-03-30T16:17:00Z" w16du:dateUtc="2026-03-30T09:17:00Z">
                <w:r w:rsidRPr="007B5EE3" w:rsidDel="006267D1">
                  <w:rPr>
                    <w:rFonts w:asciiTheme="minorHAnsi" w:hAnsiTheme="minorHAnsi" w:cstheme="minorHAnsi"/>
                    <w:i/>
                    <w:iCs/>
                    <w:color w:val="5B9BD5" w:themeColor="accent5"/>
                    <w:sz w:val="20"/>
                    <w:rPrChange w:id="1054" w:author="Erick Hizkia Pangihutan Marbun" w:date="2026-07-01T13:14:00Z" w16du:dateUtc="2026-07-01T06:14:00Z">
                      <w:rPr>
                        <w:rFonts w:asciiTheme="minorHAnsi" w:hAnsiTheme="minorHAnsi" w:cstheme="minorHAnsi"/>
                        <w:sz w:val="20"/>
                      </w:rPr>
                    </w:rPrChange>
                  </w:rPr>
                  <w:delText xml:space="preserve"> </w:delText>
                </w:r>
              </w:del>
            </w:ins>
            <w:ins w:id="1055" w:author="Erick Hizkia Pangihutan Marbun" w:date="2026-07-01T13:13:00Z" w16du:dateUtc="2026-07-01T06:13:00Z">
              <w:r w:rsidR="007B5EE3" w:rsidRPr="007B5EE3">
                <w:rPr>
                  <w:rFonts w:asciiTheme="minorHAnsi" w:hAnsiTheme="minorHAnsi" w:cstheme="minorHAnsi"/>
                  <w:i/>
                  <w:iCs/>
                  <w:color w:val="5B9BD5" w:themeColor="accent5"/>
                  <w:sz w:val="20"/>
                  <w:highlight w:val="yellow"/>
                  <w:rPrChange w:id="1056" w:author="Erick Hizkia Pangihutan Marbun" w:date="2026-07-01T13:14:00Z" w16du:dateUtc="2026-07-01T06:14:00Z">
                    <w:rPr>
                      <w:rFonts w:asciiTheme="minorHAnsi" w:hAnsiTheme="minorHAnsi" w:cstheme="minorHAnsi"/>
                      <w:sz w:val="20"/>
                    </w:rPr>
                  </w:rPrChange>
                </w:rPr>
                <w:t>&lt;coverage period&gt;</w:t>
              </w:r>
            </w:ins>
            <w:ins w:id="1057" w:author="Indria Mukti Efayanti" w:date="2025-01-16T10:05:00Z" w16du:dateUtc="2025-01-16T03:05:00Z">
              <w:del w:id="1058" w:author="Erick Hizkia Pangihutan Marbun" w:date="2026-07-01T13:13:00Z" w16du:dateUtc="2026-07-01T06:13:00Z">
                <w:r w:rsidRPr="008915FD" w:rsidDel="007B5EE3">
                  <w:rPr>
                    <w:rFonts w:asciiTheme="minorHAnsi" w:hAnsiTheme="minorHAnsi" w:cstheme="minorHAnsi"/>
                    <w:sz w:val="20"/>
                  </w:rPr>
                  <w:delText>20</w:delText>
                </w:r>
              </w:del>
              <w:r w:rsidRPr="008915FD">
                <w:rPr>
                  <w:rFonts w:asciiTheme="minorHAnsi" w:hAnsiTheme="minorHAnsi" w:cstheme="minorHAnsi"/>
                  <w:sz w:val="20"/>
                </w:rPr>
                <w:t xml:space="preserve"> tahun dan Masa Pembayaran Premi </w:t>
              </w:r>
            </w:ins>
            <w:ins w:id="1059" w:author="Erick Hizkia Pangihutan Marbun" w:date="2026-07-01T13:14:00Z" w16du:dateUtc="2026-07-01T06:14:00Z">
              <w:r w:rsidR="007B5EE3" w:rsidRPr="007B5EE3">
                <w:rPr>
                  <w:rFonts w:asciiTheme="minorHAnsi" w:hAnsiTheme="minorHAnsi" w:cstheme="minorHAnsi"/>
                  <w:i/>
                  <w:iCs/>
                  <w:color w:val="5B9BD5" w:themeColor="accent5"/>
                  <w:sz w:val="20"/>
                  <w:highlight w:val="yellow"/>
                  <w:rPrChange w:id="1060" w:author="Erick Hizkia Pangihutan Marbun" w:date="2026-07-01T13:14:00Z" w16du:dateUtc="2026-07-01T06:14:00Z">
                    <w:rPr>
                      <w:rFonts w:asciiTheme="minorHAnsi" w:hAnsiTheme="minorHAnsi" w:cstheme="minorHAnsi"/>
                      <w:sz w:val="20"/>
                    </w:rPr>
                  </w:rPrChange>
                </w:rPr>
                <w:t>&lt;premium payment period&gt;</w:t>
              </w:r>
            </w:ins>
            <w:ins w:id="1061" w:author="Indria Mukti Efayanti" w:date="2025-01-16T10:05:00Z" w16du:dateUtc="2025-01-16T03:05:00Z">
              <w:del w:id="1062" w:author="Erick Hizkia Pangihutan Marbun" w:date="2026-07-01T13:14:00Z" w16du:dateUtc="2026-07-01T06:14:00Z">
                <w:r w:rsidRPr="008915FD" w:rsidDel="007B5EE3">
                  <w:rPr>
                    <w:rFonts w:asciiTheme="minorHAnsi" w:hAnsiTheme="minorHAnsi" w:cstheme="minorHAnsi"/>
                    <w:sz w:val="20"/>
                  </w:rPr>
                  <w:delText>10</w:delText>
                </w:r>
              </w:del>
              <w:r w:rsidRPr="008915FD">
                <w:rPr>
                  <w:rFonts w:asciiTheme="minorHAnsi" w:hAnsiTheme="minorHAnsi" w:cstheme="minorHAnsi"/>
                  <w:sz w:val="20"/>
                </w:rPr>
                <w:t xml:space="preserve"> tahun. </w:t>
              </w:r>
            </w:ins>
          </w:p>
          <w:p w14:paraId="1AF70B66" w14:textId="77777777" w:rsidR="00D334E5" w:rsidRPr="008915FD" w:rsidRDefault="00D334E5" w:rsidP="00D334E5">
            <w:pPr>
              <w:pStyle w:val="TableParagraph"/>
              <w:numPr>
                <w:ilvl w:val="0"/>
                <w:numId w:val="4"/>
              </w:numPr>
              <w:tabs>
                <w:tab w:val="left" w:pos="415"/>
              </w:tabs>
              <w:jc w:val="both"/>
              <w:rPr>
                <w:ins w:id="1063" w:author="Indria Mukti Efayanti" w:date="2025-01-16T10:05:00Z" w16du:dateUtc="2025-01-16T03:05:00Z"/>
                <w:rFonts w:asciiTheme="minorHAnsi" w:hAnsiTheme="minorHAnsi" w:cstheme="minorHAnsi"/>
                <w:sz w:val="20"/>
              </w:rPr>
            </w:pPr>
            <w:ins w:id="1064" w:author="Indria Mukti Efayanti" w:date="2025-01-16T10:05:00Z" w16du:dateUtc="2025-01-16T03:05:00Z">
              <w:r w:rsidRPr="008915FD">
                <w:rPr>
                  <w:rFonts w:asciiTheme="minorHAnsi" w:hAnsiTheme="minorHAnsi" w:cstheme="minorHAnsi"/>
                  <w:sz w:val="20"/>
                </w:rPr>
                <w:lastRenderedPageBreak/>
                <w:t>Manfaat Asuransi yang dimiliki nasabah adalah sebagai berikut:</w:t>
              </w:r>
            </w:ins>
          </w:p>
          <w:tbl>
            <w:tblPr>
              <w:tblStyle w:val="TableGrid"/>
              <w:tblW w:w="0" w:type="auto"/>
              <w:tblInd w:w="360" w:type="dxa"/>
              <w:tblLook w:val="04A0" w:firstRow="1" w:lastRow="0" w:firstColumn="1" w:lastColumn="0" w:noHBand="0" w:noVBand="1"/>
            </w:tblPr>
            <w:tblGrid>
              <w:gridCol w:w="5558"/>
              <w:gridCol w:w="2700"/>
              <w:gridCol w:w="2160"/>
              <w:tblGridChange w:id="1065">
                <w:tblGrid>
                  <w:gridCol w:w="5558"/>
                  <w:gridCol w:w="2700"/>
                  <w:gridCol w:w="2160"/>
                </w:tblGrid>
              </w:tblGridChange>
            </w:tblGrid>
            <w:tr w:rsidR="00D334E5" w:rsidRPr="008915FD" w14:paraId="01495387" w14:textId="77777777" w:rsidTr="000B093E">
              <w:trPr>
                <w:ins w:id="1066" w:author="Indria Mukti Efayanti" w:date="2025-01-16T10:05:00Z"/>
              </w:trPr>
              <w:tc>
                <w:tcPr>
                  <w:tcW w:w="5558" w:type="dxa"/>
                  <w:tcBorders>
                    <w:bottom w:val="single" w:sz="4" w:space="0" w:color="auto"/>
                  </w:tcBorders>
                  <w:shd w:val="clear" w:color="auto" w:fill="D9D9D9" w:themeFill="background1" w:themeFillShade="D9"/>
                </w:tcPr>
                <w:p w14:paraId="127D1875" w14:textId="77777777" w:rsidR="00D334E5" w:rsidRPr="008915FD" w:rsidRDefault="00D334E5" w:rsidP="00D334E5">
                  <w:pPr>
                    <w:pStyle w:val="TableParagraph"/>
                    <w:tabs>
                      <w:tab w:val="left" w:pos="415"/>
                    </w:tabs>
                    <w:ind w:left="0"/>
                    <w:jc w:val="center"/>
                    <w:rPr>
                      <w:ins w:id="1067" w:author="Indria Mukti Efayanti" w:date="2025-01-16T10:05:00Z" w16du:dateUtc="2025-01-16T03:05:00Z"/>
                      <w:rFonts w:asciiTheme="minorHAnsi" w:hAnsiTheme="minorHAnsi" w:cstheme="minorHAnsi"/>
                      <w:b/>
                      <w:bCs/>
                      <w:sz w:val="20"/>
                    </w:rPr>
                  </w:pPr>
                  <w:ins w:id="1068" w:author="Indria Mukti Efayanti" w:date="2025-01-16T10:05:00Z" w16du:dateUtc="2025-01-16T03:05:00Z">
                    <w:r w:rsidRPr="008915FD">
                      <w:rPr>
                        <w:rFonts w:asciiTheme="minorHAnsi" w:hAnsiTheme="minorHAnsi" w:cstheme="minorHAnsi"/>
                        <w:b/>
                        <w:bCs/>
                        <w:sz w:val="20"/>
                      </w:rPr>
                      <w:t>Manfaat</w:t>
                    </w:r>
                  </w:ins>
                </w:p>
              </w:tc>
              <w:tc>
                <w:tcPr>
                  <w:tcW w:w="2700" w:type="dxa"/>
                  <w:tcBorders>
                    <w:bottom w:val="single" w:sz="4" w:space="0" w:color="auto"/>
                  </w:tcBorders>
                  <w:shd w:val="clear" w:color="auto" w:fill="D9D9D9" w:themeFill="background1" w:themeFillShade="D9"/>
                </w:tcPr>
                <w:p w14:paraId="641FF028" w14:textId="77777777" w:rsidR="00D334E5" w:rsidRPr="008915FD" w:rsidRDefault="00D334E5" w:rsidP="00D334E5">
                  <w:pPr>
                    <w:pStyle w:val="TableParagraph"/>
                    <w:tabs>
                      <w:tab w:val="left" w:pos="415"/>
                    </w:tabs>
                    <w:ind w:left="0"/>
                    <w:jc w:val="center"/>
                    <w:rPr>
                      <w:ins w:id="1069" w:author="Indria Mukti Efayanti" w:date="2025-01-16T10:05:00Z" w16du:dateUtc="2025-01-16T03:05:00Z"/>
                      <w:rFonts w:asciiTheme="minorHAnsi" w:hAnsiTheme="minorHAnsi" w:cstheme="minorHAnsi"/>
                      <w:b/>
                      <w:bCs/>
                      <w:sz w:val="20"/>
                    </w:rPr>
                  </w:pPr>
                  <w:ins w:id="1070" w:author="Indria Mukti Efayanti" w:date="2025-01-16T10:05:00Z" w16du:dateUtc="2025-01-16T03:05:00Z">
                    <w:r w:rsidRPr="008915FD">
                      <w:rPr>
                        <w:rFonts w:asciiTheme="minorHAnsi" w:hAnsiTheme="minorHAnsi" w:cstheme="minorHAnsi"/>
                        <w:b/>
                        <w:bCs/>
                        <w:sz w:val="20"/>
                      </w:rPr>
                      <w:t>Uang Pertanggungan</w:t>
                    </w:r>
                  </w:ins>
                </w:p>
              </w:tc>
              <w:tc>
                <w:tcPr>
                  <w:tcW w:w="2160" w:type="dxa"/>
                  <w:shd w:val="clear" w:color="auto" w:fill="D9D9D9" w:themeFill="background1" w:themeFillShade="D9"/>
                </w:tcPr>
                <w:p w14:paraId="384D1C74" w14:textId="77777777" w:rsidR="00D334E5" w:rsidRPr="008915FD" w:rsidRDefault="00D334E5" w:rsidP="00D334E5">
                  <w:pPr>
                    <w:pStyle w:val="TableParagraph"/>
                    <w:tabs>
                      <w:tab w:val="left" w:pos="415"/>
                    </w:tabs>
                    <w:ind w:left="0"/>
                    <w:jc w:val="center"/>
                    <w:rPr>
                      <w:ins w:id="1071" w:author="Indria Mukti Efayanti" w:date="2025-01-16T10:05:00Z" w16du:dateUtc="2025-01-16T03:05:00Z"/>
                      <w:rFonts w:asciiTheme="minorHAnsi" w:hAnsiTheme="minorHAnsi" w:cstheme="minorHAnsi"/>
                      <w:b/>
                      <w:bCs/>
                      <w:sz w:val="20"/>
                    </w:rPr>
                  </w:pPr>
                  <w:ins w:id="1072" w:author="Indria Mukti Efayanti" w:date="2025-01-16T10:05:00Z" w16du:dateUtc="2025-01-16T03:05:00Z">
                    <w:r w:rsidRPr="008915FD">
                      <w:rPr>
                        <w:rFonts w:asciiTheme="minorHAnsi" w:hAnsiTheme="minorHAnsi" w:cstheme="minorHAnsi"/>
                        <w:b/>
                        <w:bCs/>
                        <w:sz w:val="20"/>
                      </w:rPr>
                      <w:t xml:space="preserve">Premi </w:t>
                    </w:r>
                    <w:commentRangeStart w:id="1073"/>
                    <w:r w:rsidRPr="008915FD">
                      <w:rPr>
                        <w:rFonts w:asciiTheme="minorHAnsi" w:hAnsiTheme="minorHAnsi" w:cstheme="minorHAnsi"/>
                        <w:b/>
                        <w:bCs/>
                        <w:sz w:val="20"/>
                      </w:rPr>
                      <w:t>Tahunan</w:t>
                    </w:r>
                    <w:commentRangeEnd w:id="1073"/>
                    <w:r w:rsidRPr="008915FD">
                      <w:rPr>
                        <w:rStyle w:val="CommentReference"/>
                        <w:rFonts w:asciiTheme="minorHAnsi" w:hAnsiTheme="minorHAnsi" w:cstheme="minorHAnsi"/>
                        <w:b/>
                        <w:bCs/>
                        <w:sz w:val="20"/>
                        <w:szCs w:val="22"/>
                      </w:rPr>
                      <w:commentReference w:id="1073"/>
                    </w:r>
                  </w:ins>
                </w:p>
              </w:tc>
            </w:tr>
            <w:tr w:rsidR="00D334E5" w:rsidRPr="008915FD" w14:paraId="2B2D300A" w14:textId="77777777" w:rsidTr="000B093E">
              <w:trPr>
                <w:ins w:id="1074" w:author="Indria Mukti Efayanti" w:date="2025-01-16T10:05:00Z"/>
              </w:trPr>
              <w:tc>
                <w:tcPr>
                  <w:tcW w:w="5558" w:type="dxa"/>
                  <w:tcBorders>
                    <w:top w:val="single" w:sz="4" w:space="0" w:color="auto"/>
                    <w:left w:val="single" w:sz="4" w:space="0" w:color="auto"/>
                    <w:bottom w:val="nil"/>
                    <w:right w:val="single" w:sz="4" w:space="0" w:color="auto"/>
                  </w:tcBorders>
                </w:tcPr>
                <w:p w14:paraId="75161D29" w14:textId="77777777" w:rsidR="00D334E5" w:rsidRPr="008915FD" w:rsidRDefault="00D334E5" w:rsidP="00D334E5">
                  <w:pPr>
                    <w:pStyle w:val="TableParagraph"/>
                    <w:tabs>
                      <w:tab w:val="left" w:pos="415"/>
                    </w:tabs>
                    <w:ind w:left="0"/>
                    <w:jc w:val="both"/>
                    <w:rPr>
                      <w:ins w:id="1075" w:author="Indria Mukti Efayanti" w:date="2025-01-16T10:05:00Z" w16du:dateUtc="2025-01-16T03:05:00Z"/>
                      <w:rFonts w:asciiTheme="minorHAnsi" w:hAnsiTheme="minorHAnsi" w:cstheme="minorHAnsi"/>
                      <w:sz w:val="20"/>
                    </w:rPr>
                  </w:pPr>
                  <w:ins w:id="1076" w:author="Indria Mukti Efayanti" w:date="2025-01-16T10:05:00Z" w16du:dateUtc="2025-01-16T03:05:00Z">
                    <w:r w:rsidRPr="008915FD">
                      <w:rPr>
                        <w:rFonts w:asciiTheme="minorHAnsi" w:hAnsiTheme="minorHAnsi" w:cstheme="minorHAnsi"/>
                        <w:sz w:val="20"/>
                      </w:rPr>
                      <w:t>Asuransi Dasar</w:t>
                    </w:r>
                  </w:ins>
                </w:p>
              </w:tc>
              <w:tc>
                <w:tcPr>
                  <w:tcW w:w="2700" w:type="dxa"/>
                  <w:tcBorders>
                    <w:top w:val="single" w:sz="4" w:space="0" w:color="auto"/>
                    <w:left w:val="single" w:sz="4" w:space="0" w:color="auto"/>
                    <w:bottom w:val="nil"/>
                    <w:right w:val="single" w:sz="4" w:space="0" w:color="auto"/>
                  </w:tcBorders>
                </w:tcPr>
                <w:p w14:paraId="6C6993CC" w14:textId="77777777" w:rsidR="00D334E5" w:rsidRPr="008915FD" w:rsidRDefault="00D334E5" w:rsidP="00D334E5">
                  <w:pPr>
                    <w:pStyle w:val="TableParagraph"/>
                    <w:tabs>
                      <w:tab w:val="left" w:pos="415"/>
                    </w:tabs>
                    <w:ind w:left="0"/>
                    <w:jc w:val="both"/>
                    <w:rPr>
                      <w:ins w:id="1077" w:author="Indria Mukti Efayanti" w:date="2025-01-16T10:05:00Z" w16du:dateUtc="2025-01-16T03:05:00Z"/>
                      <w:rFonts w:asciiTheme="minorHAnsi" w:hAnsiTheme="minorHAnsi" w:cstheme="minorHAnsi"/>
                      <w:sz w:val="20"/>
                    </w:rPr>
                  </w:pPr>
                </w:p>
              </w:tc>
              <w:tc>
                <w:tcPr>
                  <w:tcW w:w="2160" w:type="dxa"/>
                  <w:vMerge w:val="restart"/>
                  <w:tcBorders>
                    <w:left w:val="single" w:sz="4" w:space="0" w:color="auto"/>
                  </w:tcBorders>
                </w:tcPr>
                <w:p w14:paraId="2957DFB0" w14:textId="367AA63C" w:rsidR="00D334E5" w:rsidRPr="008915FD" w:rsidRDefault="00D334E5" w:rsidP="00D334E5">
                  <w:pPr>
                    <w:pStyle w:val="TableParagraph"/>
                    <w:tabs>
                      <w:tab w:val="left" w:pos="415"/>
                    </w:tabs>
                    <w:ind w:left="0"/>
                    <w:jc w:val="both"/>
                    <w:rPr>
                      <w:ins w:id="1078" w:author="Indria Mukti Efayanti" w:date="2025-01-16T10:05:00Z" w16du:dateUtc="2025-01-16T03:05:00Z"/>
                      <w:rFonts w:asciiTheme="minorHAnsi" w:hAnsiTheme="minorHAnsi" w:cstheme="minorHAnsi"/>
                      <w:sz w:val="20"/>
                    </w:rPr>
                  </w:pPr>
                  <w:ins w:id="1079" w:author="Indria Mukti Efayanti" w:date="2025-01-16T10:05:00Z" w16du:dateUtc="2025-01-16T03:05:00Z">
                    <w:r w:rsidRPr="008915FD">
                      <w:rPr>
                        <w:rFonts w:asciiTheme="minorHAnsi" w:hAnsiTheme="minorHAnsi" w:cstheme="minorHAnsi"/>
                        <w:sz w:val="20"/>
                      </w:rPr>
                      <w:t>Rp</w:t>
                    </w:r>
                  </w:ins>
                  <w:ins w:id="1080" w:author="Erick Hizkia Pangihutan Marbun" w:date="2026-07-01T13:15:00Z" w16du:dateUtc="2026-07-01T06:15:00Z">
                    <w:r w:rsidR="007B5EE3" w:rsidRPr="007B5EE3">
                      <w:rPr>
                        <w:rFonts w:asciiTheme="minorHAnsi" w:hAnsiTheme="minorHAnsi" w:cstheme="minorHAnsi"/>
                        <w:i/>
                        <w:iCs/>
                        <w:color w:val="5B9BD5" w:themeColor="accent5"/>
                        <w:sz w:val="20"/>
                        <w:highlight w:val="yellow"/>
                        <w:rPrChange w:id="1081" w:author="Erick Hizkia Pangihutan Marbun" w:date="2026-07-01T13:15:00Z" w16du:dateUtc="2026-07-01T06:15:00Z">
                          <w:rPr>
                            <w:rFonts w:asciiTheme="minorHAnsi" w:hAnsiTheme="minorHAnsi" w:cstheme="minorHAnsi"/>
                            <w:sz w:val="20"/>
                          </w:rPr>
                        </w:rPrChange>
                      </w:rPr>
                      <w:t>&lt;annual premium&gt;</w:t>
                    </w:r>
                  </w:ins>
                  <w:ins w:id="1082" w:author="Indria Mukti Efayanti" w:date="2025-01-16T10:05:00Z" w16du:dateUtc="2025-01-16T03:05:00Z">
                    <w:del w:id="1083" w:author="Erick Hizkia Pangihutan Marbun" w:date="2026-07-01T13:15:00Z" w16du:dateUtc="2026-07-01T06:15:00Z">
                      <w:r w:rsidRPr="008915FD" w:rsidDel="007B5EE3">
                        <w:rPr>
                          <w:rFonts w:asciiTheme="minorHAnsi" w:hAnsiTheme="minorHAnsi" w:cstheme="minorHAnsi"/>
                          <w:sz w:val="20"/>
                        </w:rPr>
                        <w:delText>29.347.500</w:delText>
                      </w:r>
                    </w:del>
                  </w:ins>
                </w:p>
              </w:tc>
            </w:tr>
            <w:tr w:rsidR="00D334E5" w:rsidRPr="008915FD" w14:paraId="514AD94E" w14:textId="77777777" w:rsidTr="000B093E">
              <w:trPr>
                <w:ins w:id="1084" w:author="Indria Mukti Efayanti" w:date="2025-01-16T10:05:00Z"/>
              </w:trPr>
              <w:tc>
                <w:tcPr>
                  <w:tcW w:w="5558" w:type="dxa"/>
                  <w:tcBorders>
                    <w:top w:val="nil"/>
                    <w:left w:val="single" w:sz="4" w:space="0" w:color="auto"/>
                    <w:bottom w:val="nil"/>
                    <w:right w:val="single" w:sz="4" w:space="0" w:color="auto"/>
                  </w:tcBorders>
                </w:tcPr>
                <w:p w14:paraId="7F98C5F2" w14:textId="77777777" w:rsidR="00D334E5" w:rsidRPr="008915FD" w:rsidRDefault="00D334E5" w:rsidP="00D334E5">
                  <w:pPr>
                    <w:pStyle w:val="TableParagraph"/>
                    <w:numPr>
                      <w:ilvl w:val="0"/>
                      <w:numId w:val="63"/>
                    </w:numPr>
                    <w:tabs>
                      <w:tab w:val="left" w:pos="415"/>
                    </w:tabs>
                    <w:jc w:val="both"/>
                    <w:rPr>
                      <w:ins w:id="1085" w:author="Indria Mukti Efayanti" w:date="2025-01-16T10:05:00Z" w16du:dateUtc="2025-01-16T03:05:00Z"/>
                      <w:rFonts w:asciiTheme="minorHAnsi" w:hAnsiTheme="minorHAnsi" w:cstheme="minorHAnsi"/>
                      <w:sz w:val="20"/>
                    </w:rPr>
                  </w:pPr>
                  <w:ins w:id="1086" w:author="Indria Mukti Efayanti" w:date="2025-01-16T10:05:00Z" w16du:dateUtc="2025-01-16T03:05:00Z">
                    <w:r w:rsidRPr="008915FD">
                      <w:rPr>
                        <w:rFonts w:asciiTheme="minorHAnsi" w:hAnsiTheme="minorHAnsi" w:cstheme="minorHAnsi"/>
                        <w:sz w:val="20"/>
                      </w:rPr>
                      <w:t>Manfaat Meninggal Dunia karena sebab apapun</w:t>
                    </w:r>
                  </w:ins>
                </w:p>
              </w:tc>
              <w:tc>
                <w:tcPr>
                  <w:tcW w:w="2700" w:type="dxa"/>
                  <w:tcBorders>
                    <w:top w:val="nil"/>
                    <w:left w:val="single" w:sz="4" w:space="0" w:color="auto"/>
                    <w:bottom w:val="nil"/>
                    <w:right w:val="single" w:sz="4" w:space="0" w:color="auto"/>
                  </w:tcBorders>
                </w:tcPr>
                <w:p w14:paraId="22EEDEB6" w14:textId="3BAA7A79" w:rsidR="00D334E5" w:rsidRPr="008915FD" w:rsidRDefault="00D334E5" w:rsidP="00D334E5">
                  <w:pPr>
                    <w:pStyle w:val="TableParagraph"/>
                    <w:tabs>
                      <w:tab w:val="left" w:pos="415"/>
                    </w:tabs>
                    <w:ind w:left="0"/>
                    <w:jc w:val="both"/>
                    <w:rPr>
                      <w:ins w:id="1087" w:author="Indria Mukti Efayanti" w:date="2025-01-16T10:05:00Z" w16du:dateUtc="2025-01-16T03:05:00Z"/>
                      <w:rFonts w:asciiTheme="minorHAnsi" w:hAnsiTheme="minorHAnsi" w:cstheme="minorHAnsi"/>
                      <w:sz w:val="20"/>
                    </w:rPr>
                  </w:pPr>
                  <w:ins w:id="1088" w:author="Indria Mukti Efayanti" w:date="2025-01-16T10:05:00Z" w16du:dateUtc="2025-01-16T03:05:00Z">
                    <w:r w:rsidRPr="008915FD">
                      <w:rPr>
                        <w:rFonts w:asciiTheme="minorHAnsi" w:hAnsiTheme="minorHAnsi" w:cstheme="minorHAnsi"/>
                        <w:sz w:val="20"/>
                      </w:rPr>
                      <w:t>Rp</w:t>
                    </w:r>
                  </w:ins>
                  <w:ins w:id="1089" w:author="Erick Hizkia Pangihutan Marbun" w:date="2026-07-01T13:14:00Z" w16du:dateUtc="2026-07-01T06:14:00Z">
                    <w:r w:rsidR="007B5EE3" w:rsidRPr="007B5EE3">
                      <w:rPr>
                        <w:rFonts w:asciiTheme="minorHAnsi" w:hAnsiTheme="minorHAnsi" w:cstheme="minorHAnsi"/>
                        <w:i/>
                        <w:iCs/>
                        <w:color w:val="5B9BD5" w:themeColor="accent5"/>
                        <w:sz w:val="20"/>
                        <w:highlight w:val="yellow"/>
                        <w:rPrChange w:id="1090" w:author="Erick Hizkia Pangihutan Marbun" w:date="2026-07-01T13:14:00Z" w16du:dateUtc="2026-07-01T06:14:00Z">
                          <w:rPr>
                            <w:rFonts w:asciiTheme="minorHAnsi" w:hAnsiTheme="minorHAnsi" w:cstheme="minorHAnsi"/>
                            <w:sz w:val="20"/>
                          </w:rPr>
                        </w:rPrChange>
                      </w:rPr>
                      <w:t>&lt;</w:t>
                    </w:r>
                  </w:ins>
                  <w:ins w:id="1091" w:author="Erick Hizkia Pangihutan Marbun" w:date="2026-07-01T13:15:00Z" w16du:dateUtc="2026-07-01T06:15:00Z">
                    <w:r w:rsidR="007B5EE3">
                      <w:rPr>
                        <w:rFonts w:asciiTheme="minorHAnsi" w:hAnsiTheme="minorHAnsi" w:cstheme="minorHAnsi"/>
                        <w:i/>
                        <w:iCs/>
                        <w:color w:val="5B9BD5" w:themeColor="accent5"/>
                        <w:sz w:val="20"/>
                        <w:highlight w:val="yellow"/>
                      </w:rPr>
                      <w:t>basic sum assured</w:t>
                    </w:r>
                  </w:ins>
                  <w:ins w:id="1092" w:author="Erick Hizkia Pangihutan Marbun" w:date="2026-07-01T13:14:00Z" w16du:dateUtc="2026-07-01T06:14:00Z">
                    <w:r w:rsidR="007B5EE3" w:rsidRPr="007B5EE3">
                      <w:rPr>
                        <w:rFonts w:asciiTheme="minorHAnsi" w:hAnsiTheme="minorHAnsi" w:cstheme="minorHAnsi"/>
                        <w:i/>
                        <w:iCs/>
                        <w:color w:val="5B9BD5" w:themeColor="accent5"/>
                        <w:sz w:val="20"/>
                        <w:highlight w:val="yellow"/>
                        <w:rPrChange w:id="1093" w:author="Erick Hizkia Pangihutan Marbun" w:date="2026-07-01T13:14:00Z" w16du:dateUtc="2026-07-01T06:14:00Z">
                          <w:rPr>
                            <w:rFonts w:asciiTheme="minorHAnsi" w:hAnsiTheme="minorHAnsi" w:cstheme="minorHAnsi"/>
                            <w:sz w:val="20"/>
                          </w:rPr>
                        </w:rPrChange>
                      </w:rPr>
                      <w:t>&gt;</w:t>
                    </w:r>
                  </w:ins>
                  <w:ins w:id="1094" w:author="Indria Mukti Efayanti" w:date="2025-01-16T10:05:00Z" w16du:dateUtc="2025-01-16T03:05:00Z">
                    <w:del w:id="1095" w:author="Erick Hizkia Pangihutan Marbun" w:date="2026-07-01T13:14:00Z" w16du:dateUtc="2026-07-01T06:14:00Z">
                      <w:r w:rsidRPr="008915FD" w:rsidDel="007B5EE3">
                        <w:rPr>
                          <w:rFonts w:asciiTheme="minorHAnsi" w:hAnsiTheme="minorHAnsi" w:cstheme="minorHAnsi"/>
                          <w:sz w:val="20"/>
                        </w:rPr>
                        <w:delText>500.000.000</w:delText>
                      </w:r>
                    </w:del>
                  </w:ins>
                </w:p>
              </w:tc>
              <w:tc>
                <w:tcPr>
                  <w:tcW w:w="2160" w:type="dxa"/>
                  <w:vMerge/>
                  <w:tcBorders>
                    <w:left w:val="single" w:sz="4" w:space="0" w:color="auto"/>
                  </w:tcBorders>
                </w:tcPr>
                <w:p w14:paraId="40E2A117" w14:textId="77777777" w:rsidR="00D334E5" w:rsidRPr="008915FD" w:rsidRDefault="00D334E5" w:rsidP="00D334E5">
                  <w:pPr>
                    <w:pStyle w:val="TableParagraph"/>
                    <w:tabs>
                      <w:tab w:val="left" w:pos="415"/>
                    </w:tabs>
                    <w:ind w:left="0"/>
                    <w:jc w:val="both"/>
                    <w:rPr>
                      <w:ins w:id="1096" w:author="Indria Mukti Efayanti" w:date="2025-01-16T10:05:00Z" w16du:dateUtc="2025-01-16T03:05:00Z"/>
                      <w:rFonts w:asciiTheme="minorHAnsi" w:hAnsiTheme="minorHAnsi" w:cstheme="minorHAnsi"/>
                      <w:sz w:val="20"/>
                    </w:rPr>
                  </w:pPr>
                </w:p>
              </w:tc>
            </w:tr>
            <w:tr w:rsidR="00D334E5" w:rsidRPr="008915FD" w14:paraId="15AA8EDB" w14:textId="77777777" w:rsidTr="000B093E">
              <w:trPr>
                <w:ins w:id="1097" w:author="Indria Mukti Efayanti" w:date="2025-01-16T10:05:00Z"/>
              </w:trPr>
              <w:tc>
                <w:tcPr>
                  <w:tcW w:w="5558" w:type="dxa"/>
                  <w:tcBorders>
                    <w:top w:val="nil"/>
                    <w:left w:val="single" w:sz="4" w:space="0" w:color="auto"/>
                    <w:bottom w:val="nil"/>
                    <w:right w:val="single" w:sz="4" w:space="0" w:color="auto"/>
                  </w:tcBorders>
                </w:tcPr>
                <w:p w14:paraId="3F7F5908" w14:textId="77777777" w:rsidR="00D334E5" w:rsidRPr="008915FD" w:rsidRDefault="009737D2" w:rsidP="00D334E5">
                  <w:pPr>
                    <w:pStyle w:val="TableParagraph"/>
                    <w:numPr>
                      <w:ilvl w:val="0"/>
                      <w:numId w:val="63"/>
                    </w:numPr>
                    <w:tabs>
                      <w:tab w:val="left" w:pos="415"/>
                    </w:tabs>
                    <w:jc w:val="both"/>
                    <w:rPr>
                      <w:ins w:id="1098" w:author="Indria Mukti Efayanti" w:date="2025-01-16T10:05:00Z" w16du:dateUtc="2025-01-16T03:05:00Z"/>
                      <w:rFonts w:asciiTheme="minorHAnsi" w:hAnsiTheme="minorHAnsi" w:cstheme="minorHAnsi"/>
                      <w:sz w:val="20"/>
                    </w:rPr>
                  </w:pPr>
                  <w:ins w:id="1099" w:author="Rosita P L Tobing" w:date="2026-03-30T09:57:00Z" w16du:dateUtc="2026-03-30T02:57:00Z">
                    <w:r w:rsidRPr="00125E54">
                      <w:rPr>
                        <w:rFonts w:cstheme="minorHAnsi"/>
                        <w:color w:val="000000"/>
                        <w:sz w:val="20"/>
                        <w:szCs w:val="20"/>
                        <w:highlight w:val="yellow"/>
                        <w:lang w:eastAsia="en-ID"/>
                      </w:rPr>
                      <w:t xml:space="preserve">Tambahan </w:t>
                    </w:r>
                  </w:ins>
                  <w:ins w:id="1100" w:author="Indria Mukti Efayanti" w:date="2025-01-16T10:05:00Z" w16du:dateUtc="2025-01-16T03:05:00Z">
                    <w:r w:rsidR="00D334E5" w:rsidRPr="008915FD">
                      <w:rPr>
                        <w:rFonts w:asciiTheme="minorHAnsi" w:hAnsiTheme="minorHAnsi" w:cstheme="minorHAnsi"/>
                        <w:sz w:val="20"/>
                      </w:rPr>
                      <w:t>Manfaat Meninggal Dunia karena Kecelakaan</w:t>
                    </w:r>
                  </w:ins>
                </w:p>
              </w:tc>
              <w:tc>
                <w:tcPr>
                  <w:tcW w:w="2700" w:type="dxa"/>
                  <w:tcBorders>
                    <w:top w:val="nil"/>
                    <w:left w:val="single" w:sz="4" w:space="0" w:color="auto"/>
                    <w:bottom w:val="nil"/>
                    <w:right w:val="single" w:sz="4" w:space="0" w:color="auto"/>
                  </w:tcBorders>
                </w:tcPr>
                <w:p w14:paraId="13875DA1" w14:textId="544CE7B1" w:rsidR="00D334E5" w:rsidRPr="008915FD" w:rsidRDefault="00D334E5" w:rsidP="00D334E5">
                  <w:pPr>
                    <w:pStyle w:val="TableParagraph"/>
                    <w:tabs>
                      <w:tab w:val="left" w:pos="415"/>
                    </w:tabs>
                    <w:ind w:left="0"/>
                    <w:jc w:val="both"/>
                    <w:rPr>
                      <w:ins w:id="1101" w:author="Indria Mukti Efayanti" w:date="2025-01-16T10:05:00Z" w16du:dateUtc="2025-01-16T03:05:00Z"/>
                      <w:rFonts w:asciiTheme="minorHAnsi" w:hAnsiTheme="minorHAnsi" w:cstheme="minorHAnsi"/>
                      <w:sz w:val="20"/>
                    </w:rPr>
                  </w:pPr>
                  <w:ins w:id="1102" w:author="Indria Mukti Efayanti" w:date="2025-01-16T10:05:00Z" w16du:dateUtc="2025-01-16T03:05:00Z">
                    <w:r w:rsidRPr="008915FD">
                      <w:rPr>
                        <w:rFonts w:asciiTheme="minorHAnsi" w:hAnsiTheme="minorHAnsi" w:cstheme="minorHAnsi"/>
                        <w:sz w:val="20"/>
                      </w:rPr>
                      <w:t>Rp</w:t>
                    </w:r>
                  </w:ins>
                  <w:ins w:id="1103" w:author="Erick Hizkia Pangihutan Marbun" w:date="2026-07-01T13:15:00Z" w16du:dateUtc="2026-07-01T06:15:00Z">
                    <w:r w:rsidR="007B5EE3" w:rsidRPr="007B5EE3">
                      <w:rPr>
                        <w:rFonts w:asciiTheme="minorHAnsi" w:hAnsiTheme="minorHAnsi" w:cstheme="minorHAnsi"/>
                        <w:i/>
                        <w:iCs/>
                        <w:color w:val="5B9BD5" w:themeColor="accent5"/>
                        <w:sz w:val="20"/>
                        <w:rPrChange w:id="1104" w:author="Erick Hizkia Pangihutan Marbun" w:date="2026-07-01T13:15:00Z" w16du:dateUtc="2026-07-01T06:15:00Z">
                          <w:rPr>
                            <w:rFonts w:asciiTheme="minorHAnsi" w:hAnsiTheme="minorHAnsi" w:cstheme="minorHAnsi"/>
                            <w:sz w:val="20"/>
                          </w:rPr>
                        </w:rPrChange>
                      </w:rPr>
                      <w:t>&lt;accidental death benefit&gt;</w:t>
                    </w:r>
                  </w:ins>
                  <w:ins w:id="1105" w:author="Indria Mukti Efayanti" w:date="2025-01-16T10:05:00Z" w16du:dateUtc="2025-01-16T03:05:00Z">
                    <w:del w:id="1106" w:author="Erick Hizkia Pangihutan Marbun" w:date="2026-07-01T13:15:00Z" w16du:dateUtc="2026-07-01T06:15:00Z">
                      <w:r w:rsidRPr="008915FD" w:rsidDel="007B5EE3">
                        <w:rPr>
                          <w:rFonts w:asciiTheme="minorHAnsi" w:hAnsiTheme="minorHAnsi" w:cstheme="minorHAnsi"/>
                          <w:sz w:val="20"/>
                        </w:rPr>
                        <w:delText>500.000.000</w:delText>
                      </w:r>
                    </w:del>
                  </w:ins>
                </w:p>
              </w:tc>
              <w:tc>
                <w:tcPr>
                  <w:tcW w:w="2160" w:type="dxa"/>
                  <w:vMerge/>
                  <w:tcBorders>
                    <w:left w:val="single" w:sz="4" w:space="0" w:color="auto"/>
                  </w:tcBorders>
                </w:tcPr>
                <w:p w14:paraId="4B1F952C" w14:textId="77777777" w:rsidR="00D334E5" w:rsidRPr="008915FD" w:rsidRDefault="00D334E5" w:rsidP="00D334E5">
                  <w:pPr>
                    <w:pStyle w:val="TableParagraph"/>
                    <w:tabs>
                      <w:tab w:val="left" w:pos="415"/>
                    </w:tabs>
                    <w:ind w:left="0"/>
                    <w:jc w:val="both"/>
                    <w:rPr>
                      <w:ins w:id="1107" w:author="Indria Mukti Efayanti" w:date="2025-01-16T10:05:00Z" w16du:dateUtc="2025-01-16T03:05:00Z"/>
                      <w:rFonts w:asciiTheme="minorHAnsi" w:hAnsiTheme="minorHAnsi" w:cstheme="minorHAnsi"/>
                      <w:sz w:val="20"/>
                    </w:rPr>
                  </w:pPr>
                </w:p>
              </w:tc>
            </w:tr>
            <w:tr w:rsidR="00D334E5" w:rsidRPr="008915FD" w14:paraId="1E3C7B68" w14:textId="77777777" w:rsidTr="000B093E">
              <w:trPr>
                <w:ins w:id="1108" w:author="Indria Mukti Efayanti" w:date="2025-01-16T10:05:00Z"/>
              </w:trPr>
              <w:tc>
                <w:tcPr>
                  <w:tcW w:w="5558" w:type="dxa"/>
                  <w:tcBorders>
                    <w:top w:val="nil"/>
                    <w:left w:val="single" w:sz="4" w:space="0" w:color="auto"/>
                    <w:bottom w:val="single" w:sz="4" w:space="0" w:color="auto"/>
                    <w:right w:val="single" w:sz="4" w:space="0" w:color="auto"/>
                  </w:tcBorders>
                </w:tcPr>
                <w:p w14:paraId="4B37212E" w14:textId="77777777" w:rsidR="00D334E5" w:rsidRPr="008915FD" w:rsidRDefault="00D334E5" w:rsidP="00D334E5">
                  <w:pPr>
                    <w:pStyle w:val="TableParagraph"/>
                    <w:numPr>
                      <w:ilvl w:val="0"/>
                      <w:numId w:val="63"/>
                    </w:numPr>
                    <w:tabs>
                      <w:tab w:val="left" w:pos="415"/>
                    </w:tabs>
                    <w:jc w:val="both"/>
                    <w:rPr>
                      <w:ins w:id="1109" w:author="Indria Mukti Efayanti" w:date="2025-01-16T10:05:00Z" w16du:dateUtc="2025-01-16T03:05:00Z"/>
                      <w:rFonts w:asciiTheme="minorHAnsi" w:hAnsiTheme="minorHAnsi" w:cstheme="minorHAnsi"/>
                      <w:sz w:val="20"/>
                    </w:rPr>
                  </w:pPr>
                  <w:ins w:id="1110" w:author="Indria Mukti Efayanti" w:date="2025-01-16T10:05:00Z" w16du:dateUtc="2025-01-16T03:05:00Z">
                    <w:r w:rsidRPr="008915FD">
                      <w:rPr>
                        <w:rFonts w:asciiTheme="minorHAnsi" w:hAnsiTheme="minorHAnsi" w:cstheme="minorHAnsi"/>
                        <w:sz w:val="20"/>
                      </w:rPr>
                      <w:t xml:space="preserve">Manfaat Akhir Pertanggungan </w:t>
                    </w:r>
                  </w:ins>
                </w:p>
              </w:tc>
              <w:tc>
                <w:tcPr>
                  <w:tcW w:w="2700" w:type="dxa"/>
                  <w:tcBorders>
                    <w:top w:val="nil"/>
                    <w:left w:val="single" w:sz="4" w:space="0" w:color="auto"/>
                    <w:bottom w:val="single" w:sz="4" w:space="0" w:color="auto"/>
                    <w:right w:val="single" w:sz="4" w:space="0" w:color="auto"/>
                  </w:tcBorders>
                </w:tcPr>
                <w:p w14:paraId="1D00AF57" w14:textId="77777777" w:rsidR="00D334E5" w:rsidRPr="008915FD" w:rsidRDefault="00D334E5" w:rsidP="00D334E5">
                  <w:pPr>
                    <w:pStyle w:val="TableParagraph"/>
                    <w:tabs>
                      <w:tab w:val="left" w:pos="415"/>
                    </w:tabs>
                    <w:ind w:left="0"/>
                    <w:jc w:val="both"/>
                    <w:rPr>
                      <w:ins w:id="1111" w:author="Indria Mukti Efayanti" w:date="2025-01-16T10:05:00Z" w16du:dateUtc="2025-01-16T03:05:00Z"/>
                      <w:rFonts w:asciiTheme="minorHAnsi" w:hAnsiTheme="minorHAnsi" w:cstheme="minorHAnsi"/>
                      <w:sz w:val="20"/>
                    </w:rPr>
                  </w:pPr>
                  <w:ins w:id="1112" w:author="Indria Mukti Efayanti" w:date="2025-01-16T10:05:00Z" w16du:dateUtc="2025-01-16T03:05:00Z">
                    <w:r w:rsidRPr="008915FD">
                      <w:rPr>
                        <w:rFonts w:asciiTheme="minorHAnsi" w:hAnsiTheme="minorHAnsi" w:cstheme="minorHAnsi"/>
                        <w:sz w:val="20"/>
                      </w:rPr>
                      <w:t>Sesuai pada Tabel Premi dan Manfaat Asuransi</w:t>
                    </w:r>
                  </w:ins>
                </w:p>
              </w:tc>
              <w:tc>
                <w:tcPr>
                  <w:tcW w:w="2160" w:type="dxa"/>
                  <w:vMerge/>
                  <w:tcBorders>
                    <w:left w:val="single" w:sz="4" w:space="0" w:color="auto"/>
                    <w:bottom w:val="single" w:sz="4" w:space="0" w:color="auto"/>
                  </w:tcBorders>
                </w:tcPr>
                <w:p w14:paraId="3E5356FA" w14:textId="77777777" w:rsidR="00D334E5" w:rsidRPr="008915FD" w:rsidRDefault="00D334E5" w:rsidP="00D334E5">
                  <w:pPr>
                    <w:pStyle w:val="TableParagraph"/>
                    <w:tabs>
                      <w:tab w:val="left" w:pos="415"/>
                    </w:tabs>
                    <w:ind w:left="0"/>
                    <w:jc w:val="both"/>
                    <w:rPr>
                      <w:ins w:id="1113" w:author="Indria Mukti Efayanti" w:date="2025-01-16T10:05:00Z" w16du:dateUtc="2025-01-16T03:05:00Z"/>
                      <w:rFonts w:asciiTheme="minorHAnsi" w:hAnsiTheme="minorHAnsi" w:cstheme="minorHAnsi"/>
                      <w:sz w:val="20"/>
                    </w:rPr>
                  </w:pPr>
                </w:p>
              </w:tc>
            </w:tr>
            <w:tr w:rsidR="00D334E5" w:rsidRPr="008915FD" w14:paraId="07528FD8" w14:textId="77777777" w:rsidTr="000B093E">
              <w:trPr>
                <w:ins w:id="1114" w:author="Indria Mukti Efayanti" w:date="2025-01-16T10:05:00Z"/>
              </w:trPr>
              <w:tc>
                <w:tcPr>
                  <w:tcW w:w="5558" w:type="dxa"/>
                  <w:tcBorders>
                    <w:top w:val="single" w:sz="4" w:space="0" w:color="auto"/>
                    <w:left w:val="single" w:sz="4" w:space="0" w:color="auto"/>
                    <w:bottom w:val="nil"/>
                    <w:right w:val="single" w:sz="4" w:space="0" w:color="auto"/>
                  </w:tcBorders>
                </w:tcPr>
                <w:p w14:paraId="1156FC4E" w14:textId="0042A6AF" w:rsidR="00D334E5" w:rsidRPr="008915FD" w:rsidRDefault="00D334E5" w:rsidP="00D334E5">
                  <w:pPr>
                    <w:pStyle w:val="TableParagraph"/>
                    <w:tabs>
                      <w:tab w:val="left" w:pos="415"/>
                    </w:tabs>
                    <w:ind w:left="0"/>
                    <w:jc w:val="both"/>
                    <w:rPr>
                      <w:ins w:id="1115" w:author="Indria Mukti Efayanti" w:date="2025-01-16T10:05:00Z" w16du:dateUtc="2025-01-16T03:05:00Z"/>
                      <w:rFonts w:asciiTheme="minorHAnsi" w:hAnsiTheme="minorHAnsi" w:cstheme="minorHAnsi"/>
                      <w:sz w:val="20"/>
                    </w:rPr>
                  </w:pPr>
                  <w:ins w:id="1116" w:author="Indria Mukti Efayanti" w:date="2025-01-16T10:05:00Z" w16du:dateUtc="2025-01-16T03:05:00Z">
                    <w:r w:rsidRPr="008915FD">
                      <w:rPr>
                        <w:rFonts w:asciiTheme="minorHAnsi" w:hAnsiTheme="minorHAnsi" w:cstheme="minorHAnsi"/>
                        <w:sz w:val="20"/>
                      </w:rPr>
                      <w:t xml:space="preserve">Asuransi Tambahan </w:t>
                    </w:r>
                  </w:ins>
                  <w:ins w:id="1117" w:author="Erick Hizkia Pangihutan Marbun" w:date="2026-07-01T13:16:00Z" w16du:dateUtc="2026-07-01T06:16:00Z">
                    <w:r w:rsidR="007B5EE3" w:rsidRPr="007B5EE3">
                      <w:rPr>
                        <w:rFonts w:asciiTheme="minorHAnsi" w:hAnsiTheme="minorHAnsi" w:cstheme="minorHAnsi"/>
                        <w:i/>
                        <w:iCs/>
                        <w:color w:val="5B9BD5" w:themeColor="accent5"/>
                        <w:sz w:val="20"/>
                        <w:highlight w:val="yellow"/>
                        <w:rPrChange w:id="1118" w:author="Erick Hizkia Pangihutan Marbun" w:date="2026-07-01T13:16:00Z" w16du:dateUtc="2026-07-01T06:16:00Z">
                          <w:rPr>
                            <w:rFonts w:asciiTheme="minorHAnsi" w:hAnsiTheme="minorHAnsi" w:cstheme="minorHAnsi"/>
                            <w:sz w:val="20"/>
                          </w:rPr>
                        </w:rPrChange>
                      </w:rPr>
                      <w:t>&lt;</w:t>
                    </w:r>
                  </w:ins>
                  <w:ins w:id="1119" w:author="Erick Hizkia Pangihutan Marbun" w:date="2026-07-01T13:15:00Z" w16du:dateUtc="2026-07-01T06:15:00Z">
                    <w:r w:rsidR="007B5EE3" w:rsidRPr="007B5EE3">
                      <w:rPr>
                        <w:rFonts w:asciiTheme="minorHAnsi" w:hAnsiTheme="minorHAnsi" w:cstheme="minorHAnsi"/>
                        <w:i/>
                        <w:iCs/>
                        <w:color w:val="5B9BD5" w:themeColor="accent5"/>
                        <w:sz w:val="20"/>
                        <w:highlight w:val="yellow"/>
                        <w:rPrChange w:id="1120" w:author="Erick Hizkia Pangihutan Marbun" w:date="2026-07-01T13:16:00Z" w16du:dateUtc="2026-07-01T06:16:00Z">
                          <w:rPr>
                            <w:rFonts w:asciiTheme="minorHAnsi" w:hAnsiTheme="minorHAnsi" w:cstheme="minorHAnsi"/>
                            <w:sz w:val="20"/>
                          </w:rPr>
                        </w:rPrChange>
                      </w:rPr>
                      <w:t>this row sh</w:t>
                    </w:r>
                  </w:ins>
                  <w:ins w:id="1121" w:author="Erick Hizkia Pangihutan Marbun" w:date="2026-07-01T13:16:00Z" w16du:dateUtc="2026-07-01T06:16:00Z">
                    <w:r w:rsidR="007B5EE3" w:rsidRPr="007B5EE3">
                      <w:rPr>
                        <w:rFonts w:asciiTheme="minorHAnsi" w:hAnsiTheme="minorHAnsi" w:cstheme="minorHAnsi"/>
                        <w:i/>
                        <w:iCs/>
                        <w:color w:val="5B9BD5" w:themeColor="accent5"/>
                        <w:sz w:val="20"/>
                        <w:highlight w:val="yellow"/>
                        <w:rPrChange w:id="1122" w:author="Erick Hizkia Pangihutan Marbun" w:date="2026-07-01T13:16:00Z" w16du:dateUtc="2026-07-01T06:16:00Z">
                          <w:rPr>
                            <w:rFonts w:asciiTheme="minorHAnsi" w:hAnsiTheme="minorHAnsi" w:cstheme="minorHAnsi"/>
                            <w:sz w:val="20"/>
                          </w:rPr>
                        </w:rPrChange>
                      </w:rPr>
                      <w:t>owed if riders are chosen&gt;</w:t>
                    </w:r>
                  </w:ins>
                </w:p>
              </w:tc>
              <w:tc>
                <w:tcPr>
                  <w:tcW w:w="2700" w:type="dxa"/>
                  <w:tcBorders>
                    <w:top w:val="single" w:sz="4" w:space="0" w:color="auto"/>
                    <w:left w:val="single" w:sz="4" w:space="0" w:color="auto"/>
                    <w:bottom w:val="nil"/>
                    <w:right w:val="single" w:sz="4" w:space="0" w:color="auto"/>
                  </w:tcBorders>
                </w:tcPr>
                <w:p w14:paraId="511A06AA" w14:textId="77777777" w:rsidR="00D334E5" w:rsidRPr="008915FD" w:rsidRDefault="00D334E5" w:rsidP="00D334E5">
                  <w:pPr>
                    <w:pStyle w:val="TableParagraph"/>
                    <w:tabs>
                      <w:tab w:val="left" w:pos="415"/>
                    </w:tabs>
                    <w:ind w:left="0"/>
                    <w:jc w:val="both"/>
                    <w:rPr>
                      <w:ins w:id="1123" w:author="Indria Mukti Efayanti" w:date="2025-01-16T10:05:00Z" w16du:dateUtc="2025-01-16T03:05:00Z"/>
                      <w:rFonts w:asciiTheme="minorHAnsi" w:hAnsiTheme="minorHAnsi" w:cstheme="minorHAnsi"/>
                      <w:sz w:val="20"/>
                    </w:rPr>
                  </w:pPr>
                </w:p>
              </w:tc>
              <w:tc>
                <w:tcPr>
                  <w:tcW w:w="2160" w:type="dxa"/>
                  <w:tcBorders>
                    <w:top w:val="single" w:sz="4" w:space="0" w:color="auto"/>
                    <w:left w:val="single" w:sz="4" w:space="0" w:color="auto"/>
                    <w:bottom w:val="nil"/>
                    <w:right w:val="single" w:sz="4" w:space="0" w:color="auto"/>
                  </w:tcBorders>
                </w:tcPr>
                <w:p w14:paraId="6E7E88CA" w14:textId="77777777" w:rsidR="00D334E5" w:rsidRPr="008915FD" w:rsidRDefault="00D334E5" w:rsidP="00D334E5">
                  <w:pPr>
                    <w:pStyle w:val="TableParagraph"/>
                    <w:tabs>
                      <w:tab w:val="left" w:pos="415"/>
                    </w:tabs>
                    <w:ind w:left="0"/>
                    <w:jc w:val="both"/>
                    <w:rPr>
                      <w:ins w:id="1124" w:author="Indria Mukti Efayanti" w:date="2025-01-16T10:05:00Z" w16du:dateUtc="2025-01-16T03:05:00Z"/>
                      <w:rFonts w:asciiTheme="minorHAnsi" w:hAnsiTheme="minorHAnsi" w:cstheme="minorHAnsi"/>
                      <w:sz w:val="20"/>
                    </w:rPr>
                  </w:pPr>
                </w:p>
              </w:tc>
            </w:tr>
            <w:tr w:rsidR="00D334E5" w:rsidRPr="008915FD" w14:paraId="2B960313" w14:textId="77777777" w:rsidTr="000B093E">
              <w:trPr>
                <w:ins w:id="1125" w:author="Indria Mukti Efayanti" w:date="2025-01-16T10:05:00Z"/>
              </w:trPr>
              <w:tc>
                <w:tcPr>
                  <w:tcW w:w="5558" w:type="dxa"/>
                  <w:tcBorders>
                    <w:top w:val="nil"/>
                    <w:left w:val="single" w:sz="4" w:space="0" w:color="auto"/>
                    <w:bottom w:val="nil"/>
                    <w:right w:val="single" w:sz="4" w:space="0" w:color="auto"/>
                  </w:tcBorders>
                </w:tcPr>
                <w:p w14:paraId="0564F8A9" w14:textId="77777777" w:rsidR="00D334E5" w:rsidRPr="008915FD" w:rsidRDefault="00D334E5" w:rsidP="00D334E5">
                  <w:pPr>
                    <w:pStyle w:val="TableParagraph"/>
                    <w:numPr>
                      <w:ilvl w:val="0"/>
                      <w:numId w:val="63"/>
                    </w:numPr>
                    <w:tabs>
                      <w:tab w:val="left" w:pos="415"/>
                    </w:tabs>
                    <w:jc w:val="both"/>
                    <w:rPr>
                      <w:ins w:id="1126" w:author="Indria Mukti Efayanti" w:date="2025-01-16T10:05:00Z" w16du:dateUtc="2025-01-16T03:05:00Z"/>
                      <w:rFonts w:asciiTheme="minorHAnsi" w:hAnsiTheme="minorHAnsi" w:cstheme="minorHAnsi"/>
                      <w:sz w:val="20"/>
                    </w:rPr>
                  </w:pPr>
                  <w:ins w:id="1127" w:author="Indria Mukti Efayanti" w:date="2025-01-16T10:05:00Z" w16du:dateUtc="2025-01-16T03:05:00Z">
                    <w:r w:rsidRPr="008915FD">
                      <w:rPr>
                        <w:rFonts w:asciiTheme="minorHAnsi" w:hAnsiTheme="minorHAnsi" w:cstheme="minorHAnsi"/>
                        <w:sz w:val="20"/>
                      </w:rPr>
                      <w:t>Mega Critical Illness Care</w:t>
                    </w:r>
                  </w:ins>
                </w:p>
              </w:tc>
              <w:tc>
                <w:tcPr>
                  <w:tcW w:w="2700" w:type="dxa"/>
                  <w:tcBorders>
                    <w:top w:val="nil"/>
                    <w:left w:val="single" w:sz="4" w:space="0" w:color="auto"/>
                    <w:bottom w:val="nil"/>
                    <w:right w:val="single" w:sz="4" w:space="0" w:color="auto"/>
                  </w:tcBorders>
                </w:tcPr>
                <w:p w14:paraId="0DA41ECC" w14:textId="5923935A" w:rsidR="00D334E5" w:rsidRPr="008915FD" w:rsidRDefault="00D334E5" w:rsidP="00D334E5">
                  <w:pPr>
                    <w:pStyle w:val="TableParagraph"/>
                    <w:tabs>
                      <w:tab w:val="left" w:pos="415"/>
                    </w:tabs>
                    <w:ind w:left="0"/>
                    <w:jc w:val="both"/>
                    <w:rPr>
                      <w:ins w:id="1128" w:author="Indria Mukti Efayanti" w:date="2025-01-16T10:05:00Z" w16du:dateUtc="2025-01-16T03:05:00Z"/>
                      <w:rFonts w:asciiTheme="minorHAnsi" w:hAnsiTheme="minorHAnsi" w:cstheme="minorHAnsi"/>
                      <w:sz w:val="20"/>
                    </w:rPr>
                  </w:pPr>
                  <w:ins w:id="1129" w:author="Indria Mukti Efayanti" w:date="2025-01-16T10:05:00Z" w16du:dateUtc="2025-01-16T03:05:00Z">
                    <w:r w:rsidRPr="008915FD">
                      <w:rPr>
                        <w:rFonts w:asciiTheme="minorHAnsi" w:hAnsiTheme="minorHAnsi" w:cstheme="minorHAnsi"/>
                        <w:sz w:val="20"/>
                      </w:rPr>
                      <w:t>Rp</w:t>
                    </w:r>
                  </w:ins>
                  <w:ins w:id="1130" w:author="Erick Hizkia Pangihutan Marbun" w:date="2026-07-01T13:16:00Z" w16du:dateUtc="2026-07-01T06:16:00Z">
                    <w:r w:rsidR="007B5EE3" w:rsidRPr="007B5EE3">
                      <w:rPr>
                        <w:rFonts w:asciiTheme="minorHAnsi" w:hAnsiTheme="minorHAnsi" w:cstheme="minorHAnsi"/>
                        <w:i/>
                        <w:iCs/>
                        <w:color w:val="5B9BD5" w:themeColor="accent5"/>
                        <w:sz w:val="20"/>
                        <w:highlight w:val="yellow"/>
                        <w:rPrChange w:id="1131" w:author="Erick Hizkia Pangihutan Marbun" w:date="2026-07-01T13:17:00Z" w16du:dateUtc="2026-07-01T06:17:00Z">
                          <w:rPr>
                            <w:rFonts w:asciiTheme="minorHAnsi" w:hAnsiTheme="minorHAnsi" w:cstheme="minorHAnsi"/>
                            <w:sz w:val="20"/>
                          </w:rPr>
                        </w:rPrChange>
                      </w:rPr>
                      <w:t xml:space="preserve">&lt;CI Sum </w:t>
                    </w:r>
                  </w:ins>
                  <w:ins w:id="1132" w:author="Erick Hizkia Pangihutan Marbun" w:date="2026-07-01T13:17:00Z" w16du:dateUtc="2026-07-01T06:17:00Z">
                    <w:r w:rsidR="007B5EE3" w:rsidRPr="007B5EE3">
                      <w:rPr>
                        <w:rFonts w:asciiTheme="minorHAnsi" w:hAnsiTheme="minorHAnsi" w:cstheme="minorHAnsi"/>
                        <w:i/>
                        <w:iCs/>
                        <w:color w:val="5B9BD5" w:themeColor="accent5"/>
                        <w:sz w:val="20"/>
                        <w:highlight w:val="yellow"/>
                        <w:rPrChange w:id="1133" w:author="Erick Hizkia Pangihutan Marbun" w:date="2026-07-01T13:17:00Z" w16du:dateUtc="2026-07-01T06:17:00Z">
                          <w:rPr>
                            <w:rFonts w:asciiTheme="minorHAnsi" w:hAnsiTheme="minorHAnsi" w:cstheme="minorHAnsi"/>
                            <w:sz w:val="20"/>
                          </w:rPr>
                        </w:rPrChange>
                      </w:rPr>
                      <w:t>assured&gt;</w:t>
                    </w:r>
                  </w:ins>
                  <w:ins w:id="1134" w:author="Indria Mukti Efayanti" w:date="2025-01-16T10:05:00Z" w16du:dateUtc="2025-01-16T03:05:00Z">
                    <w:del w:id="1135" w:author="Erick Hizkia Pangihutan Marbun" w:date="2026-07-01T13:16:00Z" w16du:dateUtc="2026-07-01T06:16:00Z">
                      <w:r w:rsidRPr="008915FD" w:rsidDel="007B5EE3">
                        <w:rPr>
                          <w:rFonts w:asciiTheme="minorHAnsi" w:hAnsiTheme="minorHAnsi" w:cstheme="minorHAnsi"/>
                          <w:sz w:val="20"/>
                        </w:rPr>
                        <w:delText>200.000.000</w:delText>
                      </w:r>
                    </w:del>
                  </w:ins>
                </w:p>
              </w:tc>
              <w:tc>
                <w:tcPr>
                  <w:tcW w:w="2160" w:type="dxa"/>
                  <w:tcBorders>
                    <w:top w:val="nil"/>
                    <w:left w:val="single" w:sz="4" w:space="0" w:color="auto"/>
                    <w:bottom w:val="nil"/>
                    <w:right w:val="single" w:sz="4" w:space="0" w:color="auto"/>
                  </w:tcBorders>
                </w:tcPr>
                <w:p w14:paraId="6C3E42CF" w14:textId="143D881C" w:rsidR="00D334E5" w:rsidRPr="008915FD" w:rsidRDefault="00D334E5" w:rsidP="00D334E5">
                  <w:pPr>
                    <w:pStyle w:val="TableParagraph"/>
                    <w:tabs>
                      <w:tab w:val="left" w:pos="415"/>
                    </w:tabs>
                    <w:ind w:left="0"/>
                    <w:jc w:val="both"/>
                    <w:rPr>
                      <w:ins w:id="1136" w:author="Indria Mukti Efayanti" w:date="2025-01-16T10:05:00Z" w16du:dateUtc="2025-01-16T03:05:00Z"/>
                      <w:rFonts w:asciiTheme="minorHAnsi" w:hAnsiTheme="minorHAnsi" w:cstheme="minorHAnsi"/>
                      <w:sz w:val="20"/>
                    </w:rPr>
                  </w:pPr>
                  <w:ins w:id="1137" w:author="Indria Mukti Efayanti" w:date="2025-01-16T10:05:00Z" w16du:dateUtc="2025-01-16T03:05:00Z">
                    <w:r w:rsidRPr="008915FD">
                      <w:rPr>
                        <w:rFonts w:asciiTheme="minorHAnsi" w:hAnsiTheme="minorHAnsi" w:cstheme="minorHAnsi"/>
                        <w:sz w:val="20"/>
                      </w:rPr>
                      <w:t>Rp</w:t>
                    </w:r>
                  </w:ins>
                  <w:ins w:id="1138" w:author="Erick Hizkia Pangihutan Marbun" w:date="2026-07-01T13:17:00Z" w16du:dateUtc="2026-07-01T06:17:00Z">
                    <w:r w:rsidR="007B5EE3" w:rsidRPr="007B5EE3">
                      <w:rPr>
                        <w:rFonts w:asciiTheme="minorHAnsi" w:hAnsiTheme="minorHAnsi" w:cstheme="minorHAnsi"/>
                        <w:i/>
                        <w:iCs/>
                        <w:color w:val="5B9BD5" w:themeColor="accent5"/>
                        <w:sz w:val="20"/>
                        <w:highlight w:val="yellow"/>
                        <w:rPrChange w:id="1139" w:author="Erick Hizkia Pangihutan Marbun" w:date="2026-07-01T13:17:00Z" w16du:dateUtc="2026-07-01T06:17:00Z">
                          <w:rPr>
                            <w:rFonts w:asciiTheme="minorHAnsi" w:hAnsiTheme="minorHAnsi" w:cstheme="minorHAnsi"/>
                            <w:sz w:val="20"/>
                          </w:rPr>
                        </w:rPrChange>
                      </w:rPr>
                      <w:t>&lt;CI annual premium&gt;</w:t>
                    </w:r>
                  </w:ins>
                  <w:ins w:id="1140" w:author="Indria Mukti Efayanti" w:date="2025-01-16T10:05:00Z" w16du:dateUtc="2025-01-16T03:05:00Z">
                    <w:del w:id="1141" w:author="Erick Hizkia Pangihutan Marbun" w:date="2026-07-01T13:17:00Z" w16du:dateUtc="2026-07-01T06:17:00Z">
                      <w:r w:rsidRPr="008915FD" w:rsidDel="007B5EE3">
                        <w:rPr>
                          <w:rFonts w:asciiTheme="minorHAnsi" w:hAnsiTheme="minorHAnsi" w:cstheme="minorHAnsi"/>
                          <w:sz w:val="20"/>
                        </w:rPr>
                        <w:delText>2.920.000</w:delText>
                      </w:r>
                    </w:del>
                  </w:ins>
                </w:p>
              </w:tc>
            </w:tr>
            <w:tr w:rsidR="00D334E5" w:rsidRPr="008915FD" w14:paraId="4ADB535D" w14:textId="77777777" w:rsidTr="00DC2EB9">
              <w:tblPrEx>
                <w:tblW w:w="0" w:type="auto"/>
                <w:tblInd w:w="360" w:type="dxa"/>
                <w:tblPrExChange w:id="1142" w:author="Aswin Nabila" w:date="2026-03-30T16:28:00Z" w16du:dateUtc="2026-03-30T09:28:00Z">
                  <w:tblPrEx>
                    <w:tblW w:w="0" w:type="auto"/>
                    <w:tblInd w:w="360" w:type="dxa"/>
                  </w:tblPrEx>
                </w:tblPrExChange>
              </w:tblPrEx>
              <w:trPr>
                <w:trHeight w:val="560"/>
                <w:ins w:id="1143" w:author="Indria Mukti Efayanti" w:date="2025-01-16T10:05:00Z"/>
              </w:trPr>
              <w:tc>
                <w:tcPr>
                  <w:tcW w:w="5558" w:type="dxa"/>
                  <w:tcBorders>
                    <w:top w:val="nil"/>
                    <w:left w:val="single" w:sz="4" w:space="0" w:color="auto"/>
                    <w:bottom w:val="single" w:sz="4" w:space="0" w:color="auto"/>
                    <w:right w:val="single" w:sz="4" w:space="0" w:color="auto"/>
                  </w:tcBorders>
                  <w:tcPrChange w:id="1144" w:author="Aswin Nabila" w:date="2026-03-30T16:28:00Z" w16du:dateUtc="2026-03-30T09:28:00Z">
                    <w:tcPr>
                      <w:tcW w:w="5558" w:type="dxa"/>
                      <w:tcBorders>
                        <w:top w:val="nil"/>
                        <w:left w:val="single" w:sz="4" w:space="0" w:color="auto"/>
                        <w:bottom w:val="single" w:sz="4" w:space="0" w:color="auto"/>
                        <w:right w:val="single" w:sz="4" w:space="0" w:color="auto"/>
                      </w:tcBorders>
                    </w:tcPr>
                  </w:tcPrChange>
                </w:tcPr>
                <w:p w14:paraId="3500BDC1" w14:textId="77777777" w:rsidR="00D334E5" w:rsidRPr="008915FD" w:rsidRDefault="00D334E5" w:rsidP="00D334E5">
                  <w:pPr>
                    <w:pStyle w:val="TableParagraph"/>
                    <w:numPr>
                      <w:ilvl w:val="0"/>
                      <w:numId w:val="63"/>
                    </w:numPr>
                    <w:tabs>
                      <w:tab w:val="left" w:pos="415"/>
                    </w:tabs>
                    <w:jc w:val="both"/>
                    <w:rPr>
                      <w:ins w:id="1145" w:author="Indria Mukti Efayanti" w:date="2025-01-16T10:05:00Z" w16du:dateUtc="2025-01-16T03:05:00Z"/>
                      <w:rFonts w:asciiTheme="minorHAnsi" w:hAnsiTheme="minorHAnsi" w:cstheme="minorHAnsi"/>
                      <w:sz w:val="20"/>
                    </w:rPr>
                  </w:pPr>
                  <w:ins w:id="1146" w:author="Indria Mukti Efayanti" w:date="2025-01-16T10:05:00Z" w16du:dateUtc="2025-01-16T03:05:00Z">
                    <w:r w:rsidRPr="008915FD">
                      <w:rPr>
                        <w:rFonts w:asciiTheme="minorHAnsi" w:hAnsiTheme="minorHAnsi" w:cstheme="minorHAnsi"/>
                        <w:sz w:val="20"/>
                      </w:rPr>
                      <w:t>Mega Waiver Assurance</w:t>
                    </w:r>
                  </w:ins>
                </w:p>
              </w:tc>
              <w:tc>
                <w:tcPr>
                  <w:tcW w:w="2700" w:type="dxa"/>
                  <w:tcBorders>
                    <w:top w:val="nil"/>
                    <w:left w:val="single" w:sz="4" w:space="0" w:color="auto"/>
                    <w:bottom w:val="single" w:sz="4" w:space="0" w:color="auto"/>
                    <w:right w:val="single" w:sz="4" w:space="0" w:color="auto"/>
                  </w:tcBorders>
                  <w:tcPrChange w:id="1147" w:author="Aswin Nabila" w:date="2026-03-30T16:28:00Z" w16du:dateUtc="2026-03-30T09:28:00Z">
                    <w:tcPr>
                      <w:tcW w:w="2700" w:type="dxa"/>
                      <w:tcBorders>
                        <w:top w:val="nil"/>
                        <w:left w:val="single" w:sz="4" w:space="0" w:color="auto"/>
                        <w:bottom w:val="single" w:sz="4" w:space="0" w:color="auto"/>
                        <w:right w:val="single" w:sz="4" w:space="0" w:color="auto"/>
                      </w:tcBorders>
                    </w:tcPr>
                  </w:tcPrChange>
                </w:tcPr>
                <w:p w14:paraId="787C6462" w14:textId="77777777" w:rsidR="00D334E5" w:rsidDel="00DC2EB9" w:rsidRDefault="001905EC" w:rsidP="00D334E5">
                  <w:pPr>
                    <w:pStyle w:val="TableParagraph"/>
                    <w:tabs>
                      <w:tab w:val="left" w:pos="415"/>
                    </w:tabs>
                    <w:ind w:left="0"/>
                    <w:jc w:val="both"/>
                    <w:rPr>
                      <w:ins w:id="1148" w:author="Rosita P L Tobing" w:date="2026-03-30T10:41:00Z" w16du:dateUtc="2026-03-30T03:41:00Z"/>
                      <w:del w:id="1149" w:author="Aswin Nabila" w:date="2026-03-30T16:29:00Z" w16du:dateUtc="2026-03-30T09:29:00Z"/>
                      <w:rFonts w:cstheme="minorHAnsi"/>
                      <w:i/>
                      <w:iCs/>
                      <w:sz w:val="20"/>
                      <w:szCs w:val="20"/>
                    </w:rPr>
                  </w:pPr>
                  <w:ins w:id="1150" w:author="Indria Mukti Efayanti" w:date="2025-02-11T11:40:00Z" w16du:dateUtc="2025-02-11T04:40:00Z">
                    <w:r w:rsidRPr="008915FD">
                      <w:rPr>
                        <w:rFonts w:cstheme="minorHAnsi"/>
                        <w:sz w:val="20"/>
                        <w:szCs w:val="20"/>
                      </w:rPr>
                      <w:t xml:space="preserve">Sesuai besaran </w:t>
                    </w:r>
                    <w:r w:rsidRPr="008915FD">
                      <w:rPr>
                        <w:rFonts w:cstheme="minorHAnsi"/>
                        <w:i/>
                        <w:iCs/>
                        <w:sz w:val="20"/>
                        <w:szCs w:val="20"/>
                      </w:rPr>
                      <w:t>Outstanding Premium</w:t>
                    </w:r>
                  </w:ins>
                </w:p>
                <w:p w14:paraId="57240A8C" w14:textId="77777777" w:rsidR="00E37CE0" w:rsidDel="00DC2EB9" w:rsidRDefault="00E37CE0" w:rsidP="00D334E5">
                  <w:pPr>
                    <w:pStyle w:val="TableParagraph"/>
                    <w:tabs>
                      <w:tab w:val="left" w:pos="415"/>
                    </w:tabs>
                    <w:ind w:left="0"/>
                    <w:jc w:val="both"/>
                    <w:rPr>
                      <w:ins w:id="1151" w:author="Rosita P L Tobing" w:date="2026-03-30T10:41:00Z" w16du:dateUtc="2026-03-30T03:41:00Z"/>
                      <w:del w:id="1152" w:author="Aswin Nabila" w:date="2026-03-30T16:29:00Z" w16du:dateUtc="2026-03-30T09:29:00Z"/>
                      <w:rFonts w:cstheme="minorHAnsi"/>
                      <w:i/>
                      <w:iCs/>
                      <w:sz w:val="20"/>
                      <w:szCs w:val="20"/>
                    </w:rPr>
                  </w:pPr>
                </w:p>
                <w:p w14:paraId="1CB57BF2" w14:textId="77777777" w:rsidR="00E37CE0" w:rsidRPr="008915FD" w:rsidRDefault="00E37CE0" w:rsidP="00D334E5">
                  <w:pPr>
                    <w:pStyle w:val="TableParagraph"/>
                    <w:tabs>
                      <w:tab w:val="left" w:pos="415"/>
                    </w:tabs>
                    <w:ind w:left="0"/>
                    <w:jc w:val="both"/>
                    <w:rPr>
                      <w:ins w:id="1153" w:author="Indria Mukti Efayanti" w:date="2025-01-16T10:05:00Z" w16du:dateUtc="2025-01-16T03:05:00Z"/>
                      <w:rFonts w:asciiTheme="minorHAnsi" w:hAnsiTheme="minorHAnsi" w:cstheme="minorHAnsi"/>
                      <w:sz w:val="20"/>
                    </w:rPr>
                  </w:pPr>
                </w:p>
              </w:tc>
              <w:tc>
                <w:tcPr>
                  <w:tcW w:w="2160" w:type="dxa"/>
                  <w:tcBorders>
                    <w:top w:val="nil"/>
                    <w:left w:val="single" w:sz="4" w:space="0" w:color="auto"/>
                    <w:bottom w:val="single" w:sz="4" w:space="0" w:color="auto"/>
                    <w:right w:val="single" w:sz="4" w:space="0" w:color="auto"/>
                  </w:tcBorders>
                  <w:tcPrChange w:id="1154" w:author="Aswin Nabila" w:date="2026-03-30T16:28:00Z" w16du:dateUtc="2026-03-30T09:28:00Z">
                    <w:tcPr>
                      <w:tcW w:w="2160" w:type="dxa"/>
                      <w:tcBorders>
                        <w:top w:val="nil"/>
                        <w:left w:val="single" w:sz="4" w:space="0" w:color="auto"/>
                        <w:bottom w:val="single" w:sz="4" w:space="0" w:color="auto"/>
                        <w:right w:val="single" w:sz="4" w:space="0" w:color="auto"/>
                      </w:tcBorders>
                    </w:tcPr>
                  </w:tcPrChange>
                </w:tcPr>
                <w:p w14:paraId="7960B9A5" w14:textId="3678DAE7" w:rsidR="00D334E5" w:rsidRPr="008915FD" w:rsidRDefault="00D334E5" w:rsidP="00D334E5">
                  <w:pPr>
                    <w:pStyle w:val="TableParagraph"/>
                    <w:tabs>
                      <w:tab w:val="left" w:pos="415"/>
                    </w:tabs>
                    <w:ind w:left="0"/>
                    <w:jc w:val="both"/>
                    <w:rPr>
                      <w:ins w:id="1155" w:author="Indria Mukti Efayanti" w:date="2025-01-16T10:05:00Z" w16du:dateUtc="2025-01-16T03:05:00Z"/>
                      <w:rFonts w:asciiTheme="minorHAnsi" w:hAnsiTheme="minorHAnsi" w:cstheme="minorHAnsi"/>
                      <w:sz w:val="20"/>
                    </w:rPr>
                  </w:pPr>
                  <w:ins w:id="1156" w:author="Indria Mukti Efayanti" w:date="2025-01-16T10:05:00Z" w16du:dateUtc="2025-01-16T03:05:00Z">
                    <w:r w:rsidRPr="008915FD">
                      <w:rPr>
                        <w:rFonts w:asciiTheme="minorHAnsi" w:hAnsiTheme="minorHAnsi" w:cstheme="minorHAnsi"/>
                        <w:sz w:val="20"/>
                      </w:rPr>
                      <w:t>Rp</w:t>
                    </w:r>
                  </w:ins>
                  <w:ins w:id="1157" w:author="Erick Hizkia Pangihutan Marbun" w:date="2026-07-01T13:17:00Z" w16du:dateUtc="2026-07-01T06:17:00Z">
                    <w:r w:rsidR="007B5EE3" w:rsidRPr="007B5EE3">
                      <w:rPr>
                        <w:rFonts w:asciiTheme="minorHAnsi" w:hAnsiTheme="minorHAnsi" w:cstheme="minorHAnsi"/>
                        <w:i/>
                        <w:iCs/>
                        <w:color w:val="5B9BD5" w:themeColor="accent5"/>
                        <w:sz w:val="20"/>
                        <w:highlight w:val="yellow"/>
                        <w:rPrChange w:id="1158" w:author="Erick Hizkia Pangihutan Marbun" w:date="2026-07-01T13:18:00Z" w16du:dateUtc="2026-07-01T06:18:00Z">
                          <w:rPr>
                            <w:rFonts w:asciiTheme="minorHAnsi" w:hAnsiTheme="minorHAnsi" w:cstheme="minorHAnsi"/>
                            <w:sz w:val="20"/>
                          </w:rPr>
                        </w:rPrChange>
                      </w:rPr>
                      <w:t>&lt;MWA annual premium&gt;</w:t>
                    </w:r>
                  </w:ins>
                  <w:ins w:id="1159" w:author="Indria Mukti Efayanti" w:date="2025-01-16T10:05:00Z" w16du:dateUtc="2025-01-16T03:05:00Z">
                    <w:del w:id="1160" w:author="Erick Hizkia Pangihutan Marbun" w:date="2026-07-01T13:17:00Z" w16du:dateUtc="2026-07-01T06:17:00Z">
                      <w:r w:rsidRPr="008915FD" w:rsidDel="007B5EE3">
                        <w:rPr>
                          <w:rFonts w:asciiTheme="minorHAnsi" w:hAnsiTheme="minorHAnsi" w:cstheme="minorHAnsi"/>
                          <w:sz w:val="20"/>
                        </w:rPr>
                        <w:delText>580.815</w:delText>
                      </w:r>
                    </w:del>
                  </w:ins>
                </w:p>
                <w:p w14:paraId="0EBEDAC4" w14:textId="77777777" w:rsidR="00D334E5" w:rsidRPr="008915FD" w:rsidRDefault="00D334E5" w:rsidP="00D334E5">
                  <w:pPr>
                    <w:pStyle w:val="TableParagraph"/>
                    <w:tabs>
                      <w:tab w:val="left" w:pos="415"/>
                    </w:tabs>
                    <w:ind w:left="0"/>
                    <w:jc w:val="both"/>
                    <w:rPr>
                      <w:ins w:id="1161" w:author="Indria Mukti Efayanti" w:date="2025-01-16T10:05:00Z" w16du:dateUtc="2025-01-16T03:05:00Z"/>
                      <w:rFonts w:asciiTheme="minorHAnsi" w:hAnsiTheme="minorHAnsi" w:cstheme="minorHAnsi"/>
                      <w:sz w:val="20"/>
                    </w:rPr>
                  </w:pPr>
                </w:p>
              </w:tc>
            </w:tr>
          </w:tbl>
          <w:p w14:paraId="5B19FF89" w14:textId="77777777" w:rsidR="00D334E5" w:rsidRPr="008915FD" w:rsidDel="009737D2" w:rsidRDefault="00D334E5">
            <w:pPr>
              <w:pStyle w:val="TableParagraph"/>
              <w:tabs>
                <w:tab w:val="left" w:pos="415"/>
              </w:tabs>
              <w:ind w:left="0"/>
              <w:jc w:val="both"/>
              <w:rPr>
                <w:ins w:id="1162" w:author="Indria Mukti Efayanti" w:date="2025-01-16T10:05:00Z" w16du:dateUtc="2025-01-16T03:05:00Z"/>
                <w:del w:id="1163" w:author="Rosita P L Tobing" w:date="2026-03-30T09:58:00Z" w16du:dateUtc="2026-03-30T02:58:00Z"/>
                <w:rFonts w:asciiTheme="minorHAnsi" w:hAnsiTheme="minorHAnsi" w:cstheme="minorHAnsi"/>
                <w:sz w:val="20"/>
              </w:rPr>
              <w:pPrChange w:id="1164" w:author="Rosita P L Tobing" w:date="2026-03-30T09:58:00Z" w16du:dateUtc="2026-03-30T02:58:00Z">
                <w:pPr>
                  <w:pStyle w:val="TableParagraph"/>
                  <w:tabs>
                    <w:tab w:val="left" w:pos="415"/>
                  </w:tabs>
                  <w:jc w:val="both"/>
                </w:pPr>
              </w:pPrChange>
            </w:pPr>
          </w:p>
          <w:p w14:paraId="0F6D0210" w14:textId="77777777" w:rsidR="00D334E5" w:rsidRPr="008915FD" w:rsidDel="009737D2" w:rsidRDefault="00D334E5" w:rsidP="00D334E5">
            <w:pPr>
              <w:pStyle w:val="TableParagraph"/>
              <w:tabs>
                <w:tab w:val="left" w:pos="415"/>
              </w:tabs>
              <w:jc w:val="both"/>
              <w:rPr>
                <w:ins w:id="1165" w:author="Indria Mukti Efayanti" w:date="2025-01-16T10:06:00Z" w16du:dateUtc="2025-01-16T03:06:00Z"/>
                <w:del w:id="1166" w:author="Rosita P L Tobing" w:date="2026-03-30T09:58:00Z" w16du:dateUtc="2026-03-30T02:58:00Z"/>
                <w:rFonts w:asciiTheme="minorHAnsi" w:hAnsiTheme="minorHAnsi" w:cstheme="minorHAnsi"/>
                <w:sz w:val="20"/>
              </w:rPr>
            </w:pPr>
          </w:p>
          <w:p w14:paraId="63F4EABD" w14:textId="77777777" w:rsidR="00D334E5" w:rsidRPr="008915FD" w:rsidDel="009737D2" w:rsidRDefault="00D334E5">
            <w:pPr>
              <w:pStyle w:val="TableParagraph"/>
              <w:tabs>
                <w:tab w:val="left" w:pos="415"/>
              </w:tabs>
              <w:ind w:left="0"/>
              <w:jc w:val="both"/>
              <w:rPr>
                <w:ins w:id="1167" w:author="Indria Mukti Efayanti" w:date="2025-01-16T10:05:00Z" w16du:dateUtc="2025-01-16T03:05:00Z"/>
                <w:del w:id="1168" w:author="Rosita P L Tobing" w:date="2026-03-30T09:58:00Z" w16du:dateUtc="2026-03-30T02:58:00Z"/>
                <w:rFonts w:asciiTheme="minorHAnsi" w:hAnsiTheme="minorHAnsi" w:cstheme="minorHAnsi"/>
                <w:sz w:val="20"/>
              </w:rPr>
              <w:pPrChange w:id="1169" w:author="Rosita P L Tobing" w:date="2026-03-30T09:58:00Z" w16du:dateUtc="2026-03-30T02:58:00Z">
                <w:pPr>
                  <w:pStyle w:val="TableParagraph"/>
                  <w:tabs>
                    <w:tab w:val="left" w:pos="415"/>
                  </w:tabs>
                  <w:jc w:val="both"/>
                </w:pPr>
              </w:pPrChange>
            </w:pPr>
          </w:p>
          <w:p w14:paraId="45DE4713" w14:textId="77777777" w:rsidR="00D334E5" w:rsidRPr="008915FD" w:rsidRDefault="00D334E5">
            <w:pPr>
              <w:pStyle w:val="TableParagraph"/>
              <w:tabs>
                <w:tab w:val="left" w:pos="415"/>
              </w:tabs>
              <w:jc w:val="both"/>
              <w:rPr>
                <w:ins w:id="1170" w:author="Indria Mukti Efayanti" w:date="2025-01-16T10:05:00Z" w16du:dateUtc="2025-01-16T03:05:00Z"/>
                <w:rFonts w:asciiTheme="minorHAnsi" w:hAnsiTheme="minorHAnsi" w:cstheme="minorHAnsi"/>
                <w:sz w:val="2"/>
                <w:szCs w:val="2"/>
                <w:rPrChange w:id="1171" w:author="Indria Mukti Efayanti" w:date="2025-04-25T17:01:00Z" w16du:dateUtc="2025-04-25T10:01:00Z">
                  <w:rPr>
                    <w:ins w:id="1172" w:author="Indria Mukti Efayanti" w:date="2025-01-16T10:05:00Z" w16du:dateUtc="2025-01-16T03:05:00Z"/>
                    <w:rFonts w:asciiTheme="minorHAnsi" w:hAnsiTheme="minorHAnsi" w:cstheme="minorHAnsi"/>
                    <w:sz w:val="20"/>
                  </w:rPr>
                </w:rPrChange>
              </w:rPr>
              <w:pPrChange w:id="1173" w:author="Indria Mukti Efayanti" w:date="2025-01-16T10:05:00Z" w16du:dateUtc="2025-01-16T03:05:00Z">
                <w:pPr>
                  <w:pStyle w:val="TableParagraph"/>
                  <w:numPr>
                    <w:numId w:val="4"/>
                  </w:numPr>
                  <w:tabs>
                    <w:tab w:val="left" w:pos="415"/>
                  </w:tabs>
                  <w:ind w:left="360" w:hanging="360"/>
                  <w:jc w:val="both"/>
                </w:pPr>
              </w:pPrChange>
            </w:pPr>
          </w:p>
        </w:tc>
      </w:tr>
      <w:tr w:rsidR="00D334E5" w:rsidRPr="008915FD" w14:paraId="551EE6AE" w14:textId="77777777" w:rsidTr="00DC2EB9">
        <w:tblPrEx>
          <w:tblW w:w="11070" w:type="dxa"/>
          <w:tblInd w:w="-5" w:type="dxa"/>
          <w:tblLayout w:type="fixed"/>
          <w:tblPrExChange w:id="1174" w:author="Rosita P L Tobing" w:date="2026-03-30T10:42:00Z" w16du:dateUtc="2026-03-30T03:42:00Z">
            <w:tblPrEx>
              <w:tblW w:w="11070" w:type="dxa"/>
              <w:tblInd w:w="-5" w:type="dxa"/>
              <w:tblLayout w:type="fixed"/>
            </w:tblPrEx>
          </w:tblPrExChange>
        </w:tblPrEx>
        <w:trPr>
          <w:trHeight w:val="49"/>
          <w:ins w:id="1175" w:author="Indria Mukti Efayanti" w:date="2025-01-16T10:05:00Z"/>
          <w:trPrChange w:id="1176" w:author="Rosita P L Tobing" w:date="2026-03-30T10:42:00Z" w16du:dateUtc="2026-03-30T03:42:00Z">
            <w:trPr>
              <w:gridBefore w:val="3"/>
              <w:gridAfter w:val="0"/>
            </w:trPr>
          </w:trPrChange>
        </w:trPr>
        <w:tc>
          <w:tcPr>
            <w:tcW w:w="11070" w:type="dxa"/>
            <w:gridSpan w:val="43"/>
            <w:tcBorders>
              <w:top w:val="nil"/>
              <w:left w:val="single" w:sz="4" w:space="0" w:color="auto"/>
              <w:bottom w:val="nil"/>
              <w:right w:val="single" w:sz="4" w:space="0" w:color="auto"/>
            </w:tcBorders>
            <w:tcPrChange w:id="1177" w:author="Rosita P L Tobing" w:date="2026-03-30T10:42:00Z" w16du:dateUtc="2026-03-30T03:42:00Z">
              <w:tcPr>
                <w:tcW w:w="11070" w:type="dxa"/>
                <w:gridSpan w:val="72"/>
                <w:tcBorders>
                  <w:bottom w:val="nil"/>
                </w:tcBorders>
              </w:tcPr>
            </w:tcPrChange>
          </w:tcPr>
          <w:p w14:paraId="35533B83" w14:textId="77777777" w:rsidR="00D334E5" w:rsidRPr="008915FD" w:rsidRDefault="00D334E5">
            <w:pPr>
              <w:pStyle w:val="TableParagraph"/>
              <w:tabs>
                <w:tab w:val="left" w:pos="415"/>
              </w:tabs>
              <w:jc w:val="both"/>
              <w:rPr>
                <w:ins w:id="1178" w:author="Indria Mukti Efayanti" w:date="2025-01-16T10:05:00Z" w16du:dateUtc="2025-01-16T03:05:00Z"/>
                <w:rFonts w:asciiTheme="minorHAnsi" w:hAnsiTheme="minorHAnsi" w:cstheme="minorHAnsi"/>
                <w:sz w:val="2"/>
                <w:szCs w:val="2"/>
                <w:rPrChange w:id="1179" w:author="Indria Mukti Efayanti" w:date="2025-04-25T17:01:00Z" w16du:dateUtc="2025-04-25T10:01:00Z">
                  <w:rPr>
                    <w:ins w:id="1180" w:author="Indria Mukti Efayanti" w:date="2025-01-16T10:05:00Z" w16du:dateUtc="2025-01-16T03:05:00Z"/>
                    <w:rFonts w:asciiTheme="minorHAnsi" w:hAnsiTheme="minorHAnsi" w:cstheme="minorHAnsi"/>
                    <w:sz w:val="20"/>
                  </w:rPr>
                </w:rPrChange>
              </w:rPr>
              <w:pPrChange w:id="1181" w:author="Indria Mukti Efayanti" w:date="2025-01-16T10:05:00Z" w16du:dateUtc="2025-01-16T03:05:00Z">
                <w:pPr>
                  <w:pStyle w:val="TableParagraph"/>
                  <w:numPr>
                    <w:numId w:val="4"/>
                  </w:numPr>
                  <w:tabs>
                    <w:tab w:val="left" w:pos="415"/>
                  </w:tabs>
                  <w:ind w:left="360" w:hanging="360"/>
                  <w:jc w:val="both"/>
                </w:pPr>
              </w:pPrChange>
            </w:pPr>
          </w:p>
        </w:tc>
      </w:tr>
      <w:tr w:rsidR="009464E5" w:rsidRPr="008915FD" w14:paraId="6933136C" w14:textId="77777777" w:rsidTr="00E37CE0">
        <w:tblPrEx>
          <w:tblW w:w="11070" w:type="dxa"/>
          <w:tblInd w:w="-5" w:type="dxa"/>
          <w:tblLayout w:type="fixed"/>
          <w:tblPrExChange w:id="1182" w:author="Rosita P L Tobing" w:date="2026-03-30T10:42:00Z" w16du:dateUtc="2026-03-30T03:42:00Z">
            <w:tblPrEx>
              <w:tblW w:w="11070" w:type="dxa"/>
              <w:tblInd w:w="-5" w:type="dxa"/>
              <w:tblLayout w:type="fixed"/>
            </w:tblPrEx>
          </w:tblPrExChange>
        </w:tblPrEx>
        <w:trPr>
          <w:trPrChange w:id="1183" w:author="Rosita P L Tobing" w:date="2026-03-30T10:42:00Z" w16du:dateUtc="2026-03-30T03:42:00Z">
            <w:trPr>
              <w:gridBefore w:val="3"/>
              <w:gridAfter w:val="0"/>
            </w:trPr>
          </w:trPrChange>
        </w:trPr>
        <w:tc>
          <w:tcPr>
            <w:tcW w:w="11070" w:type="dxa"/>
            <w:gridSpan w:val="43"/>
            <w:tcBorders>
              <w:top w:val="nil"/>
              <w:bottom w:val="nil"/>
            </w:tcBorders>
            <w:tcPrChange w:id="1184" w:author="Rosita P L Tobing" w:date="2026-03-30T10:42:00Z" w16du:dateUtc="2026-03-30T03:42:00Z">
              <w:tcPr>
                <w:tcW w:w="11070" w:type="dxa"/>
                <w:gridSpan w:val="72"/>
                <w:tcBorders>
                  <w:bottom w:val="nil"/>
                </w:tcBorders>
              </w:tcPr>
            </w:tcPrChange>
          </w:tcPr>
          <w:p w14:paraId="1D84961A" w14:textId="77777777" w:rsidR="009464E5" w:rsidRPr="008915FD" w:rsidDel="00D334E5" w:rsidRDefault="009464E5" w:rsidP="009464E5">
            <w:pPr>
              <w:pStyle w:val="TableParagraph"/>
              <w:numPr>
                <w:ilvl w:val="0"/>
                <w:numId w:val="4"/>
              </w:numPr>
              <w:tabs>
                <w:tab w:val="left" w:pos="415"/>
              </w:tabs>
              <w:jc w:val="both"/>
              <w:rPr>
                <w:del w:id="1185" w:author="Indria Mukti Efayanti" w:date="2025-01-16T10:06:00Z" w16du:dateUtc="2025-01-16T03:06:00Z"/>
                <w:rFonts w:asciiTheme="minorHAnsi" w:hAnsiTheme="minorHAnsi" w:cstheme="minorHAnsi"/>
                <w:sz w:val="20"/>
              </w:rPr>
            </w:pPr>
            <w:del w:id="1186" w:author="Indria Mukti Efayanti" w:date="2025-01-16T10:06:00Z" w16du:dateUtc="2025-01-16T03:06:00Z">
              <w:r w:rsidRPr="008915FD" w:rsidDel="00D334E5">
                <w:rPr>
                  <w:rFonts w:asciiTheme="minorHAnsi" w:hAnsiTheme="minorHAnsi" w:cstheme="minorHAnsi"/>
                  <w:sz w:val="20"/>
                </w:rPr>
                <w:delText>Tertanggung</w:delText>
              </w:r>
              <w:r w:rsidRPr="008915FD" w:rsidDel="00D334E5">
                <w:rPr>
                  <w:rFonts w:asciiTheme="minorHAnsi" w:hAnsiTheme="minorHAnsi" w:cstheme="minorHAnsi"/>
                  <w:spacing w:val="-3"/>
                  <w:sz w:val="20"/>
                </w:rPr>
                <w:delText xml:space="preserve"> </w:delText>
              </w:r>
              <w:r w:rsidRPr="008915FD" w:rsidDel="00D334E5">
                <w:rPr>
                  <w:rFonts w:asciiTheme="minorHAnsi" w:hAnsiTheme="minorHAnsi" w:cstheme="minorHAnsi"/>
                  <w:sz w:val="20"/>
                </w:rPr>
                <w:delText>seorang</w:delText>
              </w:r>
              <w:r w:rsidRPr="008915FD" w:rsidDel="00D334E5">
                <w:rPr>
                  <w:rFonts w:cstheme="minorHAnsi"/>
                  <w:sz w:val="20"/>
                  <w:rPrChange w:id="1187" w:author="Indria Mukti Efayanti" w:date="2025-04-25T17:01:00Z" w16du:dateUtc="2025-04-25T10:01:00Z">
                    <w:rPr>
                      <w:rFonts w:cstheme="minorHAnsi"/>
                      <w:spacing w:val="-2"/>
                      <w:sz w:val="20"/>
                    </w:rPr>
                  </w:rPrChange>
                </w:rPr>
                <w:delText xml:space="preserve"> </w:delText>
              </w:r>
            </w:del>
            <w:del w:id="1188" w:author="Indria Mukti Efayanti" w:date="2025-01-06T23:14:00Z" w16du:dateUtc="2025-01-06T16:14:00Z">
              <w:r w:rsidRPr="008915FD" w:rsidDel="00A862D9">
                <w:rPr>
                  <w:rFonts w:cstheme="minorHAnsi"/>
                  <w:sz w:val="20"/>
                  <w:rPrChange w:id="1189" w:author="Indria Mukti Efayanti" w:date="2025-04-25T17:01:00Z" w16du:dateUtc="2025-04-25T10:01:00Z">
                    <w:rPr>
                      <w:rFonts w:cstheme="minorHAnsi"/>
                      <w:i/>
                      <w:iCs/>
                      <w:color w:val="4472C4" w:themeColor="accent1"/>
                      <w:sz w:val="20"/>
                    </w:rPr>
                  </w:rPrChange>
                </w:rPr>
                <w:delText>&lt;InsuredGender&gt;</w:delText>
              </w:r>
            </w:del>
            <w:del w:id="1190" w:author="Indria Mukti Efayanti" w:date="2025-01-16T10:06:00Z" w16du:dateUtc="2025-01-16T03:06:00Z">
              <w:r w:rsidRPr="008915FD" w:rsidDel="00D334E5">
                <w:rPr>
                  <w:rFonts w:cstheme="minorHAnsi"/>
                  <w:sz w:val="20"/>
                  <w:rPrChange w:id="1191" w:author="Indria Mukti Efayanti" w:date="2025-04-25T17:01:00Z" w16du:dateUtc="2025-04-25T10:01:00Z">
                    <w:rPr>
                      <w:rFonts w:cstheme="minorHAnsi"/>
                      <w:i/>
                      <w:iCs/>
                      <w:color w:val="4472C4" w:themeColor="accent1"/>
                      <w:spacing w:val="-2"/>
                      <w:sz w:val="20"/>
                    </w:rPr>
                  </w:rPrChange>
                </w:rPr>
                <w:delText xml:space="preserve"> </w:delText>
              </w:r>
              <w:r w:rsidRPr="008915FD" w:rsidDel="00D334E5">
                <w:rPr>
                  <w:rFonts w:asciiTheme="minorHAnsi" w:hAnsiTheme="minorHAnsi" w:cstheme="minorHAnsi"/>
                  <w:sz w:val="20"/>
                </w:rPr>
                <w:delText>berusia</w:delText>
              </w:r>
              <w:r w:rsidRPr="008915FD" w:rsidDel="00D334E5">
                <w:rPr>
                  <w:rFonts w:cstheme="minorHAnsi"/>
                  <w:sz w:val="20"/>
                  <w:rPrChange w:id="1192" w:author="Indria Mukti Efayanti" w:date="2025-04-25T17:01:00Z" w16du:dateUtc="2025-04-25T10:01:00Z">
                    <w:rPr>
                      <w:rFonts w:cstheme="minorHAnsi"/>
                      <w:spacing w:val="-1"/>
                      <w:sz w:val="20"/>
                    </w:rPr>
                  </w:rPrChange>
                </w:rPr>
                <w:delText xml:space="preserve"> </w:delText>
              </w:r>
            </w:del>
            <w:del w:id="1193" w:author="Indria Mukti Efayanti" w:date="2025-01-06T23:14:00Z" w16du:dateUtc="2025-01-06T16:14:00Z">
              <w:r w:rsidRPr="008915FD" w:rsidDel="00A862D9">
                <w:rPr>
                  <w:rFonts w:cstheme="minorHAnsi"/>
                  <w:sz w:val="20"/>
                  <w:rPrChange w:id="1194" w:author="Indria Mukti Efayanti" w:date="2025-04-25T17:01:00Z" w16du:dateUtc="2025-04-25T10:01:00Z">
                    <w:rPr>
                      <w:rFonts w:cstheme="minorHAnsi"/>
                      <w:i/>
                      <w:iCs/>
                      <w:color w:val="4472C4" w:themeColor="accent1"/>
                      <w:sz w:val="20"/>
                    </w:rPr>
                  </w:rPrChange>
                </w:rPr>
                <w:delText>&lt;InsuredAge&gt;</w:delText>
              </w:r>
            </w:del>
            <w:del w:id="1195" w:author="Indria Mukti Efayanti" w:date="2025-01-16T10:06:00Z" w16du:dateUtc="2025-01-16T03:06:00Z">
              <w:r w:rsidRPr="008915FD" w:rsidDel="00D334E5">
                <w:rPr>
                  <w:rFonts w:cstheme="minorHAnsi"/>
                  <w:sz w:val="20"/>
                  <w:rPrChange w:id="1196" w:author="Indria Mukti Efayanti" w:date="2025-04-25T17:01:00Z" w16du:dateUtc="2025-04-25T10:01:00Z">
                    <w:rPr>
                      <w:rFonts w:cstheme="minorHAnsi"/>
                      <w:i/>
                      <w:iCs/>
                      <w:color w:val="4472C4" w:themeColor="accent1"/>
                      <w:spacing w:val="-2"/>
                      <w:sz w:val="20"/>
                    </w:rPr>
                  </w:rPrChange>
                </w:rPr>
                <w:delText xml:space="preserve"> </w:delText>
              </w:r>
              <w:r w:rsidRPr="008915FD" w:rsidDel="00D334E5">
                <w:rPr>
                  <w:rFonts w:asciiTheme="minorHAnsi" w:hAnsiTheme="minorHAnsi" w:cstheme="minorHAnsi"/>
                  <w:sz w:val="20"/>
                </w:rPr>
                <w:delText>tahun.</w:delText>
              </w:r>
            </w:del>
          </w:p>
          <w:p w14:paraId="027F24B6" w14:textId="77777777" w:rsidR="009464E5" w:rsidRPr="008915FD" w:rsidDel="00D334E5" w:rsidRDefault="009464E5" w:rsidP="009464E5">
            <w:pPr>
              <w:pStyle w:val="TableParagraph"/>
              <w:numPr>
                <w:ilvl w:val="0"/>
                <w:numId w:val="4"/>
              </w:numPr>
              <w:tabs>
                <w:tab w:val="left" w:pos="415"/>
              </w:tabs>
              <w:jc w:val="both"/>
              <w:rPr>
                <w:del w:id="1197" w:author="Indria Mukti Efayanti" w:date="2025-01-16T10:06:00Z" w16du:dateUtc="2025-01-16T03:06:00Z"/>
                <w:rFonts w:asciiTheme="minorHAnsi" w:hAnsiTheme="minorHAnsi" w:cstheme="minorHAnsi"/>
                <w:sz w:val="20"/>
              </w:rPr>
            </w:pPr>
            <w:del w:id="1198" w:author="Indria Mukti Efayanti" w:date="2025-01-16T10:06:00Z" w16du:dateUtc="2025-01-16T03:06:00Z">
              <w:r w:rsidRPr="008915FD" w:rsidDel="00D334E5">
                <w:rPr>
                  <w:rFonts w:asciiTheme="minorHAnsi" w:hAnsiTheme="minorHAnsi" w:cstheme="minorHAnsi"/>
                  <w:sz w:val="20"/>
                </w:rPr>
                <w:delText xml:space="preserve">Tertanggung membeli Mega Proteksi Masa Depan, </w:delText>
              </w:r>
            </w:del>
            <w:del w:id="1199" w:author="Indria Mukti Efayanti" w:date="2025-01-06T23:14:00Z" w16du:dateUtc="2025-01-06T16:14:00Z">
              <w:r w:rsidRPr="008915FD" w:rsidDel="00A862D9">
                <w:rPr>
                  <w:rFonts w:cstheme="minorHAnsi"/>
                  <w:sz w:val="20"/>
                  <w:rPrChange w:id="1200" w:author="Indria Mukti Efayanti" w:date="2025-04-25T17:01:00Z" w16du:dateUtc="2025-04-25T10:01:00Z">
                    <w:rPr>
                      <w:rFonts w:cstheme="minorHAnsi"/>
                      <w:i/>
                      <w:iCs/>
                      <w:color w:val="4472C4" w:themeColor="accent1"/>
                      <w:sz w:val="20"/>
                    </w:rPr>
                  </w:rPrChange>
                </w:rPr>
                <w:delText>&lt;PlanName&gt;</w:delText>
              </w:r>
              <w:r w:rsidRPr="008915FD" w:rsidDel="00A862D9">
                <w:rPr>
                  <w:rFonts w:asciiTheme="minorHAnsi" w:hAnsiTheme="minorHAnsi" w:cstheme="minorHAnsi"/>
                  <w:sz w:val="20"/>
                </w:rPr>
                <w:delText>,</w:delText>
              </w:r>
            </w:del>
            <w:del w:id="1201" w:author="Indria Mukti Efayanti" w:date="2025-01-16T10:06:00Z" w16du:dateUtc="2025-01-16T03:06:00Z">
              <w:r w:rsidRPr="008915FD" w:rsidDel="00D334E5">
                <w:rPr>
                  <w:rFonts w:asciiTheme="minorHAnsi" w:hAnsiTheme="minorHAnsi" w:cstheme="minorHAnsi"/>
                  <w:sz w:val="20"/>
                </w:rPr>
                <w:delText xml:space="preserve"> dengan Premi </w:delText>
              </w:r>
            </w:del>
            <w:del w:id="1202" w:author="Indria Mukti Efayanti" w:date="2025-01-06T23:12:00Z" w16du:dateUtc="2025-01-06T16:12:00Z">
              <w:r w:rsidRPr="008915FD" w:rsidDel="00A862D9">
                <w:rPr>
                  <w:rFonts w:cstheme="minorHAnsi"/>
                  <w:sz w:val="20"/>
                  <w:rPrChange w:id="1203" w:author="Indria Mukti Efayanti" w:date="2025-04-25T17:01:00Z" w16du:dateUtc="2025-04-25T10:01:00Z">
                    <w:rPr>
                      <w:rFonts w:cstheme="minorHAnsi"/>
                      <w:i/>
                      <w:iCs/>
                      <w:color w:val="4472C4" w:themeColor="accent1"/>
                      <w:sz w:val="20"/>
                    </w:rPr>
                  </w:rPrChange>
                </w:rPr>
                <w:delText xml:space="preserve">&lt;Premium Freq. IF A= </w:delText>
              </w:r>
            </w:del>
            <w:del w:id="1204" w:author="Indria Mukti Efayanti" w:date="2025-01-16T10:06:00Z" w16du:dateUtc="2025-01-16T03:06:00Z">
              <w:r w:rsidRPr="008915FD" w:rsidDel="00D334E5">
                <w:rPr>
                  <w:rFonts w:asciiTheme="minorHAnsi" w:hAnsiTheme="minorHAnsi" w:cstheme="minorHAnsi"/>
                  <w:sz w:val="20"/>
                </w:rPr>
                <w:delText>tahun</w:delText>
              </w:r>
            </w:del>
            <w:del w:id="1205" w:author="Indria Mukti Efayanti" w:date="2024-12-20T12:15:00Z" w16du:dateUtc="2024-12-20T05:15:00Z">
              <w:r w:rsidRPr="008915FD" w:rsidDel="00FA0AEB">
                <w:rPr>
                  <w:rFonts w:asciiTheme="minorHAnsi" w:hAnsiTheme="minorHAnsi" w:cstheme="minorHAnsi"/>
                  <w:sz w:val="20"/>
                </w:rPr>
                <w:delText>an</w:delText>
              </w:r>
            </w:del>
            <w:del w:id="1206" w:author="Indria Mukti Efayanti" w:date="2025-01-06T23:13:00Z" w16du:dateUtc="2025-01-06T16:13:00Z">
              <w:r w:rsidRPr="008915FD" w:rsidDel="00A862D9">
                <w:rPr>
                  <w:rFonts w:cstheme="minorHAnsi"/>
                  <w:sz w:val="20"/>
                  <w:rPrChange w:id="1207" w:author="Indria Mukti Efayanti" w:date="2025-04-25T17:01:00Z" w16du:dateUtc="2025-04-25T10:01:00Z">
                    <w:rPr>
                      <w:rFonts w:cstheme="minorHAnsi"/>
                      <w:i/>
                      <w:iCs/>
                      <w:color w:val="4472C4" w:themeColor="accent1"/>
                      <w:sz w:val="20"/>
                    </w:rPr>
                  </w:rPrChange>
                </w:rPr>
                <w:delText xml:space="preserve">, S= </w:delText>
              </w:r>
              <w:r w:rsidRPr="008915FD" w:rsidDel="00A862D9">
                <w:rPr>
                  <w:rFonts w:asciiTheme="minorHAnsi" w:hAnsiTheme="minorHAnsi" w:cstheme="minorHAnsi"/>
                  <w:sz w:val="20"/>
                </w:rPr>
                <w:delText>per semester</w:delText>
              </w:r>
              <w:r w:rsidRPr="008915FD" w:rsidDel="00A862D9">
                <w:rPr>
                  <w:rFonts w:cstheme="minorHAnsi"/>
                  <w:sz w:val="20"/>
                  <w:rPrChange w:id="1208" w:author="Indria Mukti Efayanti" w:date="2025-04-25T17:01:00Z" w16du:dateUtc="2025-04-25T10:01:00Z">
                    <w:rPr>
                      <w:rFonts w:cstheme="minorHAnsi"/>
                      <w:i/>
                      <w:iCs/>
                      <w:color w:val="4472C4" w:themeColor="accent1"/>
                      <w:sz w:val="20"/>
                    </w:rPr>
                  </w:rPrChange>
                </w:rPr>
                <w:delText xml:space="preserve">, Q= </w:delText>
              </w:r>
              <w:r w:rsidRPr="008915FD" w:rsidDel="00A862D9">
                <w:rPr>
                  <w:rFonts w:asciiTheme="minorHAnsi" w:hAnsiTheme="minorHAnsi" w:cstheme="minorHAnsi"/>
                  <w:sz w:val="20"/>
                </w:rPr>
                <w:delText>per kuartal</w:delText>
              </w:r>
              <w:r w:rsidRPr="008915FD" w:rsidDel="00A862D9">
                <w:rPr>
                  <w:rFonts w:cstheme="minorHAnsi"/>
                  <w:sz w:val="20"/>
                  <w:rPrChange w:id="1209" w:author="Indria Mukti Efayanti" w:date="2025-04-25T17:01:00Z" w16du:dateUtc="2025-04-25T10:01:00Z">
                    <w:rPr>
                      <w:rFonts w:cstheme="minorHAnsi"/>
                      <w:i/>
                      <w:iCs/>
                      <w:color w:val="4472C4" w:themeColor="accent1"/>
                      <w:sz w:val="20"/>
                    </w:rPr>
                  </w:rPrChange>
                </w:rPr>
                <w:delText xml:space="preserve">, M= </w:delText>
              </w:r>
            </w:del>
            <w:del w:id="1210" w:author="Indria Mukti Efayanti" w:date="2024-12-20T12:15:00Z" w16du:dateUtc="2024-12-20T05:15:00Z">
              <w:r w:rsidRPr="008915FD" w:rsidDel="00FA0AEB">
                <w:rPr>
                  <w:rFonts w:asciiTheme="minorHAnsi" w:hAnsiTheme="minorHAnsi" w:cstheme="minorHAnsi"/>
                  <w:sz w:val="20"/>
                </w:rPr>
                <w:delText>bulanan</w:delText>
              </w:r>
            </w:del>
            <w:del w:id="1211" w:author="Indria Mukti Efayanti" w:date="2025-01-06T23:13:00Z" w16du:dateUtc="2025-01-06T16:13:00Z">
              <w:r w:rsidRPr="008915FD" w:rsidDel="00A862D9">
                <w:rPr>
                  <w:rFonts w:cstheme="minorHAnsi"/>
                  <w:sz w:val="20"/>
                  <w:rPrChange w:id="1212" w:author="Indria Mukti Efayanti" w:date="2025-04-25T17:01:00Z" w16du:dateUtc="2025-04-25T10:01:00Z">
                    <w:rPr>
                      <w:rFonts w:cstheme="minorHAnsi"/>
                      <w:i/>
                      <w:iCs/>
                      <w:color w:val="4472C4" w:themeColor="accent1"/>
                      <w:sz w:val="20"/>
                    </w:rPr>
                  </w:rPrChange>
                </w:rPr>
                <w:delText>&gt;</w:delText>
              </w:r>
              <w:r w:rsidRPr="008915FD" w:rsidDel="00A862D9">
                <w:rPr>
                  <w:rFonts w:cstheme="minorHAnsi"/>
                  <w:sz w:val="20"/>
                  <w:rPrChange w:id="1213" w:author="Indria Mukti Efayanti" w:date="2025-04-25T17:01:00Z" w16du:dateUtc="2025-04-25T10:01:00Z">
                    <w:rPr>
                      <w:rFonts w:cstheme="minorHAnsi"/>
                      <w:i/>
                      <w:iCs/>
                      <w:color w:val="4472C4" w:themeColor="accent1"/>
                      <w:spacing w:val="-2"/>
                      <w:sz w:val="20"/>
                    </w:rPr>
                  </w:rPrChange>
                </w:rPr>
                <w:delText xml:space="preserve"> </w:delText>
              </w:r>
            </w:del>
            <w:del w:id="1214" w:author="Indria Mukti Efayanti" w:date="2025-01-16T10:06:00Z" w16du:dateUtc="2025-01-16T03:06:00Z">
              <w:r w:rsidRPr="008915FD" w:rsidDel="00D334E5">
                <w:rPr>
                  <w:rFonts w:asciiTheme="minorHAnsi" w:hAnsiTheme="minorHAnsi" w:cstheme="minorHAnsi"/>
                  <w:sz w:val="20"/>
                </w:rPr>
                <w:delText>sebesar Rp</w:delText>
              </w:r>
            </w:del>
            <w:del w:id="1215" w:author="Indria Mukti Efayanti" w:date="2025-01-06T23:13:00Z" w16du:dateUtc="2025-01-06T16:13:00Z">
              <w:r w:rsidRPr="008915FD" w:rsidDel="00A862D9">
                <w:rPr>
                  <w:rFonts w:cstheme="minorHAnsi"/>
                  <w:sz w:val="20"/>
                  <w:rPrChange w:id="1216" w:author="Indria Mukti Efayanti" w:date="2025-04-25T17:01:00Z" w16du:dateUtc="2025-04-25T10:01:00Z">
                    <w:rPr>
                      <w:rFonts w:cstheme="minorHAnsi"/>
                      <w:i/>
                      <w:iCs/>
                      <w:color w:val="4472C4" w:themeColor="accent1"/>
                      <w:sz w:val="20"/>
                    </w:rPr>
                  </w:rPrChange>
                </w:rPr>
                <w:delText>&lt;basicpremium+riderpremium+additional premium&gt;</w:delText>
              </w:r>
              <w:r w:rsidRPr="008915FD" w:rsidDel="00A862D9">
                <w:rPr>
                  <w:rFonts w:cstheme="minorHAnsi"/>
                  <w:sz w:val="20"/>
                  <w:rPrChange w:id="1217" w:author="Indria Mukti Efayanti" w:date="2025-04-25T17:01:00Z" w16du:dateUtc="2025-04-25T10:01:00Z">
                    <w:rPr>
                      <w:rFonts w:cstheme="minorHAnsi"/>
                      <w:i/>
                      <w:iCs/>
                      <w:color w:val="4472C4" w:themeColor="accent1"/>
                      <w:spacing w:val="-2"/>
                      <w:sz w:val="20"/>
                    </w:rPr>
                  </w:rPrChange>
                </w:rPr>
                <w:delText xml:space="preserve"> </w:delText>
              </w:r>
            </w:del>
            <w:del w:id="1218" w:author="Indria Mukti Efayanti" w:date="2025-01-16T10:06:00Z" w16du:dateUtc="2025-01-16T03:06:00Z">
              <w:r w:rsidRPr="008915FD" w:rsidDel="00D334E5">
                <w:rPr>
                  <w:rFonts w:asciiTheme="minorHAnsi" w:hAnsiTheme="minorHAnsi" w:cstheme="minorHAnsi"/>
                  <w:sz w:val="20"/>
                </w:rPr>
                <w:delText xml:space="preserve">dengan Masa Pertanggungan </w:delText>
              </w:r>
            </w:del>
            <w:del w:id="1219" w:author="Indria Mukti Efayanti" w:date="2025-01-06T23:13:00Z" w16du:dateUtc="2025-01-06T16:13:00Z">
              <w:r w:rsidRPr="008915FD" w:rsidDel="00A862D9">
                <w:rPr>
                  <w:rFonts w:cstheme="minorHAnsi"/>
                  <w:sz w:val="20"/>
                  <w:rPrChange w:id="1220" w:author="Indria Mukti Efayanti" w:date="2025-04-25T17:01:00Z" w16du:dateUtc="2025-04-25T10:01:00Z">
                    <w:rPr>
                      <w:rFonts w:cstheme="minorHAnsi"/>
                      <w:i/>
                      <w:iCs/>
                      <w:color w:val="4472C4" w:themeColor="accent1"/>
                      <w:sz w:val="20"/>
                    </w:rPr>
                  </w:rPrChange>
                </w:rPr>
                <w:delText>&lt;Coverageterm&gt;</w:delText>
              </w:r>
              <w:r w:rsidRPr="008915FD" w:rsidDel="00A862D9">
                <w:rPr>
                  <w:rFonts w:asciiTheme="minorHAnsi" w:hAnsiTheme="minorHAnsi" w:cstheme="minorHAnsi"/>
                  <w:sz w:val="20"/>
                </w:rPr>
                <w:delText xml:space="preserve"> </w:delText>
              </w:r>
            </w:del>
            <w:del w:id="1221" w:author="Indria Mukti Efayanti" w:date="2025-01-16T10:06:00Z" w16du:dateUtc="2025-01-16T03:06:00Z">
              <w:r w:rsidRPr="008915FD" w:rsidDel="00D334E5">
                <w:rPr>
                  <w:rFonts w:asciiTheme="minorHAnsi" w:hAnsiTheme="minorHAnsi" w:cstheme="minorHAnsi"/>
                  <w:sz w:val="20"/>
                </w:rPr>
                <w:delText>tahun dan Masa Pembayaran Premi</w:delText>
              </w:r>
            </w:del>
            <w:del w:id="1222" w:author="Indria Mukti Efayanti" w:date="2025-01-06T23:14:00Z" w16du:dateUtc="2025-01-06T16:14:00Z">
              <w:r w:rsidRPr="008915FD" w:rsidDel="00A862D9">
                <w:rPr>
                  <w:rFonts w:asciiTheme="minorHAnsi" w:hAnsiTheme="minorHAnsi" w:cstheme="minorHAnsi"/>
                  <w:sz w:val="20"/>
                </w:rPr>
                <w:delText xml:space="preserve"> </w:delText>
              </w:r>
              <w:r w:rsidRPr="008915FD" w:rsidDel="00A862D9">
                <w:rPr>
                  <w:rFonts w:cstheme="minorHAnsi"/>
                  <w:sz w:val="20"/>
                  <w:rPrChange w:id="1223" w:author="Indria Mukti Efayanti" w:date="2025-04-25T17:01:00Z" w16du:dateUtc="2025-04-25T10:01:00Z">
                    <w:rPr>
                      <w:rFonts w:cstheme="minorHAnsi"/>
                      <w:i/>
                      <w:iCs/>
                      <w:color w:val="4472C4" w:themeColor="accent1"/>
                      <w:sz w:val="20"/>
                    </w:rPr>
                  </w:rPrChange>
                </w:rPr>
                <w:delText>&lt;Premiumpaymentterm&gt;</w:delText>
              </w:r>
            </w:del>
            <w:del w:id="1224" w:author="Indria Mukti Efayanti" w:date="2025-01-16T10:06:00Z" w16du:dateUtc="2025-01-16T03:06:00Z">
              <w:r w:rsidRPr="008915FD" w:rsidDel="00D334E5">
                <w:rPr>
                  <w:rFonts w:asciiTheme="minorHAnsi" w:hAnsiTheme="minorHAnsi" w:cstheme="minorHAnsi"/>
                  <w:sz w:val="20"/>
                </w:rPr>
                <w:delText xml:space="preserve"> tahun. </w:delText>
              </w:r>
            </w:del>
          </w:p>
          <w:p w14:paraId="62B0159C" w14:textId="77777777" w:rsidR="009464E5" w:rsidRPr="008915FD" w:rsidDel="00D334E5" w:rsidRDefault="009464E5">
            <w:pPr>
              <w:pStyle w:val="TableParagraph"/>
              <w:numPr>
                <w:ilvl w:val="0"/>
                <w:numId w:val="4"/>
              </w:numPr>
              <w:tabs>
                <w:tab w:val="left" w:pos="415"/>
              </w:tabs>
              <w:jc w:val="both"/>
              <w:rPr>
                <w:del w:id="1225" w:author="Indria Mukti Efayanti" w:date="2025-01-16T10:06:00Z" w16du:dateUtc="2025-01-16T03:06:00Z"/>
                <w:rFonts w:asciiTheme="minorHAnsi" w:hAnsiTheme="minorHAnsi" w:cstheme="minorHAnsi"/>
                <w:sz w:val="20"/>
              </w:rPr>
              <w:pPrChange w:id="1226" w:author="Indria Mukti Efayanti" w:date="2025-01-06T23:14:00Z" w16du:dateUtc="2025-01-06T16:14:00Z">
                <w:pPr>
                  <w:pStyle w:val="TableParagraph"/>
                  <w:tabs>
                    <w:tab w:val="left" w:pos="415"/>
                  </w:tabs>
                  <w:ind w:left="360"/>
                  <w:jc w:val="both"/>
                </w:pPr>
              </w:pPrChange>
            </w:pPr>
            <w:del w:id="1227" w:author="Indria Mukti Efayanti" w:date="2025-01-16T10:06:00Z" w16du:dateUtc="2025-01-16T03:06:00Z">
              <w:r w:rsidRPr="008915FD" w:rsidDel="00D334E5">
                <w:rPr>
                  <w:rFonts w:asciiTheme="minorHAnsi" w:hAnsiTheme="minorHAnsi" w:cstheme="minorHAnsi"/>
                  <w:sz w:val="20"/>
                </w:rPr>
                <w:delText>Manfaat Asuransi yang dimiliki nasabah adalah sebagai berikut:</w:delText>
              </w:r>
            </w:del>
          </w:p>
          <w:tbl>
            <w:tblPr>
              <w:tblStyle w:val="TableGrid"/>
              <w:tblW w:w="0" w:type="auto"/>
              <w:tblInd w:w="360" w:type="dxa"/>
              <w:tblLook w:val="04A0" w:firstRow="1" w:lastRow="0" w:firstColumn="1" w:lastColumn="0" w:noHBand="0" w:noVBand="1"/>
            </w:tblPr>
            <w:tblGrid>
              <w:gridCol w:w="5558"/>
              <w:gridCol w:w="2700"/>
              <w:gridCol w:w="2160"/>
            </w:tblGrid>
            <w:tr w:rsidR="009464E5" w:rsidRPr="008915FD" w:rsidDel="00D334E5" w14:paraId="4A3290DB" w14:textId="77777777" w:rsidTr="004334C1">
              <w:trPr>
                <w:del w:id="1228" w:author="Indria Mukti Efayanti" w:date="2025-01-16T10:06:00Z"/>
              </w:trPr>
              <w:tc>
                <w:tcPr>
                  <w:tcW w:w="5558" w:type="dxa"/>
                  <w:tcBorders>
                    <w:bottom w:val="single" w:sz="4" w:space="0" w:color="auto"/>
                  </w:tcBorders>
                  <w:shd w:val="clear" w:color="auto" w:fill="D9D9D9" w:themeFill="background1" w:themeFillShade="D9"/>
                </w:tcPr>
                <w:p w14:paraId="1839E40F" w14:textId="77777777" w:rsidR="009464E5" w:rsidRPr="008915FD" w:rsidDel="00D334E5" w:rsidRDefault="009464E5" w:rsidP="009464E5">
                  <w:pPr>
                    <w:pStyle w:val="TableParagraph"/>
                    <w:tabs>
                      <w:tab w:val="left" w:pos="415"/>
                    </w:tabs>
                    <w:ind w:left="0"/>
                    <w:jc w:val="center"/>
                    <w:rPr>
                      <w:del w:id="1229" w:author="Indria Mukti Efayanti" w:date="2025-01-16T10:06:00Z" w16du:dateUtc="2025-01-16T03:06:00Z"/>
                      <w:rFonts w:asciiTheme="minorHAnsi" w:hAnsiTheme="minorHAnsi" w:cstheme="minorHAnsi"/>
                      <w:b/>
                      <w:bCs/>
                      <w:sz w:val="20"/>
                    </w:rPr>
                  </w:pPr>
                  <w:del w:id="1230" w:author="Indria Mukti Efayanti" w:date="2025-01-16T10:06:00Z" w16du:dateUtc="2025-01-16T03:06:00Z">
                    <w:r w:rsidRPr="008915FD" w:rsidDel="00D334E5">
                      <w:rPr>
                        <w:rFonts w:asciiTheme="minorHAnsi" w:hAnsiTheme="minorHAnsi" w:cstheme="minorHAnsi"/>
                        <w:b/>
                        <w:bCs/>
                        <w:sz w:val="20"/>
                      </w:rPr>
                      <w:delText>Manfaat</w:delText>
                    </w:r>
                  </w:del>
                </w:p>
              </w:tc>
              <w:tc>
                <w:tcPr>
                  <w:tcW w:w="2700" w:type="dxa"/>
                  <w:tcBorders>
                    <w:bottom w:val="single" w:sz="4" w:space="0" w:color="auto"/>
                  </w:tcBorders>
                  <w:shd w:val="clear" w:color="auto" w:fill="D9D9D9" w:themeFill="background1" w:themeFillShade="D9"/>
                </w:tcPr>
                <w:p w14:paraId="7FEECA85" w14:textId="77777777" w:rsidR="009464E5" w:rsidRPr="008915FD" w:rsidDel="00D334E5" w:rsidRDefault="009464E5" w:rsidP="009464E5">
                  <w:pPr>
                    <w:pStyle w:val="TableParagraph"/>
                    <w:tabs>
                      <w:tab w:val="left" w:pos="415"/>
                    </w:tabs>
                    <w:ind w:left="0"/>
                    <w:jc w:val="center"/>
                    <w:rPr>
                      <w:del w:id="1231" w:author="Indria Mukti Efayanti" w:date="2025-01-16T10:06:00Z" w16du:dateUtc="2025-01-16T03:06:00Z"/>
                      <w:rFonts w:asciiTheme="minorHAnsi" w:hAnsiTheme="minorHAnsi" w:cstheme="minorHAnsi"/>
                      <w:b/>
                      <w:bCs/>
                      <w:sz w:val="20"/>
                    </w:rPr>
                  </w:pPr>
                  <w:del w:id="1232" w:author="Indria Mukti Efayanti" w:date="2025-01-16T10:06:00Z" w16du:dateUtc="2025-01-16T03:06:00Z">
                    <w:r w:rsidRPr="008915FD" w:rsidDel="00D334E5">
                      <w:rPr>
                        <w:rFonts w:asciiTheme="minorHAnsi" w:hAnsiTheme="minorHAnsi" w:cstheme="minorHAnsi"/>
                        <w:b/>
                        <w:bCs/>
                        <w:sz w:val="20"/>
                      </w:rPr>
                      <w:delText>Uang Pertanggungan</w:delText>
                    </w:r>
                  </w:del>
                </w:p>
              </w:tc>
              <w:tc>
                <w:tcPr>
                  <w:tcW w:w="2160" w:type="dxa"/>
                  <w:shd w:val="clear" w:color="auto" w:fill="D9D9D9" w:themeFill="background1" w:themeFillShade="D9"/>
                </w:tcPr>
                <w:p w14:paraId="06DC3D91" w14:textId="77777777" w:rsidR="009464E5" w:rsidRPr="008915FD" w:rsidDel="00D334E5" w:rsidRDefault="009464E5" w:rsidP="009464E5">
                  <w:pPr>
                    <w:pStyle w:val="TableParagraph"/>
                    <w:tabs>
                      <w:tab w:val="left" w:pos="415"/>
                    </w:tabs>
                    <w:ind w:left="0"/>
                    <w:jc w:val="center"/>
                    <w:rPr>
                      <w:del w:id="1233" w:author="Indria Mukti Efayanti" w:date="2025-01-16T10:06:00Z" w16du:dateUtc="2025-01-16T03:06:00Z"/>
                      <w:rFonts w:asciiTheme="minorHAnsi" w:hAnsiTheme="minorHAnsi" w:cstheme="minorHAnsi"/>
                      <w:b/>
                      <w:bCs/>
                      <w:sz w:val="20"/>
                    </w:rPr>
                  </w:pPr>
                  <w:del w:id="1234" w:author="Indria Mukti Efayanti" w:date="2025-01-16T10:06:00Z" w16du:dateUtc="2025-01-16T03:06:00Z">
                    <w:r w:rsidRPr="008915FD" w:rsidDel="00D334E5">
                      <w:rPr>
                        <w:rFonts w:asciiTheme="minorHAnsi" w:hAnsiTheme="minorHAnsi" w:cstheme="minorHAnsi"/>
                        <w:b/>
                        <w:bCs/>
                        <w:sz w:val="20"/>
                      </w:rPr>
                      <w:delText>Premi</w:delText>
                    </w:r>
                  </w:del>
                </w:p>
              </w:tc>
            </w:tr>
            <w:tr w:rsidR="009464E5" w:rsidRPr="008915FD" w:rsidDel="00D334E5" w14:paraId="020BBB8C" w14:textId="77777777" w:rsidTr="004334C1">
              <w:trPr>
                <w:del w:id="1235" w:author="Indria Mukti Efayanti" w:date="2025-01-16T10:06:00Z"/>
              </w:trPr>
              <w:tc>
                <w:tcPr>
                  <w:tcW w:w="5558" w:type="dxa"/>
                  <w:tcBorders>
                    <w:top w:val="single" w:sz="4" w:space="0" w:color="auto"/>
                    <w:left w:val="single" w:sz="4" w:space="0" w:color="auto"/>
                    <w:bottom w:val="nil"/>
                    <w:right w:val="single" w:sz="4" w:space="0" w:color="auto"/>
                  </w:tcBorders>
                </w:tcPr>
                <w:p w14:paraId="10EC0FB5" w14:textId="77777777" w:rsidR="009464E5" w:rsidRPr="008915FD" w:rsidDel="00D334E5" w:rsidRDefault="009464E5" w:rsidP="009464E5">
                  <w:pPr>
                    <w:pStyle w:val="TableParagraph"/>
                    <w:tabs>
                      <w:tab w:val="left" w:pos="415"/>
                    </w:tabs>
                    <w:ind w:left="0"/>
                    <w:jc w:val="both"/>
                    <w:rPr>
                      <w:del w:id="1236" w:author="Indria Mukti Efayanti" w:date="2025-01-16T10:06:00Z" w16du:dateUtc="2025-01-16T03:06:00Z"/>
                      <w:rFonts w:asciiTheme="minorHAnsi" w:hAnsiTheme="minorHAnsi" w:cstheme="minorHAnsi"/>
                      <w:sz w:val="20"/>
                    </w:rPr>
                  </w:pPr>
                  <w:del w:id="1237" w:author="Indria Mukti Efayanti" w:date="2025-01-16T10:06:00Z" w16du:dateUtc="2025-01-16T03:06:00Z">
                    <w:r w:rsidRPr="008915FD" w:rsidDel="00D334E5">
                      <w:rPr>
                        <w:rFonts w:asciiTheme="minorHAnsi" w:hAnsiTheme="minorHAnsi" w:cstheme="minorHAnsi"/>
                        <w:sz w:val="20"/>
                      </w:rPr>
                      <w:delText>Asuransi Dasar</w:delText>
                    </w:r>
                  </w:del>
                </w:p>
              </w:tc>
              <w:tc>
                <w:tcPr>
                  <w:tcW w:w="2700" w:type="dxa"/>
                  <w:tcBorders>
                    <w:top w:val="single" w:sz="4" w:space="0" w:color="auto"/>
                    <w:left w:val="single" w:sz="4" w:space="0" w:color="auto"/>
                    <w:bottom w:val="nil"/>
                    <w:right w:val="single" w:sz="4" w:space="0" w:color="auto"/>
                  </w:tcBorders>
                </w:tcPr>
                <w:p w14:paraId="4B2346AE" w14:textId="77777777" w:rsidR="009464E5" w:rsidRPr="008915FD" w:rsidDel="00D334E5" w:rsidRDefault="009464E5" w:rsidP="009464E5">
                  <w:pPr>
                    <w:pStyle w:val="TableParagraph"/>
                    <w:tabs>
                      <w:tab w:val="left" w:pos="415"/>
                    </w:tabs>
                    <w:ind w:left="0"/>
                    <w:jc w:val="both"/>
                    <w:rPr>
                      <w:del w:id="1238" w:author="Indria Mukti Efayanti" w:date="2025-01-16T10:06:00Z" w16du:dateUtc="2025-01-16T03:06:00Z"/>
                      <w:rFonts w:asciiTheme="minorHAnsi" w:hAnsiTheme="minorHAnsi" w:cstheme="minorHAnsi"/>
                      <w:sz w:val="20"/>
                    </w:rPr>
                  </w:pPr>
                </w:p>
              </w:tc>
              <w:tc>
                <w:tcPr>
                  <w:tcW w:w="2160" w:type="dxa"/>
                  <w:vMerge w:val="restart"/>
                  <w:tcBorders>
                    <w:left w:val="single" w:sz="4" w:space="0" w:color="auto"/>
                  </w:tcBorders>
                </w:tcPr>
                <w:p w14:paraId="235B5655" w14:textId="77777777" w:rsidR="009464E5" w:rsidRPr="008915FD" w:rsidDel="00D334E5" w:rsidRDefault="009464E5" w:rsidP="009464E5">
                  <w:pPr>
                    <w:pStyle w:val="TableParagraph"/>
                    <w:tabs>
                      <w:tab w:val="left" w:pos="415"/>
                    </w:tabs>
                    <w:ind w:left="0"/>
                    <w:jc w:val="both"/>
                    <w:rPr>
                      <w:del w:id="1239" w:author="Indria Mukti Efayanti" w:date="2025-01-16T10:06:00Z" w16du:dateUtc="2025-01-16T03:06:00Z"/>
                      <w:rFonts w:asciiTheme="minorHAnsi" w:hAnsiTheme="minorHAnsi" w:cstheme="minorHAnsi"/>
                      <w:sz w:val="20"/>
                    </w:rPr>
                  </w:pPr>
                  <w:del w:id="1240" w:author="Indria Mukti Efayanti" w:date="2025-01-06T23:14:00Z" w16du:dateUtc="2025-01-06T16:14:00Z">
                    <w:r w:rsidRPr="008915FD" w:rsidDel="00005CFD">
                      <w:rPr>
                        <w:rFonts w:asciiTheme="minorHAnsi" w:hAnsiTheme="minorHAnsi" w:cstheme="minorHAnsi"/>
                        <w:sz w:val="20"/>
                      </w:rPr>
                      <w:delText>Rp</w:delText>
                    </w:r>
                    <w:r w:rsidRPr="008915FD" w:rsidDel="00005CFD">
                      <w:rPr>
                        <w:rFonts w:asciiTheme="minorHAnsi" w:hAnsiTheme="minorHAnsi" w:cstheme="minorHAnsi"/>
                        <w:i/>
                        <w:iCs/>
                        <w:color w:val="4472C4" w:themeColor="accent1"/>
                        <w:sz w:val="20"/>
                      </w:rPr>
                      <w:delText>&lt;BasicPremium&gt;</w:delText>
                    </w:r>
                  </w:del>
                </w:p>
              </w:tc>
            </w:tr>
            <w:tr w:rsidR="009464E5" w:rsidRPr="008915FD" w:rsidDel="00D334E5" w14:paraId="11EACD3C" w14:textId="77777777" w:rsidTr="004334C1">
              <w:trPr>
                <w:del w:id="1241" w:author="Indria Mukti Efayanti" w:date="2025-01-16T10:06:00Z"/>
              </w:trPr>
              <w:tc>
                <w:tcPr>
                  <w:tcW w:w="5558" w:type="dxa"/>
                  <w:tcBorders>
                    <w:top w:val="nil"/>
                    <w:left w:val="single" w:sz="4" w:space="0" w:color="auto"/>
                    <w:bottom w:val="nil"/>
                    <w:right w:val="single" w:sz="4" w:space="0" w:color="auto"/>
                  </w:tcBorders>
                </w:tcPr>
                <w:p w14:paraId="172693F9" w14:textId="77777777" w:rsidR="009464E5" w:rsidRPr="008915FD" w:rsidDel="00D334E5" w:rsidRDefault="009464E5" w:rsidP="009464E5">
                  <w:pPr>
                    <w:pStyle w:val="TableParagraph"/>
                    <w:numPr>
                      <w:ilvl w:val="0"/>
                      <w:numId w:val="63"/>
                    </w:numPr>
                    <w:tabs>
                      <w:tab w:val="left" w:pos="415"/>
                    </w:tabs>
                    <w:jc w:val="both"/>
                    <w:rPr>
                      <w:del w:id="1242" w:author="Indria Mukti Efayanti" w:date="2025-01-16T10:06:00Z" w16du:dateUtc="2025-01-16T03:06:00Z"/>
                      <w:rFonts w:asciiTheme="minorHAnsi" w:hAnsiTheme="minorHAnsi" w:cstheme="minorHAnsi"/>
                      <w:sz w:val="20"/>
                    </w:rPr>
                  </w:pPr>
                  <w:del w:id="1243" w:author="Indria Mukti Efayanti" w:date="2025-01-16T10:06:00Z" w16du:dateUtc="2025-01-16T03:06:00Z">
                    <w:r w:rsidRPr="008915FD" w:rsidDel="00D334E5">
                      <w:rPr>
                        <w:rFonts w:asciiTheme="minorHAnsi" w:hAnsiTheme="minorHAnsi" w:cstheme="minorHAnsi"/>
                        <w:sz w:val="20"/>
                      </w:rPr>
                      <w:delText xml:space="preserve">Manfaat Meninggal Dunia </w:delText>
                    </w:r>
                  </w:del>
                  <w:del w:id="1244" w:author="Indria Mukti Efayanti" w:date="2024-12-20T12:14:00Z" w16du:dateUtc="2024-12-20T05:14:00Z">
                    <w:r w:rsidRPr="008915FD" w:rsidDel="00014D98">
                      <w:rPr>
                        <w:rFonts w:asciiTheme="minorHAnsi" w:hAnsiTheme="minorHAnsi" w:cstheme="minorHAnsi"/>
                        <w:sz w:val="20"/>
                      </w:rPr>
                      <w:delText>bukan karena Kecelakaan</w:delText>
                    </w:r>
                  </w:del>
                </w:p>
              </w:tc>
              <w:tc>
                <w:tcPr>
                  <w:tcW w:w="2700" w:type="dxa"/>
                  <w:tcBorders>
                    <w:top w:val="nil"/>
                    <w:left w:val="single" w:sz="4" w:space="0" w:color="auto"/>
                    <w:bottom w:val="nil"/>
                    <w:right w:val="single" w:sz="4" w:space="0" w:color="auto"/>
                  </w:tcBorders>
                </w:tcPr>
                <w:p w14:paraId="3E076E15" w14:textId="77777777" w:rsidR="009464E5" w:rsidRPr="008915FD" w:rsidDel="00D334E5" w:rsidRDefault="009464E5" w:rsidP="009464E5">
                  <w:pPr>
                    <w:pStyle w:val="TableParagraph"/>
                    <w:tabs>
                      <w:tab w:val="left" w:pos="415"/>
                    </w:tabs>
                    <w:ind w:left="0"/>
                    <w:jc w:val="both"/>
                    <w:rPr>
                      <w:del w:id="1245" w:author="Indria Mukti Efayanti" w:date="2025-01-16T10:06:00Z" w16du:dateUtc="2025-01-16T03:06:00Z"/>
                      <w:rFonts w:asciiTheme="minorHAnsi" w:hAnsiTheme="minorHAnsi" w:cstheme="minorHAnsi"/>
                      <w:sz w:val="20"/>
                    </w:rPr>
                  </w:pPr>
                  <w:del w:id="1246" w:author="Indria Mukti Efayanti" w:date="2025-01-06T23:14:00Z" w16du:dateUtc="2025-01-06T16:14:00Z">
                    <w:r w:rsidRPr="008915FD" w:rsidDel="00005CFD">
                      <w:rPr>
                        <w:rFonts w:asciiTheme="minorHAnsi" w:hAnsiTheme="minorHAnsi" w:cstheme="minorHAnsi"/>
                        <w:sz w:val="20"/>
                      </w:rPr>
                      <w:delText>Rp</w:delText>
                    </w:r>
                    <w:r w:rsidRPr="008915FD" w:rsidDel="00005CFD">
                      <w:rPr>
                        <w:rFonts w:asciiTheme="minorHAnsi" w:hAnsiTheme="minorHAnsi" w:cstheme="minorHAnsi"/>
                        <w:i/>
                        <w:iCs/>
                        <w:color w:val="4472C4" w:themeColor="accent1"/>
                        <w:sz w:val="20"/>
                      </w:rPr>
                      <w:delText>&lt;Sum Assured of ND&gt;</w:delText>
                    </w:r>
                  </w:del>
                </w:p>
              </w:tc>
              <w:tc>
                <w:tcPr>
                  <w:tcW w:w="2160" w:type="dxa"/>
                  <w:vMerge/>
                  <w:tcBorders>
                    <w:left w:val="single" w:sz="4" w:space="0" w:color="auto"/>
                  </w:tcBorders>
                </w:tcPr>
                <w:p w14:paraId="3E16F611" w14:textId="77777777" w:rsidR="009464E5" w:rsidRPr="008915FD" w:rsidDel="00D334E5" w:rsidRDefault="009464E5" w:rsidP="009464E5">
                  <w:pPr>
                    <w:pStyle w:val="TableParagraph"/>
                    <w:tabs>
                      <w:tab w:val="left" w:pos="415"/>
                    </w:tabs>
                    <w:ind w:left="0"/>
                    <w:jc w:val="both"/>
                    <w:rPr>
                      <w:del w:id="1247" w:author="Indria Mukti Efayanti" w:date="2025-01-16T10:06:00Z" w16du:dateUtc="2025-01-16T03:06:00Z"/>
                      <w:rFonts w:asciiTheme="minorHAnsi" w:hAnsiTheme="minorHAnsi" w:cstheme="minorHAnsi"/>
                      <w:sz w:val="20"/>
                    </w:rPr>
                  </w:pPr>
                </w:p>
              </w:tc>
            </w:tr>
            <w:tr w:rsidR="009464E5" w:rsidRPr="008915FD" w:rsidDel="00D334E5" w14:paraId="47A36C5A" w14:textId="77777777" w:rsidTr="004334C1">
              <w:trPr>
                <w:del w:id="1248" w:author="Indria Mukti Efayanti" w:date="2025-01-16T10:06:00Z"/>
              </w:trPr>
              <w:tc>
                <w:tcPr>
                  <w:tcW w:w="5558" w:type="dxa"/>
                  <w:tcBorders>
                    <w:top w:val="nil"/>
                    <w:left w:val="single" w:sz="4" w:space="0" w:color="auto"/>
                    <w:bottom w:val="nil"/>
                    <w:right w:val="single" w:sz="4" w:space="0" w:color="auto"/>
                  </w:tcBorders>
                </w:tcPr>
                <w:p w14:paraId="77D02F37" w14:textId="77777777" w:rsidR="009464E5" w:rsidRPr="008915FD" w:rsidDel="00D334E5" w:rsidRDefault="009464E5" w:rsidP="009464E5">
                  <w:pPr>
                    <w:pStyle w:val="TableParagraph"/>
                    <w:numPr>
                      <w:ilvl w:val="0"/>
                      <w:numId w:val="63"/>
                    </w:numPr>
                    <w:tabs>
                      <w:tab w:val="left" w:pos="415"/>
                    </w:tabs>
                    <w:jc w:val="both"/>
                    <w:rPr>
                      <w:del w:id="1249" w:author="Indria Mukti Efayanti" w:date="2025-01-16T10:06:00Z" w16du:dateUtc="2025-01-16T03:06:00Z"/>
                      <w:rFonts w:asciiTheme="minorHAnsi" w:hAnsiTheme="minorHAnsi" w:cstheme="minorHAnsi"/>
                      <w:sz w:val="20"/>
                    </w:rPr>
                  </w:pPr>
                  <w:del w:id="1250" w:author="Indria Mukti Efayanti" w:date="2025-01-16T10:06:00Z" w16du:dateUtc="2025-01-16T03:06:00Z">
                    <w:r w:rsidRPr="008915FD" w:rsidDel="00D334E5">
                      <w:rPr>
                        <w:rFonts w:asciiTheme="minorHAnsi" w:hAnsiTheme="minorHAnsi" w:cstheme="minorHAnsi"/>
                        <w:sz w:val="20"/>
                      </w:rPr>
                      <w:delText>Manfaat Meninggal Dunia karena Kecelakaan</w:delText>
                    </w:r>
                  </w:del>
                </w:p>
              </w:tc>
              <w:tc>
                <w:tcPr>
                  <w:tcW w:w="2700" w:type="dxa"/>
                  <w:tcBorders>
                    <w:top w:val="nil"/>
                    <w:left w:val="single" w:sz="4" w:space="0" w:color="auto"/>
                    <w:bottom w:val="nil"/>
                    <w:right w:val="single" w:sz="4" w:space="0" w:color="auto"/>
                  </w:tcBorders>
                </w:tcPr>
                <w:p w14:paraId="08B04892" w14:textId="77777777" w:rsidR="009464E5" w:rsidRPr="008915FD" w:rsidDel="00D334E5" w:rsidRDefault="009464E5" w:rsidP="009464E5">
                  <w:pPr>
                    <w:pStyle w:val="TableParagraph"/>
                    <w:tabs>
                      <w:tab w:val="left" w:pos="415"/>
                    </w:tabs>
                    <w:ind w:left="0"/>
                    <w:jc w:val="both"/>
                    <w:rPr>
                      <w:del w:id="1251" w:author="Indria Mukti Efayanti" w:date="2025-01-16T10:06:00Z" w16du:dateUtc="2025-01-16T03:06:00Z"/>
                      <w:rFonts w:asciiTheme="minorHAnsi" w:hAnsiTheme="minorHAnsi" w:cstheme="minorHAnsi"/>
                      <w:sz w:val="20"/>
                    </w:rPr>
                  </w:pPr>
                  <w:del w:id="1252" w:author="Indria Mukti Efayanti" w:date="2025-01-06T23:14:00Z" w16du:dateUtc="2025-01-06T16:14:00Z">
                    <w:r w:rsidRPr="008915FD" w:rsidDel="00005CFD">
                      <w:rPr>
                        <w:rFonts w:asciiTheme="minorHAnsi" w:hAnsiTheme="minorHAnsi" w:cstheme="minorHAnsi"/>
                        <w:sz w:val="20"/>
                      </w:rPr>
                      <w:delText>Rp</w:delText>
                    </w:r>
                    <w:r w:rsidRPr="008915FD" w:rsidDel="00005CFD">
                      <w:rPr>
                        <w:rFonts w:asciiTheme="minorHAnsi" w:hAnsiTheme="minorHAnsi" w:cstheme="minorHAnsi"/>
                        <w:i/>
                        <w:iCs/>
                        <w:color w:val="4472C4" w:themeColor="accent1"/>
                        <w:sz w:val="20"/>
                      </w:rPr>
                      <w:delText>&lt;Sum Assured of ADB&gt;</w:delText>
                    </w:r>
                  </w:del>
                </w:p>
              </w:tc>
              <w:tc>
                <w:tcPr>
                  <w:tcW w:w="2160" w:type="dxa"/>
                  <w:vMerge/>
                  <w:tcBorders>
                    <w:left w:val="single" w:sz="4" w:space="0" w:color="auto"/>
                  </w:tcBorders>
                </w:tcPr>
                <w:p w14:paraId="6DDCB89E" w14:textId="77777777" w:rsidR="009464E5" w:rsidRPr="008915FD" w:rsidDel="00D334E5" w:rsidRDefault="009464E5" w:rsidP="009464E5">
                  <w:pPr>
                    <w:pStyle w:val="TableParagraph"/>
                    <w:tabs>
                      <w:tab w:val="left" w:pos="415"/>
                    </w:tabs>
                    <w:ind w:left="0"/>
                    <w:jc w:val="both"/>
                    <w:rPr>
                      <w:del w:id="1253" w:author="Indria Mukti Efayanti" w:date="2025-01-16T10:06:00Z" w16du:dateUtc="2025-01-16T03:06:00Z"/>
                      <w:rFonts w:asciiTheme="minorHAnsi" w:hAnsiTheme="minorHAnsi" w:cstheme="minorHAnsi"/>
                      <w:sz w:val="20"/>
                    </w:rPr>
                  </w:pPr>
                </w:p>
              </w:tc>
            </w:tr>
            <w:tr w:rsidR="009464E5" w:rsidRPr="008915FD" w:rsidDel="00D334E5" w14:paraId="24B2747B" w14:textId="77777777" w:rsidTr="004334C1">
              <w:trPr>
                <w:del w:id="1254" w:author="Indria Mukti Efayanti" w:date="2025-01-16T10:06:00Z"/>
              </w:trPr>
              <w:tc>
                <w:tcPr>
                  <w:tcW w:w="5558" w:type="dxa"/>
                  <w:tcBorders>
                    <w:top w:val="nil"/>
                    <w:left w:val="single" w:sz="4" w:space="0" w:color="auto"/>
                    <w:bottom w:val="single" w:sz="4" w:space="0" w:color="auto"/>
                    <w:right w:val="single" w:sz="4" w:space="0" w:color="auto"/>
                  </w:tcBorders>
                </w:tcPr>
                <w:p w14:paraId="63808259" w14:textId="77777777" w:rsidR="009464E5" w:rsidRPr="008915FD" w:rsidDel="00D334E5" w:rsidRDefault="009464E5" w:rsidP="009464E5">
                  <w:pPr>
                    <w:pStyle w:val="TableParagraph"/>
                    <w:numPr>
                      <w:ilvl w:val="0"/>
                      <w:numId w:val="63"/>
                    </w:numPr>
                    <w:tabs>
                      <w:tab w:val="left" w:pos="415"/>
                    </w:tabs>
                    <w:jc w:val="both"/>
                    <w:rPr>
                      <w:del w:id="1255" w:author="Indria Mukti Efayanti" w:date="2025-01-16T10:06:00Z" w16du:dateUtc="2025-01-16T03:06:00Z"/>
                      <w:rFonts w:asciiTheme="minorHAnsi" w:hAnsiTheme="minorHAnsi" w:cstheme="minorHAnsi"/>
                      <w:sz w:val="20"/>
                    </w:rPr>
                  </w:pPr>
                  <w:del w:id="1256" w:author="Indria Mukti Efayanti" w:date="2025-01-16T10:06:00Z" w16du:dateUtc="2025-01-16T03:06:00Z">
                    <w:r w:rsidRPr="008915FD" w:rsidDel="00D334E5">
                      <w:rPr>
                        <w:rFonts w:asciiTheme="minorHAnsi" w:hAnsiTheme="minorHAnsi" w:cstheme="minorHAnsi"/>
                        <w:sz w:val="20"/>
                      </w:rPr>
                      <w:delText xml:space="preserve">Manfaat Akhir Pertanggungan </w:delText>
                    </w:r>
                  </w:del>
                  <w:del w:id="1257" w:author="Indria Mukti Efayanti" w:date="2025-01-06T23:15:00Z" w16du:dateUtc="2025-01-06T16:15:00Z">
                    <w:r w:rsidRPr="008915FD" w:rsidDel="00A862D9">
                      <w:rPr>
                        <w:rFonts w:asciiTheme="minorHAnsi" w:eastAsia="Times New Roman" w:hAnsiTheme="minorHAnsi" w:cstheme="minorHAnsi"/>
                        <w:i/>
                        <w:iCs/>
                        <w:color w:val="4472C4" w:themeColor="accent1"/>
                        <w:sz w:val="16"/>
                        <w:szCs w:val="16"/>
                        <w:rPrChange w:id="1258" w:author="Indria Mukti Efayanti" w:date="2025-04-25T17:01:00Z" w16du:dateUtc="2025-04-25T10:01:00Z">
                          <w:rPr>
                            <w:rFonts w:eastAsia="Times New Roman" w:cstheme="minorHAnsi"/>
                            <w:i/>
                            <w:iCs/>
                            <w:color w:val="4472C4" w:themeColor="accent1"/>
                            <w:sz w:val="16"/>
                            <w:szCs w:val="16"/>
                          </w:rPr>
                        </w:rPrChange>
                      </w:rPr>
                      <w:delText>IF Plan = Plan Silver, then this column will not appear.</w:delText>
                    </w:r>
                    <w:r w:rsidRPr="008915FD" w:rsidDel="00A862D9">
                      <w:rPr>
                        <w:rFonts w:asciiTheme="minorHAnsi" w:hAnsiTheme="minorHAnsi" w:cstheme="minorHAnsi"/>
                        <w:sz w:val="20"/>
                      </w:rPr>
                      <w:delText xml:space="preserve"> </w:delText>
                    </w:r>
                    <w:r w:rsidRPr="008915FD" w:rsidDel="00A862D9">
                      <w:rPr>
                        <w:rFonts w:asciiTheme="minorHAnsi" w:eastAsia="Times New Roman" w:hAnsiTheme="minorHAnsi" w:cstheme="minorHAnsi"/>
                        <w:i/>
                        <w:iCs/>
                        <w:color w:val="4472C4" w:themeColor="accent1"/>
                        <w:sz w:val="16"/>
                        <w:szCs w:val="16"/>
                        <w:rPrChange w:id="1259" w:author="Indria Mukti Efayanti" w:date="2025-04-25T17:01:00Z" w16du:dateUtc="2025-04-25T10:01:00Z">
                          <w:rPr>
                            <w:rFonts w:eastAsia="Times New Roman" w:cstheme="minorHAnsi"/>
                            <w:i/>
                            <w:iCs/>
                            <w:color w:val="4472C4" w:themeColor="accent1"/>
                            <w:sz w:val="16"/>
                            <w:szCs w:val="16"/>
                          </w:rPr>
                        </w:rPrChange>
                      </w:rPr>
                      <w:delText>IF Plan = Plan Gold OR Plan Platinum, then this column will appear.</w:delText>
                    </w:r>
                  </w:del>
                </w:p>
              </w:tc>
              <w:tc>
                <w:tcPr>
                  <w:tcW w:w="2700" w:type="dxa"/>
                  <w:tcBorders>
                    <w:top w:val="nil"/>
                    <w:left w:val="single" w:sz="4" w:space="0" w:color="auto"/>
                    <w:bottom w:val="single" w:sz="4" w:space="0" w:color="auto"/>
                    <w:right w:val="single" w:sz="4" w:space="0" w:color="auto"/>
                  </w:tcBorders>
                </w:tcPr>
                <w:p w14:paraId="54157F60" w14:textId="77777777" w:rsidR="009464E5" w:rsidRPr="008915FD" w:rsidDel="00D334E5" w:rsidRDefault="009464E5" w:rsidP="009464E5">
                  <w:pPr>
                    <w:pStyle w:val="TableParagraph"/>
                    <w:tabs>
                      <w:tab w:val="left" w:pos="415"/>
                    </w:tabs>
                    <w:ind w:left="0"/>
                    <w:jc w:val="both"/>
                    <w:rPr>
                      <w:del w:id="1260" w:author="Indria Mukti Efayanti" w:date="2025-01-16T10:06:00Z" w16du:dateUtc="2025-01-16T03:06:00Z"/>
                      <w:rFonts w:asciiTheme="minorHAnsi" w:hAnsiTheme="minorHAnsi" w:cstheme="minorHAnsi"/>
                      <w:sz w:val="20"/>
                    </w:rPr>
                  </w:pPr>
                  <w:del w:id="1261" w:author="Indria Mukti Efayanti" w:date="2025-01-06T23:14:00Z" w16du:dateUtc="2025-01-06T16:14:00Z">
                    <w:r w:rsidRPr="008915FD" w:rsidDel="00005CFD">
                      <w:rPr>
                        <w:rFonts w:asciiTheme="minorHAnsi" w:hAnsiTheme="minorHAnsi" w:cstheme="minorHAnsi"/>
                        <w:sz w:val="20"/>
                      </w:rPr>
                      <w:delText>Sesuai pada Tabel Premi dan Manfaat Asuransi</w:delText>
                    </w:r>
                  </w:del>
                </w:p>
              </w:tc>
              <w:tc>
                <w:tcPr>
                  <w:tcW w:w="2160" w:type="dxa"/>
                  <w:vMerge/>
                  <w:tcBorders>
                    <w:left w:val="single" w:sz="4" w:space="0" w:color="auto"/>
                    <w:bottom w:val="single" w:sz="4" w:space="0" w:color="auto"/>
                  </w:tcBorders>
                </w:tcPr>
                <w:p w14:paraId="57C4670E" w14:textId="77777777" w:rsidR="009464E5" w:rsidRPr="008915FD" w:rsidDel="00D334E5" w:rsidRDefault="009464E5" w:rsidP="009464E5">
                  <w:pPr>
                    <w:pStyle w:val="TableParagraph"/>
                    <w:tabs>
                      <w:tab w:val="left" w:pos="415"/>
                    </w:tabs>
                    <w:ind w:left="0"/>
                    <w:jc w:val="both"/>
                    <w:rPr>
                      <w:del w:id="1262" w:author="Indria Mukti Efayanti" w:date="2025-01-16T10:06:00Z" w16du:dateUtc="2025-01-16T03:06:00Z"/>
                      <w:rFonts w:asciiTheme="minorHAnsi" w:hAnsiTheme="minorHAnsi" w:cstheme="minorHAnsi"/>
                      <w:sz w:val="20"/>
                    </w:rPr>
                  </w:pPr>
                </w:p>
              </w:tc>
            </w:tr>
            <w:tr w:rsidR="009464E5" w:rsidRPr="008915FD" w:rsidDel="00D334E5" w14:paraId="11005200" w14:textId="77777777" w:rsidTr="004334C1">
              <w:trPr>
                <w:del w:id="1263" w:author="Indria Mukti Efayanti" w:date="2025-01-16T10:06:00Z"/>
              </w:trPr>
              <w:tc>
                <w:tcPr>
                  <w:tcW w:w="5558" w:type="dxa"/>
                  <w:tcBorders>
                    <w:top w:val="single" w:sz="4" w:space="0" w:color="auto"/>
                    <w:left w:val="single" w:sz="4" w:space="0" w:color="auto"/>
                    <w:bottom w:val="nil"/>
                    <w:right w:val="single" w:sz="4" w:space="0" w:color="auto"/>
                  </w:tcBorders>
                </w:tcPr>
                <w:p w14:paraId="6D2B57D7" w14:textId="77777777" w:rsidR="009464E5" w:rsidRPr="008915FD" w:rsidDel="00D334E5" w:rsidRDefault="009464E5" w:rsidP="009464E5">
                  <w:pPr>
                    <w:pStyle w:val="TableParagraph"/>
                    <w:tabs>
                      <w:tab w:val="left" w:pos="415"/>
                    </w:tabs>
                    <w:ind w:left="0"/>
                    <w:jc w:val="both"/>
                    <w:rPr>
                      <w:del w:id="1264" w:author="Indria Mukti Efayanti" w:date="2025-01-16T10:06:00Z" w16du:dateUtc="2025-01-16T03:06:00Z"/>
                      <w:rFonts w:asciiTheme="minorHAnsi" w:hAnsiTheme="minorHAnsi" w:cstheme="minorHAnsi"/>
                      <w:sz w:val="20"/>
                    </w:rPr>
                  </w:pPr>
                  <w:del w:id="1265" w:author="Indria Mukti Efayanti" w:date="2025-01-16T10:06:00Z" w16du:dateUtc="2025-01-16T03:06:00Z">
                    <w:r w:rsidRPr="008915FD" w:rsidDel="00D334E5">
                      <w:rPr>
                        <w:rFonts w:asciiTheme="minorHAnsi" w:hAnsiTheme="minorHAnsi" w:cstheme="minorHAnsi"/>
                        <w:sz w:val="20"/>
                      </w:rPr>
                      <w:delText xml:space="preserve">Asuransi Tambahan </w:delText>
                    </w:r>
                  </w:del>
                  <w:del w:id="1266" w:author="Indria Mukti Efayanti" w:date="2025-01-06T23:15:00Z" w16du:dateUtc="2025-01-06T16:15:00Z">
                    <w:r w:rsidRPr="008915FD" w:rsidDel="00A862D9">
                      <w:rPr>
                        <w:rFonts w:asciiTheme="minorHAnsi" w:hAnsiTheme="minorHAnsi" w:cstheme="minorHAnsi"/>
                        <w:i/>
                        <w:iCs/>
                        <w:color w:val="4472C4" w:themeColor="accent1"/>
                        <w:sz w:val="20"/>
                      </w:rPr>
                      <w:delText>Only appear if one of riders is taken</w:delText>
                    </w:r>
                  </w:del>
                </w:p>
              </w:tc>
              <w:tc>
                <w:tcPr>
                  <w:tcW w:w="2700" w:type="dxa"/>
                  <w:tcBorders>
                    <w:top w:val="single" w:sz="4" w:space="0" w:color="auto"/>
                    <w:left w:val="single" w:sz="4" w:space="0" w:color="auto"/>
                    <w:bottom w:val="nil"/>
                    <w:right w:val="single" w:sz="4" w:space="0" w:color="auto"/>
                  </w:tcBorders>
                </w:tcPr>
                <w:p w14:paraId="32D5C60C" w14:textId="77777777" w:rsidR="009464E5" w:rsidRPr="008915FD" w:rsidDel="00D334E5" w:rsidRDefault="009464E5" w:rsidP="009464E5">
                  <w:pPr>
                    <w:pStyle w:val="TableParagraph"/>
                    <w:tabs>
                      <w:tab w:val="left" w:pos="415"/>
                    </w:tabs>
                    <w:ind w:left="0"/>
                    <w:jc w:val="both"/>
                    <w:rPr>
                      <w:del w:id="1267" w:author="Indria Mukti Efayanti" w:date="2025-01-16T10:06:00Z" w16du:dateUtc="2025-01-16T03:06:00Z"/>
                      <w:rFonts w:asciiTheme="minorHAnsi" w:hAnsiTheme="minorHAnsi" w:cstheme="minorHAnsi"/>
                      <w:sz w:val="20"/>
                    </w:rPr>
                  </w:pPr>
                </w:p>
              </w:tc>
              <w:tc>
                <w:tcPr>
                  <w:tcW w:w="2160" w:type="dxa"/>
                  <w:tcBorders>
                    <w:top w:val="single" w:sz="4" w:space="0" w:color="auto"/>
                    <w:left w:val="single" w:sz="4" w:space="0" w:color="auto"/>
                    <w:bottom w:val="nil"/>
                    <w:right w:val="single" w:sz="4" w:space="0" w:color="auto"/>
                  </w:tcBorders>
                </w:tcPr>
                <w:p w14:paraId="4E1B8669" w14:textId="77777777" w:rsidR="009464E5" w:rsidRPr="008915FD" w:rsidDel="00D334E5" w:rsidRDefault="009464E5" w:rsidP="009464E5">
                  <w:pPr>
                    <w:pStyle w:val="TableParagraph"/>
                    <w:tabs>
                      <w:tab w:val="left" w:pos="415"/>
                    </w:tabs>
                    <w:ind w:left="0"/>
                    <w:jc w:val="both"/>
                    <w:rPr>
                      <w:del w:id="1268" w:author="Indria Mukti Efayanti" w:date="2025-01-16T10:06:00Z" w16du:dateUtc="2025-01-16T03:06:00Z"/>
                      <w:rFonts w:asciiTheme="minorHAnsi" w:hAnsiTheme="minorHAnsi" w:cstheme="minorHAnsi"/>
                      <w:sz w:val="20"/>
                    </w:rPr>
                  </w:pPr>
                </w:p>
              </w:tc>
            </w:tr>
            <w:tr w:rsidR="009464E5" w:rsidRPr="008915FD" w:rsidDel="00D334E5" w14:paraId="11E38570" w14:textId="77777777" w:rsidTr="00DF1124">
              <w:trPr>
                <w:del w:id="1269" w:author="Indria Mukti Efayanti" w:date="2025-01-16T10:06:00Z"/>
              </w:trPr>
              <w:tc>
                <w:tcPr>
                  <w:tcW w:w="5558" w:type="dxa"/>
                  <w:tcBorders>
                    <w:top w:val="nil"/>
                    <w:left w:val="single" w:sz="4" w:space="0" w:color="auto"/>
                    <w:bottom w:val="nil"/>
                    <w:right w:val="single" w:sz="4" w:space="0" w:color="auto"/>
                  </w:tcBorders>
                </w:tcPr>
                <w:p w14:paraId="54567409" w14:textId="77777777" w:rsidR="009464E5" w:rsidRPr="008915FD" w:rsidDel="00D334E5" w:rsidRDefault="009464E5" w:rsidP="009464E5">
                  <w:pPr>
                    <w:pStyle w:val="TableParagraph"/>
                    <w:numPr>
                      <w:ilvl w:val="0"/>
                      <w:numId w:val="63"/>
                    </w:numPr>
                    <w:tabs>
                      <w:tab w:val="left" w:pos="415"/>
                    </w:tabs>
                    <w:jc w:val="both"/>
                    <w:rPr>
                      <w:del w:id="1270" w:author="Indria Mukti Efayanti" w:date="2025-01-16T10:06:00Z" w16du:dateUtc="2025-01-16T03:06:00Z"/>
                      <w:rFonts w:asciiTheme="minorHAnsi" w:hAnsiTheme="minorHAnsi" w:cstheme="minorHAnsi"/>
                      <w:sz w:val="20"/>
                    </w:rPr>
                  </w:pPr>
                  <w:del w:id="1271" w:author="Indria Mukti Efayanti" w:date="2025-01-06T23:15:00Z" w16du:dateUtc="2025-01-06T16:15:00Z">
                    <w:r w:rsidRPr="008915FD" w:rsidDel="00A862D9">
                      <w:rPr>
                        <w:rFonts w:asciiTheme="minorHAnsi" w:hAnsiTheme="minorHAnsi" w:cstheme="minorHAnsi"/>
                        <w:i/>
                        <w:iCs/>
                        <w:color w:val="4472C4" w:themeColor="accent1"/>
                        <w:sz w:val="20"/>
                      </w:rPr>
                      <w:delText xml:space="preserve">Only appear if Rider CI is taken </w:delText>
                    </w:r>
                  </w:del>
                  <w:del w:id="1272" w:author="Indria Mukti Efayanti" w:date="2025-01-16T10:06:00Z" w16du:dateUtc="2025-01-16T03:06:00Z">
                    <w:r w:rsidRPr="008915FD" w:rsidDel="00D334E5">
                      <w:rPr>
                        <w:rFonts w:asciiTheme="minorHAnsi" w:hAnsiTheme="minorHAnsi" w:cstheme="minorHAnsi"/>
                        <w:sz w:val="20"/>
                      </w:rPr>
                      <w:delText>Mega Critical Illness Care</w:delText>
                    </w:r>
                  </w:del>
                </w:p>
              </w:tc>
              <w:tc>
                <w:tcPr>
                  <w:tcW w:w="2700" w:type="dxa"/>
                  <w:tcBorders>
                    <w:top w:val="nil"/>
                    <w:left w:val="single" w:sz="4" w:space="0" w:color="auto"/>
                    <w:bottom w:val="nil"/>
                    <w:right w:val="single" w:sz="4" w:space="0" w:color="auto"/>
                  </w:tcBorders>
                </w:tcPr>
                <w:p w14:paraId="13AE534A" w14:textId="77777777" w:rsidR="009464E5" w:rsidRPr="008915FD" w:rsidDel="00D334E5" w:rsidRDefault="009464E5" w:rsidP="009464E5">
                  <w:pPr>
                    <w:pStyle w:val="TableParagraph"/>
                    <w:tabs>
                      <w:tab w:val="left" w:pos="415"/>
                    </w:tabs>
                    <w:ind w:left="0"/>
                    <w:jc w:val="both"/>
                    <w:rPr>
                      <w:del w:id="1273" w:author="Indria Mukti Efayanti" w:date="2025-01-16T10:06:00Z" w16du:dateUtc="2025-01-16T03:06:00Z"/>
                      <w:rFonts w:asciiTheme="minorHAnsi" w:hAnsiTheme="minorHAnsi" w:cstheme="minorHAnsi"/>
                      <w:sz w:val="20"/>
                    </w:rPr>
                  </w:pPr>
                  <w:del w:id="1274" w:author="Indria Mukti Efayanti" w:date="2025-01-16T10:06:00Z" w16du:dateUtc="2025-01-16T03:06:00Z">
                    <w:r w:rsidRPr="008915FD" w:rsidDel="00D334E5">
                      <w:rPr>
                        <w:rFonts w:asciiTheme="minorHAnsi" w:hAnsiTheme="minorHAnsi" w:cstheme="minorHAnsi"/>
                        <w:sz w:val="20"/>
                      </w:rPr>
                      <w:delText>Rp</w:delText>
                    </w:r>
                  </w:del>
                  <w:del w:id="1275" w:author="Indria Mukti Efayanti" w:date="2025-01-06T23:15:00Z" w16du:dateUtc="2025-01-06T16:15:00Z">
                    <w:r w:rsidRPr="008915FD" w:rsidDel="00A862D9">
                      <w:rPr>
                        <w:rFonts w:cstheme="minorHAnsi"/>
                        <w:sz w:val="20"/>
                        <w:rPrChange w:id="1276" w:author="Indria Mukti Efayanti" w:date="2025-04-25T17:01:00Z" w16du:dateUtc="2025-04-25T10:01:00Z">
                          <w:rPr>
                            <w:rFonts w:cstheme="minorHAnsi"/>
                            <w:i/>
                            <w:iCs/>
                            <w:color w:val="4472C4" w:themeColor="accent1"/>
                            <w:sz w:val="20"/>
                          </w:rPr>
                        </w:rPrChange>
                      </w:rPr>
                      <w:delText>&lt;Sum Assured Rider CI&gt;</w:delText>
                    </w:r>
                  </w:del>
                </w:p>
              </w:tc>
              <w:tc>
                <w:tcPr>
                  <w:tcW w:w="2160" w:type="dxa"/>
                  <w:tcBorders>
                    <w:top w:val="nil"/>
                    <w:left w:val="single" w:sz="4" w:space="0" w:color="auto"/>
                    <w:bottom w:val="nil"/>
                    <w:right w:val="single" w:sz="4" w:space="0" w:color="auto"/>
                  </w:tcBorders>
                </w:tcPr>
                <w:p w14:paraId="21BE0571" w14:textId="77777777" w:rsidR="009464E5" w:rsidRPr="008915FD" w:rsidDel="00D334E5" w:rsidRDefault="009464E5" w:rsidP="009464E5">
                  <w:pPr>
                    <w:pStyle w:val="TableParagraph"/>
                    <w:tabs>
                      <w:tab w:val="left" w:pos="415"/>
                    </w:tabs>
                    <w:ind w:left="0"/>
                    <w:jc w:val="both"/>
                    <w:rPr>
                      <w:del w:id="1277" w:author="Indria Mukti Efayanti" w:date="2025-01-16T10:06:00Z" w16du:dateUtc="2025-01-16T03:06:00Z"/>
                      <w:rFonts w:asciiTheme="minorHAnsi" w:hAnsiTheme="minorHAnsi" w:cstheme="minorHAnsi"/>
                      <w:sz w:val="20"/>
                    </w:rPr>
                  </w:pPr>
                  <w:del w:id="1278" w:author="Indria Mukti Efayanti" w:date="2025-01-16T10:06:00Z" w16du:dateUtc="2025-01-16T03:06:00Z">
                    <w:r w:rsidRPr="008915FD" w:rsidDel="00D334E5">
                      <w:rPr>
                        <w:rFonts w:asciiTheme="minorHAnsi" w:hAnsiTheme="minorHAnsi" w:cstheme="minorHAnsi"/>
                        <w:sz w:val="20"/>
                      </w:rPr>
                      <w:delText>Rp</w:delText>
                    </w:r>
                  </w:del>
                  <w:del w:id="1279" w:author="Indria Mukti Efayanti" w:date="2025-01-06T23:15:00Z" w16du:dateUtc="2025-01-06T16:15:00Z">
                    <w:r w:rsidRPr="008915FD" w:rsidDel="00A862D9">
                      <w:rPr>
                        <w:rFonts w:cstheme="minorHAnsi"/>
                        <w:sz w:val="20"/>
                        <w:rPrChange w:id="1280" w:author="Indria Mukti Efayanti" w:date="2025-04-25T17:01:00Z" w16du:dateUtc="2025-04-25T10:01:00Z">
                          <w:rPr>
                            <w:rFonts w:cstheme="minorHAnsi"/>
                            <w:i/>
                            <w:iCs/>
                            <w:color w:val="4472C4" w:themeColor="accent1"/>
                            <w:sz w:val="20"/>
                          </w:rPr>
                        </w:rPrChange>
                      </w:rPr>
                      <w:delText>&lt;Premium of Rider CI&gt;</w:delText>
                    </w:r>
                  </w:del>
                </w:p>
              </w:tc>
            </w:tr>
            <w:tr w:rsidR="009464E5" w:rsidRPr="008915FD" w:rsidDel="00D334E5" w14:paraId="4B0A021A" w14:textId="77777777" w:rsidTr="004334C1">
              <w:trPr>
                <w:del w:id="1281" w:author="Indria Mukti Efayanti" w:date="2025-01-16T10:06:00Z"/>
              </w:trPr>
              <w:tc>
                <w:tcPr>
                  <w:tcW w:w="5558" w:type="dxa"/>
                  <w:tcBorders>
                    <w:top w:val="nil"/>
                    <w:left w:val="single" w:sz="4" w:space="0" w:color="auto"/>
                    <w:bottom w:val="single" w:sz="4" w:space="0" w:color="auto"/>
                    <w:right w:val="single" w:sz="4" w:space="0" w:color="auto"/>
                  </w:tcBorders>
                </w:tcPr>
                <w:p w14:paraId="6082D4CE" w14:textId="77777777" w:rsidR="009464E5" w:rsidRPr="008915FD" w:rsidDel="00D334E5" w:rsidRDefault="009464E5" w:rsidP="009464E5">
                  <w:pPr>
                    <w:pStyle w:val="TableParagraph"/>
                    <w:numPr>
                      <w:ilvl w:val="0"/>
                      <w:numId w:val="63"/>
                    </w:numPr>
                    <w:tabs>
                      <w:tab w:val="left" w:pos="415"/>
                    </w:tabs>
                    <w:jc w:val="both"/>
                    <w:rPr>
                      <w:del w:id="1282" w:author="Indria Mukti Efayanti" w:date="2025-01-16T10:06:00Z" w16du:dateUtc="2025-01-16T03:06:00Z"/>
                      <w:rFonts w:asciiTheme="minorHAnsi" w:hAnsiTheme="minorHAnsi" w:cstheme="minorHAnsi"/>
                      <w:sz w:val="20"/>
                    </w:rPr>
                  </w:pPr>
                  <w:del w:id="1283" w:author="Indria Mukti Efayanti" w:date="2025-01-06T23:15:00Z" w16du:dateUtc="2025-01-06T16:15:00Z">
                    <w:r w:rsidRPr="008915FD" w:rsidDel="00A862D9">
                      <w:rPr>
                        <w:rFonts w:asciiTheme="minorHAnsi" w:hAnsiTheme="minorHAnsi" w:cstheme="minorHAnsi"/>
                        <w:i/>
                        <w:iCs/>
                        <w:color w:val="4472C4" w:themeColor="accent1"/>
                        <w:sz w:val="20"/>
                      </w:rPr>
                      <w:delText xml:space="preserve">Only appear if Rider WoP is taken </w:delText>
                    </w:r>
                  </w:del>
                  <w:del w:id="1284" w:author="Indria Mukti Efayanti" w:date="2025-01-16T10:06:00Z" w16du:dateUtc="2025-01-16T03:06:00Z">
                    <w:r w:rsidRPr="008915FD" w:rsidDel="00D334E5">
                      <w:rPr>
                        <w:rFonts w:asciiTheme="minorHAnsi" w:hAnsiTheme="minorHAnsi" w:cstheme="minorHAnsi"/>
                        <w:sz w:val="20"/>
                      </w:rPr>
                      <w:delText>Mega Waiver Assurance</w:delText>
                    </w:r>
                  </w:del>
                </w:p>
              </w:tc>
              <w:tc>
                <w:tcPr>
                  <w:tcW w:w="2700" w:type="dxa"/>
                  <w:tcBorders>
                    <w:top w:val="nil"/>
                    <w:left w:val="single" w:sz="4" w:space="0" w:color="auto"/>
                    <w:bottom w:val="single" w:sz="4" w:space="0" w:color="auto"/>
                    <w:right w:val="single" w:sz="4" w:space="0" w:color="auto"/>
                  </w:tcBorders>
                </w:tcPr>
                <w:p w14:paraId="162AC8BE" w14:textId="77777777" w:rsidR="009464E5" w:rsidRPr="008915FD" w:rsidDel="00D334E5" w:rsidRDefault="009464E5" w:rsidP="009464E5">
                  <w:pPr>
                    <w:pStyle w:val="TableParagraph"/>
                    <w:tabs>
                      <w:tab w:val="left" w:pos="415"/>
                    </w:tabs>
                    <w:ind w:left="0"/>
                    <w:jc w:val="both"/>
                    <w:rPr>
                      <w:del w:id="1285" w:author="Indria Mukti Efayanti" w:date="2025-01-16T10:06:00Z" w16du:dateUtc="2025-01-16T03:06:00Z"/>
                      <w:rFonts w:asciiTheme="minorHAnsi" w:hAnsiTheme="minorHAnsi" w:cstheme="minorHAnsi"/>
                      <w:sz w:val="20"/>
                    </w:rPr>
                  </w:pPr>
                  <w:ins w:id="1286" w:author="Yuyun Yunengsih" w:date="2025-01-07T19:25:00Z" w16du:dateUtc="2025-01-07T12:25:00Z">
                    <w:del w:id="1287" w:author="Indria Mukti Efayanti" w:date="2025-01-08T16:12:00Z" w16du:dateUtc="2025-01-08T09:12:00Z">
                      <w:r w:rsidRPr="008915FD" w:rsidDel="00DA2A41">
                        <w:rPr>
                          <w:rFonts w:asciiTheme="minorHAnsi" w:hAnsiTheme="minorHAnsi" w:cstheme="minorHAnsi"/>
                          <w:sz w:val="20"/>
                        </w:rPr>
                        <w:delText>Rp32.320.326</w:delText>
                      </w:r>
                    </w:del>
                  </w:ins>
                  <w:del w:id="1288" w:author="Indria Mukti Efayanti" w:date="2025-01-16T10:06:00Z" w16du:dateUtc="2025-01-16T03:06:00Z">
                    <w:r w:rsidRPr="008915FD" w:rsidDel="00D334E5">
                      <w:rPr>
                        <w:rFonts w:asciiTheme="minorHAnsi" w:hAnsiTheme="minorHAnsi" w:cstheme="minorHAnsi"/>
                        <w:sz w:val="20"/>
                      </w:rPr>
                      <w:delText>Rp</w:delText>
                    </w:r>
                    <w:r w:rsidRPr="008915FD" w:rsidDel="00D334E5">
                      <w:rPr>
                        <w:rFonts w:cstheme="minorHAnsi"/>
                        <w:sz w:val="20"/>
                        <w:rPrChange w:id="1289" w:author="Indria Mukti Efayanti" w:date="2025-04-25T17:01:00Z" w16du:dateUtc="2025-04-25T10:01:00Z">
                          <w:rPr>
                            <w:rFonts w:cstheme="minorHAnsi"/>
                            <w:i/>
                            <w:iCs/>
                            <w:color w:val="4472C4" w:themeColor="accent1"/>
                            <w:sz w:val="20"/>
                          </w:rPr>
                        </w:rPrChange>
                      </w:rPr>
                      <w:delText>&lt;Sum Assured Rider WoP&gt;</w:delText>
                    </w:r>
                  </w:del>
                </w:p>
              </w:tc>
              <w:tc>
                <w:tcPr>
                  <w:tcW w:w="2160" w:type="dxa"/>
                  <w:tcBorders>
                    <w:top w:val="nil"/>
                    <w:left w:val="single" w:sz="4" w:space="0" w:color="auto"/>
                    <w:bottom w:val="single" w:sz="4" w:space="0" w:color="auto"/>
                    <w:right w:val="single" w:sz="4" w:space="0" w:color="auto"/>
                  </w:tcBorders>
                </w:tcPr>
                <w:p w14:paraId="0263D5B4" w14:textId="77777777" w:rsidR="009464E5" w:rsidRPr="008915FD" w:rsidDel="00D334E5" w:rsidRDefault="009464E5" w:rsidP="009464E5">
                  <w:pPr>
                    <w:pStyle w:val="TableParagraph"/>
                    <w:tabs>
                      <w:tab w:val="left" w:pos="415"/>
                    </w:tabs>
                    <w:ind w:left="0"/>
                    <w:jc w:val="both"/>
                    <w:rPr>
                      <w:del w:id="1290" w:author="Indria Mukti Efayanti" w:date="2025-01-16T10:06:00Z" w16du:dateUtc="2025-01-16T03:06:00Z"/>
                      <w:rFonts w:asciiTheme="minorHAnsi" w:hAnsiTheme="minorHAnsi" w:cstheme="minorHAnsi"/>
                      <w:sz w:val="20"/>
                    </w:rPr>
                  </w:pPr>
                  <w:del w:id="1291" w:author="Indria Mukti Efayanti" w:date="2025-01-08T15:50:00Z" w16du:dateUtc="2025-01-08T08:50:00Z">
                    <w:r w:rsidRPr="008915FD" w:rsidDel="000E0444">
                      <w:rPr>
                        <w:rFonts w:asciiTheme="minorHAnsi" w:hAnsiTheme="minorHAnsi" w:cstheme="minorHAnsi"/>
                        <w:sz w:val="20"/>
                      </w:rPr>
                      <w:delText>Rp</w:delText>
                    </w:r>
                  </w:del>
                  <w:del w:id="1292" w:author="Indria Mukti Efayanti" w:date="2025-01-06T23:15:00Z" w16du:dateUtc="2025-01-06T16:15:00Z">
                    <w:r w:rsidRPr="008915FD" w:rsidDel="00A862D9">
                      <w:rPr>
                        <w:rFonts w:cstheme="minorHAnsi"/>
                        <w:sz w:val="20"/>
                        <w:rPrChange w:id="1293" w:author="Indria Mukti Efayanti" w:date="2025-04-25T17:01:00Z" w16du:dateUtc="2025-04-25T10:01:00Z">
                          <w:rPr>
                            <w:rFonts w:cstheme="minorHAnsi"/>
                            <w:i/>
                            <w:iCs/>
                            <w:color w:val="4472C4" w:themeColor="accent1"/>
                            <w:sz w:val="20"/>
                          </w:rPr>
                        </w:rPrChange>
                      </w:rPr>
                      <w:delText>&lt;Premium of Rider WoP&gt;</w:delText>
                    </w:r>
                  </w:del>
                </w:p>
              </w:tc>
            </w:tr>
          </w:tbl>
          <w:p w14:paraId="59FF83A0" w14:textId="77777777" w:rsidR="00D334E5" w:rsidRPr="008915FD" w:rsidDel="00E37CE0" w:rsidRDefault="00D334E5">
            <w:pPr>
              <w:pStyle w:val="TableParagraph"/>
              <w:tabs>
                <w:tab w:val="left" w:pos="415"/>
              </w:tabs>
              <w:ind w:left="0"/>
              <w:jc w:val="both"/>
              <w:rPr>
                <w:del w:id="1294" w:author="Rosita P L Tobing" w:date="2026-03-30T10:41:00Z" w16du:dateUtc="2026-03-30T03:41:00Z"/>
                <w:rFonts w:asciiTheme="minorHAnsi" w:hAnsiTheme="minorHAnsi" w:cstheme="minorHAnsi"/>
                <w:sz w:val="2"/>
                <w:szCs w:val="2"/>
                <w:rPrChange w:id="1295" w:author="Indria Mukti Efayanti" w:date="2025-04-25T17:01:00Z" w16du:dateUtc="2025-04-25T10:01:00Z">
                  <w:rPr>
                    <w:del w:id="1296" w:author="Rosita P L Tobing" w:date="2026-03-30T10:41:00Z" w16du:dateUtc="2026-03-30T03:41:00Z"/>
                    <w:rFonts w:asciiTheme="minorHAnsi" w:hAnsiTheme="minorHAnsi" w:cstheme="minorHAnsi"/>
                    <w:sz w:val="20"/>
                  </w:rPr>
                </w:rPrChange>
              </w:rPr>
              <w:pPrChange w:id="1297" w:author="Indria Mukti Efayanti" w:date="2025-01-16T10:14:00Z" w16du:dateUtc="2025-01-16T03:14:00Z">
                <w:pPr>
                  <w:pStyle w:val="TableParagraph"/>
                  <w:tabs>
                    <w:tab w:val="left" w:pos="415"/>
                  </w:tabs>
                  <w:ind w:left="360"/>
                  <w:jc w:val="both"/>
                </w:pPr>
              </w:pPrChange>
            </w:pPr>
          </w:p>
          <w:p w14:paraId="3A697C59" w14:textId="77777777" w:rsidR="00A820BE" w:rsidRDefault="00A820BE">
            <w:pPr>
              <w:pStyle w:val="TableParagraph"/>
              <w:tabs>
                <w:tab w:val="left" w:pos="415"/>
              </w:tabs>
              <w:ind w:left="0"/>
              <w:jc w:val="both"/>
              <w:rPr>
                <w:ins w:id="1298" w:author="Rosita P L Tobing" w:date="2026-03-30T10:40:00Z" w16du:dateUtc="2026-03-30T03:40:00Z"/>
                <w:rFonts w:asciiTheme="minorHAnsi" w:hAnsiTheme="minorHAnsi" w:cstheme="minorHAnsi"/>
                <w:sz w:val="20"/>
              </w:rPr>
              <w:pPrChange w:id="1299" w:author="Rosita P L Tobing" w:date="2026-03-30T10:41:00Z" w16du:dateUtc="2026-03-30T03:41:00Z">
                <w:pPr>
                  <w:pStyle w:val="TableParagraph"/>
                  <w:tabs>
                    <w:tab w:val="left" w:pos="415"/>
                  </w:tabs>
                  <w:ind w:left="360"/>
                  <w:jc w:val="both"/>
                </w:pPr>
              </w:pPrChange>
            </w:pPr>
          </w:p>
          <w:p w14:paraId="7BD43965" w14:textId="77777777" w:rsidR="009464E5" w:rsidRPr="008915FD" w:rsidDel="00A862D9" w:rsidRDefault="009464E5" w:rsidP="009464E5">
            <w:pPr>
              <w:pStyle w:val="TableParagraph"/>
              <w:tabs>
                <w:tab w:val="left" w:pos="415"/>
              </w:tabs>
              <w:ind w:left="360"/>
              <w:jc w:val="both"/>
              <w:rPr>
                <w:del w:id="1300" w:author="Indria Mukti Efayanti" w:date="2025-01-06T23:16:00Z" w16du:dateUtc="2025-01-06T16:16:00Z"/>
                <w:rFonts w:asciiTheme="minorHAnsi" w:hAnsiTheme="minorHAnsi" w:cstheme="minorHAnsi"/>
                <w:sz w:val="20"/>
              </w:rPr>
            </w:pPr>
            <w:r w:rsidRPr="008915FD">
              <w:rPr>
                <w:rFonts w:asciiTheme="minorHAnsi" w:hAnsiTheme="minorHAnsi" w:cstheme="minorHAnsi"/>
                <w:sz w:val="20"/>
              </w:rPr>
              <w:t>Tabel Premi dan Manfaat Asuransi yang dimiliki nasabah adalah sebagai berikut:</w:t>
            </w:r>
          </w:p>
          <w:p w14:paraId="17AADA72" w14:textId="77777777" w:rsidR="009464E5" w:rsidRPr="008915FD" w:rsidDel="00A862D9" w:rsidRDefault="009464E5" w:rsidP="009464E5">
            <w:pPr>
              <w:pStyle w:val="TableParagraph"/>
              <w:tabs>
                <w:tab w:val="left" w:pos="415"/>
              </w:tabs>
              <w:ind w:left="360"/>
              <w:jc w:val="both"/>
              <w:rPr>
                <w:del w:id="1301" w:author="Indria Mukti Efayanti" w:date="2025-01-06T23:16:00Z" w16du:dateUtc="2025-01-06T16:16:00Z"/>
                <w:rFonts w:asciiTheme="minorHAnsi" w:hAnsiTheme="minorHAnsi" w:cstheme="minorHAnsi"/>
                <w:i/>
                <w:iCs/>
                <w:color w:val="4472C4" w:themeColor="accent1"/>
                <w:sz w:val="20"/>
                <w:szCs w:val="20"/>
                <w:rPrChange w:id="1302" w:author="Indria Mukti Efayanti" w:date="2025-04-25T17:01:00Z" w16du:dateUtc="2025-04-25T10:01:00Z">
                  <w:rPr>
                    <w:del w:id="1303" w:author="Indria Mukti Efayanti" w:date="2025-01-06T23:16:00Z" w16du:dateUtc="2025-01-06T16:16:00Z"/>
                    <w:rFonts w:cstheme="minorHAnsi"/>
                    <w:i/>
                    <w:iCs/>
                    <w:color w:val="4472C4" w:themeColor="accent1"/>
                    <w:sz w:val="20"/>
                    <w:szCs w:val="20"/>
                  </w:rPr>
                </w:rPrChange>
              </w:rPr>
            </w:pPr>
            <w:del w:id="1304" w:author="Indria Mukti Efayanti" w:date="2025-01-06T23:16:00Z" w16du:dateUtc="2025-01-06T16:16:00Z">
              <w:r w:rsidRPr="008915FD" w:rsidDel="00A862D9">
                <w:rPr>
                  <w:rFonts w:asciiTheme="minorHAnsi" w:hAnsiTheme="minorHAnsi" w:cstheme="minorHAnsi"/>
                  <w:i/>
                  <w:iCs/>
                  <w:color w:val="4472C4" w:themeColor="accent1"/>
                  <w:sz w:val="20"/>
                  <w:szCs w:val="20"/>
                  <w:rPrChange w:id="1305" w:author="Indria Mukti Efayanti" w:date="2025-04-25T17:01:00Z" w16du:dateUtc="2025-04-25T10:01:00Z">
                    <w:rPr>
                      <w:rFonts w:cstheme="minorHAnsi"/>
                      <w:i/>
                      <w:iCs/>
                      <w:color w:val="4472C4" w:themeColor="accent1"/>
                      <w:sz w:val="20"/>
                      <w:szCs w:val="20"/>
                    </w:rPr>
                  </w:rPrChange>
                </w:rPr>
                <w:delText>&lt;</w:delText>
              </w:r>
              <w:r w:rsidRPr="008915FD" w:rsidDel="00A862D9">
                <w:rPr>
                  <w:rFonts w:asciiTheme="minorHAnsi" w:hAnsiTheme="minorHAnsi" w:cstheme="minorHAnsi"/>
                  <w:b/>
                  <w:bCs/>
                  <w:i/>
                  <w:iCs/>
                  <w:color w:val="4472C4" w:themeColor="accent1"/>
                  <w:sz w:val="20"/>
                  <w:szCs w:val="20"/>
                  <w:rPrChange w:id="1306" w:author="Indria Mukti Efayanti" w:date="2025-04-25T17:01:00Z" w16du:dateUtc="2025-04-25T10:01:00Z">
                    <w:rPr>
                      <w:rFonts w:cstheme="minorHAnsi"/>
                      <w:b/>
                      <w:bCs/>
                      <w:i/>
                      <w:iCs/>
                      <w:color w:val="4472C4" w:themeColor="accent1"/>
                      <w:sz w:val="20"/>
                      <w:szCs w:val="20"/>
                    </w:rPr>
                  </w:rPrChange>
                </w:rPr>
                <w:delText>IF Coverage Term = 20 years</w:delText>
              </w:r>
              <w:r w:rsidRPr="008915FD" w:rsidDel="00A862D9">
                <w:rPr>
                  <w:rFonts w:asciiTheme="minorHAnsi" w:hAnsiTheme="minorHAnsi" w:cstheme="minorHAnsi"/>
                  <w:i/>
                  <w:iCs/>
                  <w:color w:val="4472C4" w:themeColor="accent1"/>
                  <w:sz w:val="20"/>
                  <w:szCs w:val="20"/>
                  <w:rPrChange w:id="1307" w:author="Indria Mukti Efayanti" w:date="2025-04-25T17:01:00Z" w16du:dateUtc="2025-04-25T10:01:00Z">
                    <w:rPr>
                      <w:rFonts w:cstheme="minorHAnsi"/>
                      <w:i/>
                      <w:iCs/>
                      <w:color w:val="4472C4" w:themeColor="accent1"/>
                      <w:sz w:val="20"/>
                      <w:szCs w:val="20"/>
                    </w:rPr>
                  </w:rPrChange>
                </w:rPr>
                <w:delText xml:space="preserve">, the row of Tahun Polis will show up to Year 20, </w:delText>
              </w:r>
              <w:r w:rsidRPr="008915FD" w:rsidDel="00A862D9">
                <w:rPr>
                  <w:rFonts w:asciiTheme="minorHAnsi" w:hAnsiTheme="minorHAnsi" w:cstheme="minorHAnsi"/>
                  <w:b/>
                  <w:bCs/>
                  <w:i/>
                  <w:iCs/>
                  <w:color w:val="4472C4" w:themeColor="accent1"/>
                  <w:sz w:val="20"/>
                  <w:szCs w:val="20"/>
                  <w:rPrChange w:id="1308" w:author="Indria Mukti Efayanti" w:date="2025-04-25T17:01:00Z" w16du:dateUtc="2025-04-25T10:01:00Z">
                    <w:rPr>
                      <w:rFonts w:cstheme="minorHAnsi"/>
                      <w:b/>
                      <w:bCs/>
                      <w:i/>
                      <w:iCs/>
                      <w:color w:val="4472C4" w:themeColor="accent1"/>
                      <w:sz w:val="20"/>
                      <w:szCs w:val="20"/>
                    </w:rPr>
                  </w:rPrChange>
                </w:rPr>
                <w:delText>IF Coverage Term = 30 years</w:delText>
              </w:r>
              <w:r w:rsidRPr="008915FD" w:rsidDel="00A862D9">
                <w:rPr>
                  <w:rFonts w:asciiTheme="minorHAnsi" w:hAnsiTheme="minorHAnsi" w:cstheme="minorHAnsi"/>
                  <w:i/>
                  <w:iCs/>
                  <w:color w:val="4472C4" w:themeColor="accent1"/>
                  <w:sz w:val="20"/>
                  <w:szCs w:val="20"/>
                  <w:rPrChange w:id="1309" w:author="Indria Mukti Efayanti" w:date="2025-04-25T17:01:00Z" w16du:dateUtc="2025-04-25T10:01:00Z">
                    <w:rPr>
                      <w:rFonts w:cstheme="minorHAnsi"/>
                      <w:i/>
                      <w:iCs/>
                      <w:color w:val="4472C4" w:themeColor="accent1"/>
                      <w:sz w:val="20"/>
                      <w:szCs w:val="20"/>
                    </w:rPr>
                  </w:rPrChange>
                </w:rPr>
                <w:delText>, the row of Tahun Polis will show up to Year 30&gt;</w:delText>
              </w:r>
            </w:del>
          </w:p>
          <w:p w14:paraId="108AF98B" w14:textId="77777777" w:rsidR="009464E5" w:rsidRPr="008915FD" w:rsidDel="00A862D9" w:rsidRDefault="009464E5" w:rsidP="009464E5">
            <w:pPr>
              <w:pStyle w:val="TableParagraph"/>
              <w:tabs>
                <w:tab w:val="left" w:pos="415"/>
              </w:tabs>
              <w:ind w:left="360"/>
              <w:jc w:val="both"/>
              <w:rPr>
                <w:del w:id="1310" w:author="Indria Mukti Efayanti" w:date="2025-01-06T23:16:00Z" w16du:dateUtc="2025-01-06T16:16:00Z"/>
                <w:rFonts w:asciiTheme="minorHAnsi" w:eastAsia="Times New Roman" w:hAnsiTheme="minorHAnsi" w:cstheme="minorHAnsi"/>
                <w:i/>
                <w:iCs/>
                <w:color w:val="4472C4" w:themeColor="accent1"/>
                <w:sz w:val="16"/>
                <w:szCs w:val="16"/>
                <w:rPrChange w:id="1311" w:author="Indria Mukti Efayanti" w:date="2025-04-25T17:01:00Z" w16du:dateUtc="2025-04-25T10:01:00Z">
                  <w:rPr>
                    <w:del w:id="1312" w:author="Indria Mukti Efayanti" w:date="2025-01-06T23:16:00Z" w16du:dateUtc="2025-01-06T16:16:00Z"/>
                    <w:rFonts w:eastAsia="Times New Roman" w:cstheme="minorHAnsi"/>
                    <w:i/>
                    <w:iCs/>
                    <w:color w:val="4472C4" w:themeColor="accent1"/>
                    <w:sz w:val="16"/>
                    <w:szCs w:val="16"/>
                  </w:rPr>
                </w:rPrChange>
              </w:rPr>
            </w:pPr>
            <w:del w:id="1313" w:author="Indria Mukti Efayanti" w:date="2025-01-06T23:16:00Z" w16du:dateUtc="2025-01-06T16:16:00Z">
              <w:r w:rsidRPr="008915FD" w:rsidDel="00A862D9">
                <w:rPr>
                  <w:rFonts w:asciiTheme="minorHAnsi" w:eastAsia="Times New Roman" w:hAnsiTheme="minorHAnsi" w:cstheme="minorHAnsi"/>
                  <w:i/>
                  <w:iCs/>
                  <w:color w:val="4472C4" w:themeColor="accent1"/>
                  <w:sz w:val="16"/>
                  <w:szCs w:val="16"/>
                  <w:rPrChange w:id="1314" w:author="Indria Mukti Efayanti" w:date="2025-04-25T17:01:00Z" w16du:dateUtc="2025-04-25T10:01:00Z">
                    <w:rPr>
                      <w:rFonts w:eastAsia="Times New Roman" w:cstheme="minorHAnsi"/>
                      <w:i/>
                      <w:iCs/>
                      <w:color w:val="4472C4" w:themeColor="accent1"/>
                      <w:sz w:val="16"/>
                      <w:szCs w:val="16"/>
                    </w:rPr>
                  </w:rPrChange>
                </w:rPr>
                <w:delText>IF Plan = Plan Silver, then column “</w:delText>
              </w:r>
              <w:r w:rsidRPr="008915FD" w:rsidDel="00A862D9">
                <w:rPr>
                  <w:rFonts w:asciiTheme="minorHAnsi" w:eastAsia="Times New Roman" w:hAnsiTheme="minorHAnsi" w:cstheme="minorHAnsi"/>
                  <w:b/>
                  <w:bCs/>
                  <w:i/>
                  <w:iCs/>
                  <w:color w:val="4472C4" w:themeColor="accent1"/>
                  <w:sz w:val="16"/>
                  <w:szCs w:val="16"/>
                  <w:rPrChange w:id="1315" w:author="Indria Mukti Efayanti" w:date="2025-04-25T17:01:00Z" w16du:dateUtc="2025-04-25T10:01:00Z">
                    <w:rPr>
                      <w:rFonts w:eastAsia="Times New Roman" w:cstheme="minorHAnsi"/>
                      <w:b/>
                      <w:bCs/>
                      <w:i/>
                      <w:iCs/>
                      <w:color w:val="4472C4" w:themeColor="accent1"/>
                      <w:sz w:val="16"/>
                      <w:szCs w:val="16"/>
                    </w:rPr>
                  </w:rPrChange>
                </w:rPr>
                <w:delText>Nilai Tunai (akhir Tahun Polis)</w:delText>
              </w:r>
              <w:r w:rsidRPr="008915FD" w:rsidDel="00A862D9">
                <w:rPr>
                  <w:rFonts w:asciiTheme="minorHAnsi" w:eastAsia="Times New Roman" w:hAnsiTheme="minorHAnsi" w:cstheme="minorHAnsi"/>
                  <w:i/>
                  <w:iCs/>
                  <w:color w:val="4472C4" w:themeColor="accent1"/>
                  <w:sz w:val="16"/>
                  <w:szCs w:val="16"/>
                  <w:rPrChange w:id="1316" w:author="Indria Mukti Efayanti" w:date="2025-04-25T17:01:00Z" w16du:dateUtc="2025-04-25T10:01:00Z">
                    <w:rPr>
                      <w:rFonts w:eastAsia="Times New Roman" w:cstheme="minorHAnsi"/>
                      <w:i/>
                      <w:iCs/>
                      <w:color w:val="4472C4" w:themeColor="accent1"/>
                      <w:sz w:val="16"/>
                      <w:szCs w:val="16"/>
                    </w:rPr>
                  </w:rPrChange>
                </w:rPr>
                <w:delText>” and “</w:delText>
              </w:r>
              <w:r w:rsidRPr="008915FD" w:rsidDel="00A862D9">
                <w:rPr>
                  <w:rFonts w:asciiTheme="minorHAnsi" w:eastAsia="Times New Roman" w:hAnsiTheme="minorHAnsi" w:cstheme="minorHAnsi"/>
                  <w:b/>
                  <w:bCs/>
                  <w:i/>
                  <w:iCs/>
                  <w:color w:val="4472C4" w:themeColor="accent1"/>
                  <w:sz w:val="16"/>
                  <w:szCs w:val="16"/>
                  <w:rPrChange w:id="1317" w:author="Indria Mukti Efayanti" w:date="2025-04-25T17:01:00Z" w16du:dateUtc="2025-04-25T10:01:00Z">
                    <w:rPr>
                      <w:rFonts w:eastAsia="Times New Roman" w:cstheme="minorHAnsi"/>
                      <w:b/>
                      <w:bCs/>
                      <w:i/>
                      <w:iCs/>
                      <w:color w:val="4472C4" w:themeColor="accent1"/>
                      <w:sz w:val="16"/>
                      <w:szCs w:val="16"/>
                    </w:rPr>
                  </w:rPrChange>
                </w:rPr>
                <w:delText>Manfaat Akhir Pertanggungan</w:delText>
              </w:r>
              <w:r w:rsidRPr="008915FD" w:rsidDel="00A862D9">
                <w:rPr>
                  <w:rFonts w:asciiTheme="minorHAnsi" w:eastAsia="Times New Roman" w:hAnsiTheme="minorHAnsi" w:cstheme="minorHAnsi"/>
                  <w:i/>
                  <w:iCs/>
                  <w:color w:val="4472C4" w:themeColor="accent1"/>
                  <w:sz w:val="16"/>
                  <w:szCs w:val="16"/>
                  <w:rPrChange w:id="1318" w:author="Indria Mukti Efayanti" w:date="2025-04-25T17:01:00Z" w16du:dateUtc="2025-04-25T10:01:00Z">
                    <w:rPr>
                      <w:rFonts w:eastAsia="Times New Roman" w:cstheme="minorHAnsi"/>
                      <w:i/>
                      <w:iCs/>
                      <w:color w:val="4472C4" w:themeColor="accent1"/>
                      <w:sz w:val="16"/>
                      <w:szCs w:val="16"/>
                    </w:rPr>
                  </w:rPrChange>
                </w:rPr>
                <w:delText>” will not appear.</w:delText>
              </w:r>
            </w:del>
          </w:p>
          <w:p w14:paraId="3E9410D4" w14:textId="77777777" w:rsidR="009464E5" w:rsidRPr="008915FD" w:rsidRDefault="009464E5" w:rsidP="009464E5">
            <w:pPr>
              <w:pStyle w:val="TableParagraph"/>
              <w:tabs>
                <w:tab w:val="left" w:pos="415"/>
              </w:tabs>
              <w:ind w:left="360"/>
              <w:jc w:val="both"/>
              <w:rPr>
                <w:ins w:id="1319" w:author="Indria Mukti Efayanti" w:date="2024-12-20T12:26:00Z" w16du:dateUtc="2024-12-20T05:26:00Z"/>
                <w:rFonts w:asciiTheme="minorHAnsi" w:eastAsia="Times New Roman" w:hAnsiTheme="minorHAnsi" w:cstheme="minorHAnsi"/>
                <w:i/>
                <w:iCs/>
                <w:color w:val="4472C4" w:themeColor="accent1"/>
                <w:sz w:val="16"/>
                <w:szCs w:val="16"/>
                <w:rPrChange w:id="1320" w:author="Indria Mukti Efayanti" w:date="2025-04-25T17:01:00Z" w16du:dateUtc="2025-04-25T10:01:00Z">
                  <w:rPr>
                    <w:ins w:id="1321" w:author="Indria Mukti Efayanti" w:date="2024-12-20T12:26:00Z" w16du:dateUtc="2024-12-20T05:26:00Z"/>
                    <w:rFonts w:eastAsia="Times New Roman" w:cstheme="minorHAnsi"/>
                    <w:i/>
                    <w:iCs/>
                    <w:color w:val="4472C4" w:themeColor="accent1"/>
                    <w:sz w:val="16"/>
                    <w:szCs w:val="16"/>
                  </w:rPr>
                </w:rPrChange>
              </w:rPr>
            </w:pPr>
            <w:del w:id="1322" w:author="Indria Mukti Efayanti" w:date="2025-01-06T23:16:00Z" w16du:dateUtc="2025-01-06T16:16:00Z">
              <w:r w:rsidRPr="008915FD" w:rsidDel="00A862D9">
                <w:rPr>
                  <w:rFonts w:asciiTheme="minorHAnsi" w:eastAsia="Times New Roman" w:hAnsiTheme="minorHAnsi" w:cstheme="minorHAnsi"/>
                  <w:i/>
                  <w:iCs/>
                  <w:color w:val="4472C4" w:themeColor="accent1"/>
                  <w:sz w:val="16"/>
                  <w:szCs w:val="16"/>
                  <w:rPrChange w:id="1323" w:author="Indria Mukti Efayanti" w:date="2025-04-25T17:01:00Z" w16du:dateUtc="2025-04-25T10:01:00Z">
                    <w:rPr>
                      <w:rFonts w:eastAsia="Times New Roman" w:cstheme="minorHAnsi"/>
                      <w:i/>
                      <w:iCs/>
                      <w:color w:val="4472C4" w:themeColor="accent1"/>
                      <w:sz w:val="16"/>
                      <w:szCs w:val="16"/>
                    </w:rPr>
                  </w:rPrChange>
                </w:rPr>
                <w:delText>IF Plan = Plan Gold OR Plan Platinum, then column “</w:delText>
              </w:r>
              <w:r w:rsidRPr="008915FD" w:rsidDel="00A862D9">
                <w:rPr>
                  <w:rFonts w:asciiTheme="minorHAnsi" w:eastAsia="Times New Roman" w:hAnsiTheme="minorHAnsi" w:cstheme="minorHAnsi"/>
                  <w:b/>
                  <w:bCs/>
                  <w:i/>
                  <w:iCs/>
                  <w:color w:val="4472C4" w:themeColor="accent1"/>
                  <w:sz w:val="16"/>
                  <w:szCs w:val="16"/>
                  <w:rPrChange w:id="1324" w:author="Indria Mukti Efayanti" w:date="2025-04-25T17:01:00Z" w16du:dateUtc="2025-04-25T10:01:00Z">
                    <w:rPr>
                      <w:rFonts w:eastAsia="Times New Roman" w:cstheme="minorHAnsi"/>
                      <w:b/>
                      <w:bCs/>
                      <w:i/>
                      <w:iCs/>
                      <w:color w:val="4472C4" w:themeColor="accent1"/>
                      <w:sz w:val="16"/>
                      <w:szCs w:val="16"/>
                    </w:rPr>
                  </w:rPrChange>
                </w:rPr>
                <w:delText>Nilai Tunai (akhir Tahun Polis)</w:delText>
              </w:r>
              <w:r w:rsidRPr="008915FD" w:rsidDel="00A862D9">
                <w:rPr>
                  <w:rFonts w:asciiTheme="minorHAnsi" w:eastAsia="Times New Roman" w:hAnsiTheme="minorHAnsi" w:cstheme="minorHAnsi"/>
                  <w:i/>
                  <w:iCs/>
                  <w:color w:val="4472C4" w:themeColor="accent1"/>
                  <w:sz w:val="16"/>
                  <w:szCs w:val="16"/>
                  <w:rPrChange w:id="1325" w:author="Indria Mukti Efayanti" w:date="2025-04-25T17:01:00Z" w16du:dateUtc="2025-04-25T10:01:00Z">
                    <w:rPr>
                      <w:rFonts w:eastAsia="Times New Roman" w:cstheme="minorHAnsi"/>
                      <w:i/>
                      <w:iCs/>
                      <w:color w:val="4472C4" w:themeColor="accent1"/>
                      <w:sz w:val="16"/>
                      <w:szCs w:val="16"/>
                    </w:rPr>
                  </w:rPrChange>
                </w:rPr>
                <w:delText>” and “</w:delText>
              </w:r>
              <w:r w:rsidRPr="008915FD" w:rsidDel="00A862D9">
                <w:rPr>
                  <w:rFonts w:asciiTheme="minorHAnsi" w:eastAsia="Times New Roman" w:hAnsiTheme="minorHAnsi" w:cstheme="minorHAnsi"/>
                  <w:b/>
                  <w:bCs/>
                  <w:i/>
                  <w:iCs/>
                  <w:color w:val="4472C4" w:themeColor="accent1"/>
                  <w:sz w:val="16"/>
                  <w:szCs w:val="16"/>
                  <w:rPrChange w:id="1326" w:author="Indria Mukti Efayanti" w:date="2025-04-25T17:01:00Z" w16du:dateUtc="2025-04-25T10:01:00Z">
                    <w:rPr>
                      <w:rFonts w:eastAsia="Times New Roman" w:cstheme="minorHAnsi"/>
                      <w:b/>
                      <w:bCs/>
                      <w:i/>
                      <w:iCs/>
                      <w:color w:val="4472C4" w:themeColor="accent1"/>
                      <w:sz w:val="16"/>
                      <w:szCs w:val="16"/>
                    </w:rPr>
                  </w:rPrChange>
                </w:rPr>
                <w:delText>Manfaat Akhir Pertanggungan</w:delText>
              </w:r>
              <w:r w:rsidRPr="008915FD" w:rsidDel="00A862D9">
                <w:rPr>
                  <w:rFonts w:asciiTheme="minorHAnsi" w:eastAsia="Times New Roman" w:hAnsiTheme="minorHAnsi" w:cstheme="minorHAnsi"/>
                  <w:i/>
                  <w:iCs/>
                  <w:color w:val="4472C4" w:themeColor="accent1"/>
                  <w:sz w:val="16"/>
                  <w:szCs w:val="16"/>
                  <w:rPrChange w:id="1327" w:author="Indria Mukti Efayanti" w:date="2025-04-25T17:01:00Z" w16du:dateUtc="2025-04-25T10:01:00Z">
                    <w:rPr>
                      <w:rFonts w:eastAsia="Times New Roman" w:cstheme="minorHAnsi"/>
                      <w:i/>
                      <w:iCs/>
                      <w:color w:val="4472C4" w:themeColor="accent1"/>
                      <w:sz w:val="16"/>
                      <w:szCs w:val="16"/>
                    </w:rPr>
                  </w:rPrChange>
                </w:rPr>
                <w:delText>” will appear.</w:delText>
              </w:r>
            </w:del>
          </w:p>
          <w:tbl>
            <w:tblPr>
              <w:tblStyle w:val="TableGrid"/>
              <w:tblW w:w="10349" w:type="dxa"/>
              <w:tblInd w:w="427" w:type="dxa"/>
              <w:tblLook w:val="04A0" w:firstRow="1" w:lastRow="0" w:firstColumn="1" w:lastColumn="0" w:noHBand="0" w:noVBand="1"/>
              <w:tblPrChange w:id="1328" w:author="Indria Mukti Efayanti" w:date="2025-01-16T10:16:00Z" w16du:dateUtc="2025-01-16T03:16:00Z">
                <w:tblPr>
                  <w:tblStyle w:val="TableGrid"/>
                  <w:tblW w:w="10349" w:type="dxa"/>
                  <w:tblInd w:w="427" w:type="dxa"/>
                  <w:tblLook w:val="04A0" w:firstRow="1" w:lastRow="0" w:firstColumn="1" w:lastColumn="0" w:noHBand="0" w:noVBand="1"/>
                </w:tblPr>
              </w:tblPrChange>
            </w:tblPr>
            <w:tblGrid>
              <w:gridCol w:w="676"/>
              <w:gridCol w:w="1490"/>
              <w:gridCol w:w="1570"/>
              <w:gridCol w:w="1604"/>
              <w:gridCol w:w="1603"/>
              <w:gridCol w:w="1782"/>
              <w:gridCol w:w="1624"/>
              <w:tblGridChange w:id="1329">
                <w:tblGrid>
                  <w:gridCol w:w="427"/>
                  <w:gridCol w:w="249"/>
                  <w:gridCol w:w="1"/>
                  <w:gridCol w:w="427"/>
                  <w:gridCol w:w="1062"/>
                  <w:gridCol w:w="14"/>
                  <w:gridCol w:w="427"/>
                  <w:gridCol w:w="1129"/>
                  <w:gridCol w:w="20"/>
                  <w:gridCol w:w="427"/>
                  <w:gridCol w:w="1157"/>
                  <w:gridCol w:w="28"/>
                  <w:gridCol w:w="427"/>
                  <w:gridCol w:w="1148"/>
                  <w:gridCol w:w="32"/>
                  <w:gridCol w:w="427"/>
                  <w:gridCol w:w="874"/>
                  <w:gridCol w:w="10"/>
                  <w:gridCol w:w="417"/>
                  <w:gridCol w:w="22"/>
                  <w:gridCol w:w="1064"/>
                  <w:gridCol w:w="560"/>
                  <w:gridCol w:w="427"/>
                </w:tblGrid>
              </w:tblGridChange>
            </w:tblGrid>
            <w:tr w:rsidR="009464E5" w:rsidRPr="008915FD" w14:paraId="5F572737" w14:textId="77777777" w:rsidTr="00F368FA">
              <w:trPr>
                <w:trHeight w:val="935"/>
                <w:ins w:id="1330" w:author="Indria Mukti Efayanti" w:date="2024-12-20T12:26:00Z"/>
                <w:trPrChange w:id="1331" w:author="Indria Mukti Efayanti" w:date="2025-01-16T10:16:00Z" w16du:dateUtc="2025-01-16T03:16:00Z">
                  <w:trPr>
                    <w:gridAfter w:val="0"/>
                    <w:trHeight w:val="1548"/>
                  </w:trPr>
                </w:trPrChange>
              </w:trPr>
              <w:tc>
                <w:tcPr>
                  <w:tcW w:w="676" w:type="dxa"/>
                  <w:tcBorders>
                    <w:top w:val="single" w:sz="4" w:space="0" w:color="auto"/>
                    <w:bottom w:val="single" w:sz="4" w:space="0" w:color="auto"/>
                    <w:right w:val="single" w:sz="4" w:space="0" w:color="auto"/>
                  </w:tcBorders>
                  <w:shd w:val="clear" w:color="auto" w:fill="D0CECE" w:themeFill="background2" w:themeFillShade="E6"/>
                  <w:vAlign w:val="center"/>
                  <w:tcPrChange w:id="1332" w:author="Indria Mukti Efayanti" w:date="2025-01-16T10:16:00Z" w16du:dateUtc="2025-01-16T03:16:00Z">
                    <w:tcPr>
                      <w:tcW w:w="676" w:type="dxa"/>
                      <w:gridSpan w:val="2"/>
                      <w:tcBorders>
                        <w:top w:val="single" w:sz="4" w:space="0" w:color="auto"/>
                        <w:bottom w:val="single" w:sz="4" w:space="0" w:color="auto"/>
                        <w:right w:val="single" w:sz="4" w:space="0" w:color="auto"/>
                      </w:tcBorders>
                      <w:shd w:val="clear" w:color="auto" w:fill="D0CECE" w:themeFill="background2" w:themeFillShade="E6"/>
                      <w:vAlign w:val="center"/>
                    </w:tcPr>
                  </w:tcPrChange>
                </w:tcPr>
                <w:p w14:paraId="51566BDB" w14:textId="77777777" w:rsidR="009464E5" w:rsidRPr="008915FD" w:rsidRDefault="009464E5" w:rsidP="009464E5">
                  <w:pPr>
                    <w:jc w:val="center"/>
                    <w:rPr>
                      <w:ins w:id="1333" w:author="Indria Mukti Efayanti" w:date="2024-12-20T12:26:00Z" w16du:dateUtc="2024-12-20T05:26:00Z"/>
                      <w:rFonts w:eastAsia="Times New Roman" w:cstheme="minorHAnsi"/>
                      <w:i/>
                      <w:iCs/>
                      <w:color w:val="4472C4" w:themeColor="accent1"/>
                      <w:kern w:val="0"/>
                      <w:sz w:val="16"/>
                      <w:szCs w:val="16"/>
                      <w14:ligatures w14:val="none"/>
                    </w:rPr>
                  </w:pPr>
                  <w:ins w:id="1334" w:author="Indria Mukti Efayanti" w:date="2024-12-20T12:26:00Z" w16du:dateUtc="2024-12-20T05:26:00Z">
                    <w:r w:rsidRPr="008915FD">
                      <w:rPr>
                        <w:rFonts w:cstheme="minorHAnsi"/>
                        <w:b/>
                        <w:bCs/>
                        <w:sz w:val="18"/>
                        <w:szCs w:val="18"/>
                      </w:rPr>
                      <w:t>Tahun Polis</w:t>
                    </w:r>
                  </w:ins>
                </w:p>
              </w:tc>
              <w:tc>
                <w:tcPr>
                  <w:tcW w:w="149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Change w:id="1335" w:author="Indria Mukti Efayanti" w:date="2025-01-16T10:16:00Z" w16du:dateUtc="2025-01-16T03:16:00Z">
                    <w:tcPr>
                      <w:tcW w:w="149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tcPrChange>
                </w:tcPr>
                <w:p w14:paraId="7B749E66" w14:textId="77777777" w:rsidR="009464E5" w:rsidRPr="008915FD" w:rsidRDefault="009464E5" w:rsidP="009464E5">
                  <w:pPr>
                    <w:jc w:val="center"/>
                    <w:rPr>
                      <w:ins w:id="1336" w:author="Indria Mukti Efayanti" w:date="2024-12-20T12:26:00Z" w16du:dateUtc="2024-12-20T05:26:00Z"/>
                      <w:rFonts w:cstheme="minorHAnsi"/>
                      <w:b/>
                      <w:bCs/>
                      <w:sz w:val="18"/>
                      <w:szCs w:val="18"/>
                    </w:rPr>
                  </w:pPr>
                </w:p>
                <w:p w14:paraId="43EDBA32" w14:textId="77777777" w:rsidR="009464E5" w:rsidRPr="008915FD" w:rsidRDefault="009464E5" w:rsidP="009464E5">
                  <w:pPr>
                    <w:jc w:val="center"/>
                    <w:rPr>
                      <w:ins w:id="1337" w:author="Indria Mukti Efayanti" w:date="2024-12-20T12:26:00Z" w16du:dateUtc="2024-12-20T05:26:00Z"/>
                      <w:rFonts w:eastAsia="Times New Roman" w:cstheme="minorHAnsi"/>
                      <w:i/>
                      <w:iCs/>
                      <w:color w:val="4472C4" w:themeColor="accent1"/>
                      <w:kern w:val="0"/>
                      <w:sz w:val="16"/>
                      <w:szCs w:val="16"/>
                      <w14:ligatures w14:val="none"/>
                    </w:rPr>
                  </w:pPr>
                  <w:ins w:id="1338" w:author="Indria Mukti Efayanti" w:date="2024-12-20T12:26:00Z" w16du:dateUtc="2024-12-20T05:26:00Z">
                    <w:r w:rsidRPr="008915FD">
                      <w:rPr>
                        <w:rFonts w:cstheme="minorHAnsi"/>
                        <w:b/>
                        <w:bCs/>
                        <w:sz w:val="18"/>
                        <w:szCs w:val="18"/>
                      </w:rPr>
                      <w:t>Usia</w:t>
                    </w:r>
                  </w:ins>
                </w:p>
              </w:tc>
              <w:tc>
                <w:tcPr>
                  <w:tcW w:w="15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Change w:id="1339" w:author="Indria Mukti Efayanti" w:date="2025-01-16T10:16:00Z" w16du:dateUtc="2025-01-16T03:16:00Z">
                    <w:tcPr>
                      <w:tcW w:w="157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tcPrChange>
                </w:tcPr>
                <w:p w14:paraId="120CF5D8" w14:textId="77777777" w:rsidR="009464E5" w:rsidRPr="00846DF7" w:rsidRDefault="009464E5" w:rsidP="009464E5">
                  <w:pPr>
                    <w:jc w:val="center"/>
                    <w:rPr>
                      <w:ins w:id="1340" w:author="Indria Mukti Efayanti" w:date="2024-12-20T12:26:00Z" w16du:dateUtc="2024-12-20T05:26:00Z"/>
                      <w:rFonts w:eastAsia="Times New Roman" w:cstheme="minorHAnsi"/>
                      <w:i/>
                      <w:iCs/>
                      <w:color w:val="4472C4" w:themeColor="accent1"/>
                      <w:kern w:val="0"/>
                      <w:sz w:val="16"/>
                      <w:szCs w:val="16"/>
                      <w14:ligatures w14:val="none"/>
                    </w:rPr>
                  </w:pPr>
                  <w:ins w:id="1341" w:author="Indria Mukti Efayanti" w:date="2024-12-20T12:26:00Z" w16du:dateUtc="2024-12-20T05:26:00Z">
                    <w:r w:rsidRPr="00846DF7">
                      <w:rPr>
                        <w:rFonts w:cstheme="minorHAnsi"/>
                        <w:b/>
                        <w:bCs/>
                        <w:sz w:val="18"/>
                        <w:szCs w:val="18"/>
                      </w:rPr>
                      <w:t>Total Premi</w:t>
                    </w:r>
                    <w:r w:rsidRPr="00846DF7">
                      <w:rPr>
                        <w:rFonts w:cstheme="minorHAnsi"/>
                        <w:b/>
                        <w:bCs/>
                        <w:sz w:val="18"/>
                        <w:szCs w:val="18"/>
                        <w:vertAlign w:val="superscript"/>
                      </w:rPr>
                      <w:t>1)</w:t>
                    </w:r>
                  </w:ins>
                </w:p>
              </w:tc>
              <w:tc>
                <w:tcPr>
                  <w:tcW w:w="160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Change w:id="1342" w:author="Indria Mukti Efayanti" w:date="2025-01-16T10:16:00Z" w16du:dateUtc="2025-01-16T03:16:00Z">
                    <w:tcPr>
                      <w:tcW w:w="1604"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tcPrChange>
                </w:tcPr>
                <w:p w14:paraId="1640259B" w14:textId="77777777" w:rsidR="009464E5" w:rsidRPr="008915FD" w:rsidRDefault="009464E5" w:rsidP="009464E5">
                  <w:pPr>
                    <w:jc w:val="center"/>
                    <w:rPr>
                      <w:ins w:id="1343" w:author="Indria Mukti Efayanti" w:date="2024-12-20T12:26:00Z" w16du:dateUtc="2024-12-20T05:26:00Z"/>
                      <w:rFonts w:cstheme="minorHAnsi"/>
                      <w:b/>
                      <w:bCs/>
                      <w:sz w:val="18"/>
                      <w:szCs w:val="18"/>
                    </w:rPr>
                  </w:pPr>
                  <w:ins w:id="1344" w:author="Indria Mukti Efayanti" w:date="2024-12-20T12:26:00Z" w16du:dateUtc="2024-12-20T05:26:00Z">
                    <w:r w:rsidRPr="008915FD">
                      <w:rPr>
                        <w:rFonts w:cstheme="minorHAnsi"/>
                        <w:b/>
                        <w:bCs/>
                        <w:sz w:val="18"/>
                        <w:szCs w:val="18"/>
                      </w:rPr>
                      <w:t>Nilai Tunai</w:t>
                    </w:r>
                    <w:r w:rsidRPr="008915FD">
                      <w:rPr>
                        <w:rFonts w:cstheme="minorHAnsi"/>
                        <w:b/>
                        <w:bCs/>
                        <w:sz w:val="18"/>
                        <w:szCs w:val="18"/>
                        <w:vertAlign w:val="superscript"/>
                      </w:rPr>
                      <w:t>2)</w:t>
                    </w:r>
                  </w:ins>
                </w:p>
                <w:p w14:paraId="35EF5F62" w14:textId="77777777" w:rsidR="009464E5" w:rsidRPr="008915FD" w:rsidRDefault="009464E5" w:rsidP="009464E5">
                  <w:pPr>
                    <w:jc w:val="center"/>
                    <w:rPr>
                      <w:ins w:id="1345" w:author="Indria Mukti Efayanti" w:date="2024-12-20T12:26:00Z" w16du:dateUtc="2024-12-20T05:26:00Z"/>
                      <w:rFonts w:eastAsia="Times New Roman" w:cstheme="minorHAnsi"/>
                      <w:i/>
                      <w:iCs/>
                      <w:color w:val="4472C4" w:themeColor="accent1"/>
                      <w:kern w:val="0"/>
                      <w:sz w:val="16"/>
                      <w:szCs w:val="16"/>
                      <w14:ligatures w14:val="none"/>
                    </w:rPr>
                  </w:pPr>
                  <w:ins w:id="1346" w:author="Indria Mukti Efayanti" w:date="2024-12-20T12:26:00Z" w16du:dateUtc="2024-12-20T05:26:00Z">
                    <w:r w:rsidRPr="008915FD">
                      <w:rPr>
                        <w:rFonts w:cstheme="minorHAnsi"/>
                        <w:b/>
                        <w:bCs/>
                        <w:sz w:val="18"/>
                        <w:szCs w:val="18"/>
                      </w:rPr>
                      <w:t>(</w:t>
                    </w:r>
                    <w:del w:id="1347" w:author="Yuyun Yunengsih" w:date="2025-01-07T16:23:00Z" w16du:dateUtc="2025-01-07T09:23:00Z">
                      <w:r w:rsidRPr="008915FD" w:rsidDel="00B42897">
                        <w:rPr>
                          <w:rFonts w:cstheme="minorHAnsi"/>
                          <w:b/>
                          <w:bCs/>
                          <w:sz w:val="18"/>
                          <w:szCs w:val="18"/>
                        </w:rPr>
                        <w:delText>a</w:delText>
                      </w:r>
                    </w:del>
                  </w:ins>
                  <w:ins w:id="1348" w:author="Yuyun Yunengsih" w:date="2025-01-07T16:23:00Z" w16du:dateUtc="2025-01-07T09:23:00Z">
                    <w:r w:rsidRPr="008915FD">
                      <w:rPr>
                        <w:rFonts w:cstheme="minorHAnsi"/>
                        <w:b/>
                        <w:bCs/>
                        <w:sz w:val="18"/>
                        <w:szCs w:val="18"/>
                      </w:rPr>
                      <w:t>A</w:t>
                    </w:r>
                  </w:ins>
                  <w:ins w:id="1349" w:author="Indria Mukti Efayanti" w:date="2024-12-20T12:26:00Z" w16du:dateUtc="2024-12-20T05:26:00Z">
                    <w:r w:rsidRPr="008915FD">
                      <w:rPr>
                        <w:rFonts w:cstheme="minorHAnsi"/>
                        <w:b/>
                        <w:bCs/>
                        <w:sz w:val="18"/>
                        <w:szCs w:val="18"/>
                      </w:rPr>
                      <w:t>khir Tahun Polis)</w:t>
                    </w:r>
                  </w:ins>
                </w:p>
              </w:tc>
              <w:tc>
                <w:tcPr>
                  <w:tcW w:w="1603" w:type="dxa"/>
                  <w:tcBorders>
                    <w:top w:val="single" w:sz="4" w:space="0" w:color="auto"/>
                    <w:left w:val="single" w:sz="4" w:space="0" w:color="auto"/>
                    <w:right w:val="single" w:sz="4" w:space="0" w:color="auto"/>
                  </w:tcBorders>
                  <w:shd w:val="clear" w:color="auto" w:fill="D0CECE" w:themeFill="background2" w:themeFillShade="E6"/>
                  <w:vAlign w:val="center"/>
                  <w:tcPrChange w:id="1350" w:author="Indria Mukti Efayanti" w:date="2025-01-16T10:16:00Z" w16du:dateUtc="2025-01-16T03:16:00Z">
                    <w:tcPr>
                      <w:tcW w:w="1603" w:type="dxa"/>
                      <w:gridSpan w:val="3"/>
                      <w:tcBorders>
                        <w:top w:val="single" w:sz="4" w:space="0" w:color="auto"/>
                        <w:left w:val="single" w:sz="4" w:space="0" w:color="auto"/>
                        <w:right w:val="single" w:sz="4" w:space="0" w:color="auto"/>
                      </w:tcBorders>
                      <w:shd w:val="clear" w:color="auto" w:fill="D0CECE" w:themeFill="background2" w:themeFillShade="E6"/>
                    </w:tcPr>
                  </w:tcPrChange>
                </w:tcPr>
                <w:p w14:paraId="3B2B15A8" w14:textId="77777777" w:rsidR="009464E5" w:rsidRPr="008915FD" w:rsidRDefault="009464E5" w:rsidP="009464E5">
                  <w:pPr>
                    <w:jc w:val="center"/>
                    <w:rPr>
                      <w:ins w:id="1351" w:author="Indria Mukti Efayanti" w:date="2024-12-20T12:26:00Z" w16du:dateUtc="2024-12-20T05:26:00Z"/>
                      <w:rFonts w:eastAsia="Times New Roman" w:cstheme="minorHAnsi"/>
                      <w:i/>
                      <w:iCs/>
                      <w:color w:val="4472C4" w:themeColor="accent1"/>
                      <w:kern w:val="0"/>
                      <w:sz w:val="16"/>
                      <w:szCs w:val="16"/>
                      <w14:ligatures w14:val="none"/>
                    </w:rPr>
                  </w:pPr>
                  <w:ins w:id="1352" w:author="Indria Mukti Efayanti" w:date="2024-12-20T12:26:00Z" w16du:dateUtc="2024-12-20T05:26:00Z">
                    <w:r w:rsidRPr="008915FD">
                      <w:rPr>
                        <w:rFonts w:cstheme="minorHAnsi"/>
                        <w:b/>
                        <w:bCs/>
                        <w:sz w:val="18"/>
                        <w:szCs w:val="18"/>
                      </w:rPr>
                      <w:t>Uang Pertanggungan Meninggal Dunia</w:t>
                    </w:r>
                  </w:ins>
                </w:p>
                <w:p w14:paraId="7EEAACD0" w14:textId="77777777" w:rsidR="009464E5" w:rsidRPr="008915FD" w:rsidRDefault="009464E5" w:rsidP="009464E5">
                  <w:pPr>
                    <w:jc w:val="center"/>
                    <w:rPr>
                      <w:ins w:id="1353" w:author="Indria Mukti Efayanti" w:date="2024-12-20T12:26:00Z" w16du:dateUtc="2024-12-20T05:26:00Z"/>
                      <w:rFonts w:eastAsia="Times New Roman" w:cstheme="minorHAnsi"/>
                      <w:i/>
                      <w:iCs/>
                      <w:color w:val="4472C4" w:themeColor="accent1"/>
                      <w:kern w:val="0"/>
                      <w:sz w:val="16"/>
                      <w:szCs w:val="16"/>
                      <w14:ligatures w14:val="none"/>
                    </w:rPr>
                  </w:pPr>
                  <w:ins w:id="1354" w:author="Indria Mukti Efayanti" w:date="2025-01-06T23:16:00Z" w16du:dateUtc="2025-01-06T16:16:00Z">
                    <w:r w:rsidRPr="008915FD">
                      <w:rPr>
                        <w:rFonts w:cstheme="minorHAnsi"/>
                        <w:b/>
                        <w:bCs/>
                        <w:sz w:val="18"/>
                        <w:szCs w:val="18"/>
                        <w:rPrChange w:id="1355" w:author="Indria Mukti Efayanti" w:date="2025-04-25T17:01:00Z" w16du:dateUtc="2025-04-25T10:01:00Z">
                          <w:rPr>
                            <w:rFonts w:cstheme="minorHAnsi"/>
                            <w:b/>
                            <w:bCs/>
                            <w:sz w:val="18"/>
                            <w:szCs w:val="18"/>
                            <w:highlight w:val="yellow"/>
                          </w:rPr>
                        </w:rPrChange>
                      </w:rPr>
                      <w:t xml:space="preserve">Karena </w:t>
                    </w:r>
                    <w:del w:id="1356" w:author="Yuyun Yunengsih" w:date="2025-01-07T16:23:00Z" w16du:dateUtc="2025-01-07T09:23:00Z">
                      <w:r w:rsidRPr="008915FD" w:rsidDel="00111ACE">
                        <w:rPr>
                          <w:rFonts w:cstheme="minorHAnsi"/>
                          <w:b/>
                          <w:bCs/>
                          <w:sz w:val="18"/>
                          <w:szCs w:val="18"/>
                          <w:rPrChange w:id="1357" w:author="Indria Mukti Efayanti" w:date="2025-04-25T17:01:00Z" w16du:dateUtc="2025-04-25T10:01:00Z">
                            <w:rPr>
                              <w:rFonts w:cstheme="minorHAnsi"/>
                              <w:b/>
                              <w:bCs/>
                              <w:sz w:val="18"/>
                              <w:szCs w:val="18"/>
                              <w:highlight w:val="yellow"/>
                            </w:rPr>
                          </w:rPrChange>
                        </w:rPr>
                        <w:delText>s</w:delText>
                      </w:r>
                    </w:del>
                  </w:ins>
                  <w:ins w:id="1358" w:author="Yuyun Yunengsih" w:date="2025-01-07T16:23:00Z" w16du:dateUtc="2025-01-07T09:23:00Z">
                    <w:r w:rsidRPr="008915FD">
                      <w:rPr>
                        <w:rFonts w:cstheme="minorHAnsi"/>
                        <w:b/>
                        <w:bCs/>
                        <w:sz w:val="18"/>
                        <w:szCs w:val="18"/>
                        <w:rPrChange w:id="1359" w:author="Indria Mukti Efayanti" w:date="2025-04-25T17:01:00Z" w16du:dateUtc="2025-04-25T10:01:00Z">
                          <w:rPr>
                            <w:rFonts w:cstheme="minorHAnsi"/>
                            <w:b/>
                            <w:bCs/>
                            <w:sz w:val="18"/>
                            <w:szCs w:val="18"/>
                            <w:highlight w:val="yellow"/>
                          </w:rPr>
                        </w:rPrChange>
                      </w:rPr>
                      <w:t>S</w:t>
                    </w:r>
                  </w:ins>
                  <w:ins w:id="1360" w:author="Indria Mukti Efayanti" w:date="2025-01-06T23:16:00Z" w16du:dateUtc="2025-01-06T16:16:00Z">
                    <w:r w:rsidRPr="008915FD">
                      <w:rPr>
                        <w:rFonts w:cstheme="minorHAnsi"/>
                        <w:b/>
                        <w:bCs/>
                        <w:sz w:val="18"/>
                        <w:szCs w:val="18"/>
                        <w:rPrChange w:id="1361" w:author="Indria Mukti Efayanti" w:date="2025-04-25T17:01:00Z" w16du:dateUtc="2025-04-25T10:01:00Z">
                          <w:rPr>
                            <w:rFonts w:cstheme="minorHAnsi"/>
                            <w:b/>
                            <w:bCs/>
                            <w:sz w:val="18"/>
                            <w:szCs w:val="18"/>
                            <w:highlight w:val="yellow"/>
                          </w:rPr>
                        </w:rPrChange>
                      </w:rPr>
                      <w:t xml:space="preserve">ebab </w:t>
                    </w:r>
                    <w:del w:id="1362" w:author="Yuyun Yunengsih" w:date="2025-01-07T16:23:00Z" w16du:dateUtc="2025-01-07T09:23:00Z">
                      <w:r w:rsidRPr="008915FD" w:rsidDel="00111ACE">
                        <w:rPr>
                          <w:rFonts w:cstheme="minorHAnsi"/>
                          <w:b/>
                          <w:bCs/>
                          <w:sz w:val="18"/>
                          <w:szCs w:val="18"/>
                          <w:rPrChange w:id="1363" w:author="Indria Mukti Efayanti" w:date="2025-04-25T17:01:00Z" w16du:dateUtc="2025-04-25T10:01:00Z">
                            <w:rPr>
                              <w:rFonts w:cstheme="minorHAnsi"/>
                              <w:b/>
                              <w:bCs/>
                              <w:sz w:val="18"/>
                              <w:szCs w:val="18"/>
                              <w:highlight w:val="yellow"/>
                            </w:rPr>
                          </w:rPrChange>
                        </w:rPr>
                        <w:delText>a</w:delText>
                      </w:r>
                    </w:del>
                  </w:ins>
                  <w:ins w:id="1364" w:author="Yuyun Yunengsih" w:date="2025-01-07T16:23:00Z" w16du:dateUtc="2025-01-07T09:23:00Z">
                    <w:r w:rsidRPr="008915FD">
                      <w:rPr>
                        <w:rFonts w:cstheme="minorHAnsi"/>
                        <w:b/>
                        <w:bCs/>
                        <w:sz w:val="18"/>
                        <w:szCs w:val="18"/>
                        <w:rPrChange w:id="1365" w:author="Indria Mukti Efayanti" w:date="2025-04-25T17:01:00Z" w16du:dateUtc="2025-04-25T10:01:00Z">
                          <w:rPr>
                            <w:rFonts w:cstheme="minorHAnsi"/>
                            <w:b/>
                            <w:bCs/>
                            <w:sz w:val="18"/>
                            <w:szCs w:val="18"/>
                            <w:highlight w:val="yellow"/>
                          </w:rPr>
                        </w:rPrChange>
                      </w:rPr>
                      <w:t>A</w:t>
                    </w:r>
                  </w:ins>
                  <w:ins w:id="1366" w:author="Indria Mukti Efayanti" w:date="2025-01-06T23:16:00Z" w16du:dateUtc="2025-01-06T16:16:00Z">
                    <w:r w:rsidRPr="008915FD">
                      <w:rPr>
                        <w:rFonts w:cstheme="minorHAnsi"/>
                        <w:b/>
                        <w:bCs/>
                        <w:sz w:val="18"/>
                        <w:szCs w:val="18"/>
                        <w:rPrChange w:id="1367" w:author="Indria Mukti Efayanti" w:date="2025-04-25T17:01:00Z" w16du:dateUtc="2025-04-25T10:01:00Z">
                          <w:rPr>
                            <w:rFonts w:cstheme="minorHAnsi"/>
                            <w:b/>
                            <w:bCs/>
                            <w:sz w:val="18"/>
                            <w:szCs w:val="18"/>
                            <w:highlight w:val="yellow"/>
                          </w:rPr>
                        </w:rPrChange>
                      </w:rPr>
                      <w:t>papun</w:t>
                    </w:r>
                  </w:ins>
                </w:p>
              </w:tc>
              <w:tc>
                <w:tcPr>
                  <w:tcW w:w="1782" w:type="dxa"/>
                  <w:tcBorders>
                    <w:top w:val="single" w:sz="4" w:space="0" w:color="auto"/>
                    <w:left w:val="single" w:sz="4" w:space="0" w:color="auto"/>
                    <w:right w:val="single" w:sz="4" w:space="0" w:color="auto"/>
                  </w:tcBorders>
                  <w:shd w:val="clear" w:color="auto" w:fill="D9D9D9" w:themeFill="background1" w:themeFillShade="D9"/>
                  <w:vAlign w:val="center"/>
                  <w:tcPrChange w:id="1368" w:author="Indria Mukti Efayanti" w:date="2025-01-16T10:16:00Z" w16du:dateUtc="2025-01-16T03:16:00Z">
                    <w:tcPr>
                      <w:tcW w:w="1343" w:type="dxa"/>
                      <w:gridSpan w:val="4"/>
                      <w:tcBorders>
                        <w:top w:val="single" w:sz="4" w:space="0" w:color="auto"/>
                        <w:left w:val="single" w:sz="4" w:space="0" w:color="auto"/>
                        <w:right w:val="single" w:sz="4" w:space="0" w:color="auto"/>
                      </w:tcBorders>
                      <w:shd w:val="clear" w:color="auto" w:fill="D9D9D9" w:themeFill="background1" w:themeFillShade="D9"/>
                    </w:tcPr>
                  </w:tcPrChange>
                </w:tcPr>
                <w:p w14:paraId="0BF49F27" w14:textId="77777777" w:rsidR="009464E5" w:rsidRPr="008915FD" w:rsidRDefault="009464E5" w:rsidP="009464E5">
                  <w:pPr>
                    <w:jc w:val="center"/>
                    <w:rPr>
                      <w:ins w:id="1369" w:author="Indria Mukti Efayanti" w:date="2024-12-20T12:26:00Z" w16du:dateUtc="2024-12-20T05:26:00Z"/>
                      <w:rFonts w:eastAsia="Times New Roman" w:cstheme="minorHAnsi"/>
                      <w:i/>
                      <w:iCs/>
                      <w:color w:val="4472C4" w:themeColor="accent1"/>
                      <w:kern w:val="0"/>
                      <w:sz w:val="16"/>
                      <w:szCs w:val="16"/>
                      <w14:ligatures w14:val="none"/>
                    </w:rPr>
                  </w:pPr>
                  <w:commentRangeStart w:id="1370"/>
                  <w:ins w:id="1371" w:author="Yuyun Yunengsih" w:date="2025-01-07T16:19:00Z" w16du:dateUtc="2025-01-07T09:19:00Z">
                    <w:r w:rsidRPr="008915FD">
                      <w:rPr>
                        <w:rFonts w:cstheme="minorHAnsi"/>
                        <w:b/>
                        <w:bCs/>
                        <w:sz w:val="18"/>
                        <w:szCs w:val="18"/>
                        <w:rPrChange w:id="1372" w:author="Indria Mukti Efayanti" w:date="2025-04-25T17:01:00Z" w16du:dateUtc="2025-04-25T10:01:00Z">
                          <w:rPr>
                            <w:rFonts w:cstheme="minorHAnsi"/>
                            <w:b/>
                            <w:bCs/>
                            <w:sz w:val="18"/>
                            <w:szCs w:val="18"/>
                            <w:highlight w:val="yellow"/>
                          </w:rPr>
                        </w:rPrChange>
                      </w:rPr>
                      <w:t>Tambahan</w:t>
                    </w:r>
                    <w:r w:rsidRPr="008915FD">
                      <w:rPr>
                        <w:rFonts w:cstheme="minorHAnsi"/>
                        <w:b/>
                        <w:bCs/>
                        <w:sz w:val="18"/>
                        <w:szCs w:val="18"/>
                      </w:rPr>
                      <w:t xml:space="preserve"> Uang Pertanggungan Meninggal Dunia</w:t>
                    </w:r>
                    <w:commentRangeEnd w:id="1370"/>
                    <w:r w:rsidRPr="008915FD">
                      <w:rPr>
                        <w:rStyle w:val="CommentReference"/>
                        <w:rFonts w:eastAsia="Times New Roman" w:cstheme="minorHAnsi"/>
                        <w:i/>
                        <w:iCs/>
                        <w:color w:val="4472C4" w:themeColor="accent1"/>
                        <w:kern w:val="0"/>
                        <w14:ligatures w14:val="none"/>
                      </w:rPr>
                      <w:commentReference w:id="1370"/>
                    </w:r>
                  </w:ins>
                </w:p>
                <w:p w14:paraId="428A4ABF" w14:textId="77777777" w:rsidR="009464E5" w:rsidRPr="008915FD" w:rsidRDefault="009464E5" w:rsidP="009464E5">
                  <w:pPr>
                    <w:pStyle w:val="TableParagraph"/>
                    <w:tabs>
                      <w:tab w:val="left" w:pos="415"/>
                    </w:tabs>
                    <w:ind w:left="0"/>
                    <w:jc w:val="center"/>
                    <w:rPr>
                      <w:ins w:id="1373" w:author="Indria Mukti Efayanti" w:date="2025-01-06T23:16:00Z" w16du:dateUtc="2025-01-06T16:16:00Z"/>
                      <w:rFonts w:asciiTheme="minorHAnsi" w:hAnsiTheme="minorHAnsi" w:cstheme="minorHAnsi"/>
                      <w:b/>
                      <w:bCs/>
                      <w:sz w:val="18"/>
                      <w:szCs w:val="18"/>
                      <w:rPrChange w:id="1374" w:author="Indria Mukti Efayanti" w:date="2025-04-25T17:01:00Z" w16du:dateUtc="2025-04-25T10:01:00Z">
                        <w:rPr>
                          <w:ins w:id="1375" w:author="Indria Mukti Efayanti" w:date="2025-01-06T23:16:00Z" w16du:dateUtc="2025-01-06T16:16:00Z"/>
                          <w:rFonts w:cstheme="minorHAnsi"/>
                          <w:b/>
                          <w:bCs/>
                          <w:sz w:val="18"/>
                          <w:szCs w:val="18"/>
                        </w:rPr>
                      </w:rPrChange>
                    </w:rPr>
                  </w:pPr>
                  <w:ins w:id="1376" w:author="Indria Mukti Efayanti" w:date="2025-01-06T23:16:00Z" w16du:dateUtc="2025-01-06T16:16:00Z">
                    <w:r w:rsidRPr="008915FD">
                      <w:rPr>
                        <w:rFonts w:asciiTheme="minorHAnsi" w:hAnsiTheme="minorHAnsi" w:cstheme="minorHAnsi"/>
                        <w:b/>
                        <w:bCs/>
                        <w:sz w:val="18"/>
                        <w:szCs w:val="18"/>
                        <w:rPrChange w:id="1377" w:author="Indria Mukti Efayanti" w:date="2025-04-25T17:01:00Z" w16du:dateUtc="2025-04-25T10:01:00Z">
                          <w:rPr>
                            <w:rFonts w:cstheme="minorHAnsi"/>
                            <w:b/>
                            <w:bCs/>
                            <w:sz w:val="18"/>
                            <w:szCs w:val="18"/>
                            <w:highlight w:val="yellow"/>
                          </w:rPr>
                        </w:rPrChange>
                      </w:rPr>
                      <w:t>Karen</w:t>
                    </w:r>
                    <w:r w:rsidRPr="008915FD">
                      <w:rPr>
                        <w:rFonts w:asciiTheme="minorHAnsi" w:hAnsiTheme="minorHAnsi" w:cstheme="minorHAnsi"/>
                        <w:b/>
                        <w:bCs/>
                        <w:sz w:val="18"/>
                        <w:szCs w:val="18"/>
                        <w:rPrChange w:id="1378" w:author="Indria Mukti Efayanti" w:date="2025-04-25T17:01:00Z" w16du:dateUtc="2025-04-25T10:01:00Z">
                          <w:rPr>
                            <w:rFonts w:cstheme="minorHAnsi"/>
                            <w:b/>
                            <w:bCs/>
                            <w:sz w:val="18"/>
                            <w:szCs w:val="18"/>
                          </w:rPr>
                        </w:rPrChange>
                      </w:rPr>
                      <w:t>a</w:t>
                    </w:r>
                  </w:ins>
                </w:p>
                <w:p w14:paraId="4E626856" w14:textId="77777777" w:rsidR="009464E5" w:rsidRPr="008915FD" w:rsidRDefault="009464E5" w:rsidP="009464E5">
                  <w:pPr>
                    <w:jc w:val="center"/>
                    <w:rPr>
                      <w:ins w:id="1379" w:author="Indria Mukti Efayanti" w:date="2024-12-20T12:26:00Z" w16du:dateUtc="2024-12-20T05:26:00Z"/>
                      <w:rFonts w:eastAsia="Times New Roman" w:cstheme="minorHAnsi"/>
                      <w:i/>
                      <w:iCs/>
                      <w:color w:val="4472C4" w:themeColor="accent1"/>
                      <w:kern w:val="0"/>
                      <w:sz w:val="16"/>
                      <w:szCs w:val="16"/>
                      <w14:ligatures w14:val="none"/>
                    </w:rPr>
                  </w:pPr>
                  <w:ins w:id="1380" w:author="Indria Mukti Efayanti" w:date="2025-01-06T23:16:00Z" w16du:dateUtc="2025-01-06T16:16:00Z">
                    <w:r w:rsidRPr="008915FD">
                      <w:rPr>
                        <w:rFonts w:cstheme="minorHAnsi"/>
                        <w:b/>
                        <w:bCs/>
                        <w:sz w:val="18"/>
                        <w:szCs w:val="18"/>
                      </w:rPr>
                      <w:t>Kecelakaan</w:t>
                    </w:r>
                    <w:r w:rsidRPr="008915FD">
                      <w:rPr>
                        <w:rFonts w:cstheme="minorHAnsi"/>
                        <w:b/>
                        <w:bCs/>
                        <w:sz w:val="18"/>
                        <w:szCs w:val="18"/>
                        <w:vertAlign w:val="superscript"/>
                      </w:rPr>
                      <w:t>3)</w:t>
                    </w:r>
                  </w:ins>
                </w:p>
              </w:tc>
              <w:tc>
                <w:tcPr>
                  <w:tcW w:w="162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Change w:id="1381" w:author="Indria Mukti Efayanti" w:date="2025-01-16T10:16:00Z" w16du:dateUtc="2025-01-16T03:16:00Z">
                    <w:tcPr>
                      <w:tcW w:w="206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tcPr>
                  </w:tcPrChange>
                </w:tcPr>
                <w:p w14:paraId="30499B1D" w14:textId="77777777" w:rsidR="009464E5" w:rsidRPr="008915FD" w:rsidRDefault="009464E5" w:rsidP="009464E5">
                  <w:pPr>
                    <w:jc w:val="center"/>
                    <w:rPr>
                      <w:ins w:id="1382" w:author="Indria Mukti Efayanti" w:date="2024-12-20T12:26:00Z" w16du:dateUtc="2024-12-20T05:26:00Z"/>
                      <w:rFonts w:cstheme="minorHAnsi"/>
                      <w:b/>
                      <w:bCs/>
                      <w:sz w:val="18"/>
                      <w:szCs w:val="18"/>
                    </w:rPr>
                  </w:pPr>
                  <w:ins w:id="1383" w:author="Indria Mukti Efayanti" w:date="2024-12-20T12:26:00Z" w16du:dateUtc="2024-12-20T05:26:00Z">
                    <w:r w:rsidRPr="008915FD">
                      <w:rPr>
                        <w:rFonts w:cstheme="minorHAnsi"/>
                        <w:b/>
                        <w:bCs/>
                        <w:sz w:val="18"/>
                        <w:szCs w:val="18"/>
                      </w:rPr>
                      <w:t>Manfaat Akhir Pertanggungan</w:t>
                    </w:r>
                  </w:ins>
                </w:p>
                <w:p w14:paraId="12D06248" w14:textId="77777777" w:rsidR="009464E5" w:rsidRPr="008915FD" w:rsidRDefault="009464E5" w:rsidP="009464E5">
                  <w:pPr>
                    <w:jc w:val="center"/>
                    <w:rPr>
                      <w:ins w:id="1384" w:author="Indria Mukti Efayanti" w:date="2024-12-20T12:26:00Z" w16du:dateUtc="2024-12-20T05:26:00Z"/>
                      <w:rFonts w:cstheme="minorHAnsi"/>
                      <w:b/>
                      <w:bCs/>
                      <w:sz w:val="18"/>
                      <w:szCs w:val="18"/>
                    </w:rPr>
                  </w:pPr>
                </w:p>
              </w:tc>
            </w:tr>
            <w:tr w:rsidR="009464E5" w:rsidRPr="008915FD" w14:paraId="03DA5776" w14:textId="77777777" w:rsidTr="00C87F10">
              <w:trPr>
                <w:ins w:id="1385" w:author="Indria Mukti Efayanti" w:date="2024-12-20T12:26:00Z"/>
                <w:trPrChange w:id="1386" w:author="Indria Mukti Efayanti" w:date="2025-01-08T09:08:00Z" w16du:dateUtc="2025-01-08T02:08:00Z">
                  <w:trPr>
                    <w:gridBefore w:val="1"/>
                  </w:trPr>
                </w:trPrChange>
              </w:trPr>
              <w:tc>
                <w:tcPr>
                  <w:tcW w:w="676" w:type="dxa"/>
                  <w:tcBorders>
                    <w:top w:val="single" w:sz="4" w:space="0" w:color="auto"/>
                  </w:tcBorders>
                  <w:tcPrChange w:id="1387" w:author="Indria Mukti Efayanti" w:date="2025-01-08T09:08:00Z" w16du:dateUtc="2025-01-08T02:08:00Z">
                    <w:tcPr>
                      <w:tcW w:w="677" w:type="dxa"/>
                      <w:gridSpan w:val="3"/>
                      <w:tcBorders>
                        <w:top w:val="single" w:sz="4" w:space="0" w:color="auto"/>
                      </w:tcBorders>
                    </w:tcPr>
                  </w:tcPrChange>
                </w:tcPr>
                <w:p w14:paraId="2D8858A0" w14:textId="242D41A5" w:rsidR="009464E5" w:rsidRPr="007B5EE3" w:rsidRDefault="007B5EE3">
                  <w:pPr>
                    <w:ind w:right="33"/>
                    <w:jc w:val="center"/>
                    <w:rPr>
                      <w:ins w:id="1388" w:author="Indria Mukti Efayanti" w:date="2024-12-20T12:26:00Z" w16du:dateUtc="2024-12-20T05:26:00Z"/>
                      <w:rFonts w:eastAsia="Times New Roman" w:cstheme="minorHAnsi"/>
                      <w:i/>
                      <w:iCs/>
                      <w:color w:val="4472C4" w:themeColor="accent1"/>
                      <w:kern w:val="0"/>
                      <w:sz w:val="16"/>
                      <w:szCs w:val="16"/>
                      <w14:ligatures w14:val="none"/>
                      <w:rPrChange w:id="1389" w:author="Erick Hizkia Pangihutan Marbun" w:date="2026-07-01T13:18:00Z" w16du:dateUtc="2026-07-01T06:18:00Z">
                        <w:rPr>
                          <w:ins w:id="1390" w:author="Indria Mukti Efayanti" w:date="2024-12-20T12:26:00Z" w16du:dateUtc="2024-12-20T05:26:00Z"/>
                        </w:rPr>
                      </w:rPrChange>
                    </w:rPr>
                    <w:pPrChange w:id="1391" w:author="Indria Mukti Efayanti" w:date="2025-01-06T23:18:00Z" w16du:dateUtc="2025-01-06T16:18:00Z">
                      <w:pPr>
                        <w:pStyle w:val="ListParagraph"/>
                        <w:numPr>
                          <w:numId w:val="82"/>
                        </w:numPr>
                        <w:ind w:left="144" w:right="33" w:hanging="144"/>
                        <w:jc w:val="left"/>
                      </w:pPr>
                    </w:pPrChange>
                  </w:pPr>
                  <w:ins w:id="1392" w:author="Erick Hizkia Pangihutan Marbun" w:date="2026-07-01T13:18:00Z" w16du:dateUtc="2026-07-01T06:18:00Z">
                    <w:r w:rsidRPr="007B5EE3">
                      <w:rPr>
                        <w:rFonts w:cstheme="minorHAnsi"/>
                        <w:i/>
                        <w:iCs/>
                        <w:color w:val="5B9BD5" w:themeColor="accent5"/>
                        <w:sz w:val="16"/>
                        <w:szCs w:val="16"/>
                        <w:rPrChange w:id="1393" w:author="Erick Hizkia Pangihutan Marbun" w:date="2026-07-01T13:18:00Z" w16du:dateUtc="2026-07-01T06:18:00Z">
                          <w:rPr>
                            <w:rFonts w:cstheme="minorHAnsi"/>
                            <w:sz w:val="16"/>
                            <w:szCs w:val="16"/>
                          </w:rPr>
                        </w:rPrChange>
                      </w:rPr>
                      <w:t>&lt;Policy year&gt;</w:t>
                    </w:r>
                  </w:ins>
                  <w:ins w:id="1394" w:author="Indria Mukti Efayanti" w:date="2025-01-06T23:18:00Z" w16du:dateUtc="2025-01-06T16:18:00Z">
                    <w:del w:id="1395" w:author="Erick Hizkia Pangihutan Marbun" w:date="2026-07-01T13:18:00Z" w16du:dateUtc="2026-07-01T06:18:00Z">
                      <w:r w:rsidR="009464E5" w:rsidRPr="007B5EE3" w:rsidDel="007B5EE3">
                        <w:rPr>
                          <w:rFonts w:cstheme="minorHAnsi"/>
                          <w:i/>
                          <w:iCs/>
                          <w:sz w:val="16"/>
                          <w:szCs w:val="16"/>
                          <w:rPrChange w:id="1396" w:author="Erick Hizkia Pangihutan Marbun" w:date="2026-07-01T13:18:00Z" w16du:dateUtc="2026-07-01T06:18:00Z">
                            <w:rPr>
                              <w:rFonts w:cstheme="minorHAnsi"/>
                              <w:sz w:val="16"/>
                              <w:szCs w:val="16"/>
                            </w:rPr>
                          </w:rPrChange>
                        </w:rPr>
                        <w:delText>1</w:delText>
                      </w:r>
                    </w:del>
                  </w:ins>
                </w:p>
              </w:tc>
              <w:tc>
                <w:tcPr>
                  <w:tcW w:w="1490" w:type="dxa"/>
                  <w:tcBorders>
                    <w:top w:val="single" w:sz="4" w:space="0" w:color="auto"/>
                  </w:tcBorders>
                  <w:tcPrChange w:id="1397" w:author="Indria Mukti Efayanti" w:date="2025-01-08T09:08:00Z" w16du:dateUtc="2025-01-08T02:08:00Z">
                    <w:tcPr>
                      <w:tcW w:w="1503" w:type="dxa"/>
                      <w:gridSpan w:val="3"/>
                      <w:tcBorders>
                        <w:top w:val="single" w:sz="4" w:space="0" w:color="auto"/>
                      </w:tcBorders>
                      <w:vAlign w:val="center"/>
                    </w:tcPr>
                  </w:tcPrChange>
                </w:tcPr>
                <w:p w14:paraId="62BCBE53" w14:textId="5612E622" w:rsidR="009464E5" w:rsidRPr="007B5EE3" w:rsidRDefault="007B5EE3">
                  <w:pPr>
                    <w:jc w:val="center"/>
                    <w:rPr>
                      <w:ins w:id="1398" w:author="Indria Mukti Efayanti" w:date="2024-12-20T12:26:00Z" w16du:dateUtc="2024-12-20T05:26:00Z"/>
                      <w:rFonts w:eastAsia="Times New Roman" w:cstheme="minorHAnsi"/>
                      <w:i/>
                      <w:iCs/>
                      <w:color w:val="4472C4" w:themeColor="accent1"/>
                      <w:kern w:val="0"/>
                      <w:sz w:val="16"/>
                      <w:szCs w:val="16"/>
                      <w14:ligatures w14:val="none"/>
                    </w:rPr>
                    <w:pPrChange w:id="1399" w:author="Indria Mukti Efayanti" w:date="2025-01-06T23:18:00Z" w16du:dateUtc="2025-01-06T16:18:00Z">
                      <w:pPr>
                        <w:jc w:val="left"/>
                      </w:pPr>
                    </w:pPrChange>
                  </w:pPr>
                  <w:ins w:id="1400" w:author="Erick Hizkia Pangihutan Marbun" w:date="2026-07-01T13:18:00Z" w16du:dateUtc="2026-07-01T06:18:00Z">
                    <w:r w:rsidRPr="007B5EE3">
                      <w:rPr>
                        <w:rFonts w:cstheme="minorHAnsi"/>
                        <w:i/>
                        <w:iCs/>
                        <w:color w:val="5B9BD5" w:themeColor="accent5"/>
                        <w:sz w:val="16"/>
                        <w:szCs w:val="16"/>
                        <w:rPrChange w:id="1401" w:author="Erick Hizkia Pangihutan Marbun" w:date="2026-07-01T13:18:00Z" w16du:dateUtc="2026-07-01T06:18:00Z">
                          <w:rPr>
                            <w:rFonts w:cstheme="minorHAnsi"/>
                            <w:sz w:val="16"/>
                            <w:szCs w:val="16"/>
                          </w:rPr>
                        </w:rPrChange>
                      </w:rPr>
                      <w:t>&lt;age of Insured&gt;</w:t>
                    </w:r>
                  </w:ins>
                  <w:ins w:id="1402" w:author="Indria Mukti Efayanti" w:date="2025-01-06T23:18:00Z" w16du:dateUtc="2025-01-06T16:18:00Z">
                    <w:del w:id="1403" w:author="Erick Hizkia Pangihutan Marbun" w:date="2026-07-01T13:18:00Z" w16du:dateUtc="2026-07-01T06:18:00Z">
                      <w:r w:rsidR="009464E5" w:rsidRPr="007B5EE3" w:rsidDel="007B5EE3">
                        <w:rPr>
                          <w:rFonts w:cstheme="minorHAnsi"/>
                          <w:i/>
                          <w:iCs/>
                          <w:sz w:val="16"/>
                          <w:szCs w:val="16"/>
                          <w:rPrChange w:id="1404" w:author="Erick Hizkia Pangihutan Marbun" w:date="2026-07-01T13:18:00Z" w16du:dateUtc="2026-07-01T06:18:00Z">
                            <w:rPr>
                              <w:rFonts w:cstheme="minorHAnsi"/>
                              <w:sz w:val="16"/>
                              <w:szCs w:val="16"/>
                            </w:rPr>
                          </w:rPrChange>
                        </w:rPr>
                        <w:delText>35</w:delText>
                      </w:r>
                    </w:del>
                  </w:ins>
                </w:p>
              </w:tc>
              <w:tc>
                <w:tcPr>
                  <w:tcW w:w="1570" w:type="dxa"/>
                  <w:tcBorders>
                    <w:top w:val="single" w:sz="4" w:space="0" w:color="auto"/>
                  </w:tcBorders>
                  <w:tcPrChange w:id="1405" w:author="Indria Mukti Efayanti" w:date="2025-01-08T09:08:00Z" w16du:dateUtc="2025-01-08T02:08:00Z">
                    <w:tcPr>
                      <w:tcW w:w="1576" w:type="dxa"/>
                      <w:gridSpan w:val="3"/>
                      <w:tcBorders>
                        <w:top w:val="single" w:sz="4" w:space="0" w:color="auto"/>
                      </w:tcBorders>
                      <w:vAlign w:val="center"/>
                    </w:tcPr>
                  </w:tcPrChange>
                </w:tcPr>
                <w:p w14:paraId="7DDE6BF0" w14:textId="7563B5F8" w:rsidR="009464E5" w:rsidRPr="007B5EE3" w:rsidRDefault="007B5EE3">
                  <w:pPr>
                    <w:jc w:val="center"/>
                    <w:rPr>
                      <w:ins w:id="1406" w:author="Indria Mukti Efayanti" w:date="2024-12-20T12:26:00Z" w16du:dateUtc="2024-12-20T05:26:00Z"/>
                      <w:rFonts w:cstheme="minorHAnsi"/>
                      <w:i/>
                      <w:iCs/>
                      <w:sz w:val="16"/>
                      <w:szCs w:val="16"/>
                      <w:rPrChange w:id="1407" w:author="Erick Hizkia Pangihutan Marbun" w:date="2026-07-01T13:19:00Z" w16du:dateUtc="2026-07-01T06:19:00Z">
                        <w:rPr>
                          <w:ins w:id="1408" w:author="Indria Mukti Efayanti" w:date="2024-12-20T12:26:00Z" w16du:dateUtc="2024-12-20T05:26:00Z"/>
                          <w:rFonts w:eastAsia="Times New Roman" w:cstheme="minorHAnsi"/>
                          <w:i/>
                          <w:iCs/>
                          <w:color w:val="4472C4" w:themeColor="accent1"/>
                          <w:kern w:val="0"/>
                          <w:sz w:val="16"/>
                          <w:szCs w:val="16"/>
                          <w14:ligatures w14:val="none"/>
                        </w:rPr>
                      </w:rPrChange>
                    </w:rPr>
                    <w:pPrChange w:id="1409" w:author="Indria Mukti Efayanti" w:date="2025-01-06T23:18:00Z" w16du:dateUtc="2025-01-06T16:18:00Z">
                      <w:pPr>
                        <w:jc w:val="left"/>
                      </w:pPr>
                    </w:pPrChange>
                  </w:pPr>
                  <w:ins w:id="1410" w:author="Erick Hizkia Pangihutan Marbun" w:date="2026-07-01T13:19:00Z" w16du:dateUtc="2026-07-01T06:19:00Z">
                    <w:r w:rsidRPr="007B5EE3">
                      <w:rPr>
                        <w:rFonts w:cstheme="minorHAnsi"/>
                        <w:i/>
                        <w:iCs/>
                        <w:color w:val="5B9BD5" w:themeColor="accent5"/>
                        <w:sz w:val="16"/>
                        <w:szCs w:val="16"/>
                        <w:rPrChange w:id="1411" w:author="Erick Hizkia Pangihutan Marbun" w:date="2026-07-01T13:19:00Z" w16du:dateUtc="2026-07-01T06:19:00Z">
                          <w:rPr>
                            <w:rFonts w:cstheme="minorHAnsi"/>
                            <w:sz w:val="16"/>
                            <w:szCs w:val="16"/>
                          </w:rPr>
                        </w:rPrChange>
                      </w:rPr>
                      <w:t>&lt;Annual basic premium + rider premium (if any)&gt;</w:t>
                    </w:r>
                  </w:ins>
                  <w:ins w:id="1412" w:author="Indria Mukti Efayanti" w:date="2025-05-05T15:08:00Z" w16du:dateUtc="2025-05-05T08:08:00Z">
                    <w:del w:id="1413" w:author="Erick Hizkia Pangihutan Marbun" w:date="2026-07-01T13:19:00Z" w16du:dateUtc="2026-07-01T06:19:00Z">
                      <w:r w:rsidR="00B7456D" w:rsidRPr="007B5EE3" w:rsidDel="007B5EE3">
                        <w:rPr>
                          <w:rFonts w:cstheme="minorHAnsi"/>
                          <w:i/>
                          <w:iCs/>
                          <w:sz w:val="16"/>
                          <w:szCs w:val="16"/>
                          <w:rPrChange w:id="1414" w:author="Erick Hizkia Pangihutan Marbun" w:date="2026-07-01T13:19:00Z" w16du:dateUtc="2026-07-01T06:19:00Z">
                            <w:rPr>
                              <w:rFonts w:cstheme="minorHAnsi"/>
                              <w:sz w:val="20"/>
                              <w:szCs w:val="20"/>
                            </w:rPr>
                          </w:rPrChange>
                        </w:rPr>
                        <w:delText>32.848.315</w:delText>
                      </w:r>
                    </w:del>
                  </w:ins>
                </w:p>
              </w:tc>
              <w:tc>
                <w:tcPr>
                  <w:tcW w:w="1604" w:type="dxa"/>
                  <w:tcBorders>
                    <w:top w:val="single" w:sz="4" w:space="0" w:color="auto"/>
                  </w:tcBorders>
                  <w:vAlign w:val="bottom"/>
                  <w:tcPrChange w:id="1415" w:author="Indria Mukti Efayanti" w:date="2025-01-08T09:08:00Z" w16du:dateUtc="2025-01-08T02:08:00Z">
                    <w:tcPr>
                      <w:tcW w:w="1612" w:type="dxa"/>
                      <w:gridSpan w:val="3"/>
                      <w:tcBorders>
                        <w:top w:val="single" w:sz="4" w:space="0" w:color="auto"/>
                      </w:tcBorders>
                    </w:tcPr>
                  </w:tcPrChange>
                </w:tcPr>
                <w:p w14:paraId="58DFC4B5" w14:textId="275FD377" w:rsidR="009464E5" w:rsidRPr="007B5EE3" w:rsidRDefault="007B5EE3">
                  <w:pPr>
                    <w:jc w:val="center"/>
                    <w:rPr>
                      <w:ins w:id="1416" w:author="Indria Mukti Efayanti" w:date="2024-12-20T12:26:00Z" w16du:dateUtc="2024-12-20T05:26:00Z"/>
                      <w:rFonts w:eastAsia="Times New Roman" w:cstheme="minorHAnsi"/>
                      <w:i/>
                      <w:iCs/>
                      <w:color w:val="4472C4" w:themeColor="accent1"/>
                      <w:kern w:val="0"/>
                      <w:sz w:val="16"/>
                      <w:szCs w:val="16"/>
                      <w14:ligatures w14:val="none"/>
                    </w:rPr>
                    <w:pPrChange w:id="1417" w:author="Indria Mukti Efayanti" w:date="2025-01-06T23:18:00Z" w16du:dateUtc="2025-01-06T16:18:00Z">
                      <w:pPr>
                        <w:jc w:val="left"/>
                      </w:pPr>
                    </w:pPrChange>
                  </w:pPr>
                  <w:ins w:id="1418" w:author="Erick Hizkia Pangihutan Marbun" w:date="2026-07-01T13:20:00Z" w16du:dateUtc="2026-07-01T06:20:00Z">
                    <w:r w:rsidRPr="007B5EE3">
                      <w:rPr>
                        <w:rFonts w:cstheme="minorHAnsi"/>
                        <w:i/>
                        <w:iCs/>
                        <w:color w:val="5B9BD5" w:themeColor="accent5"/>
                        <w:sz w:val="16"/>
                        <w:szCs w:val="16"/>
                        <w:rPrChange w:id="1419" w:author="Erick Hizkia Pangihutan Marbun" w:date="2026-07-01T13:20:00Z" w16du:dateUtc="2026-07-01T06:20:00Z">
                          <w:rPr>
                            <w:rFonts w:cstheme="minorHAnsi"/>
                            <w:sz w:val="16"/>
                            <w:szCs w:val="16"/>
                          </w:rPr>
                        </w:rPrChange>
                      </w:rPr>
                      <w:t>&lt;Cash value end of policy year, refer to actuarial calc&gt;</w:t>
                    </w:r>
                  </w:ins>
                  <w:ins w:id="1420" w:author="Indria Mukti Efayanti" w:date="2025-01-06T23:18:00Z" w16du:dateUtc="2025-01-06T16:18:00Z">
                    <w:del w:id="1421" w:author="Erick Hizkia Pangihutan Marbun" w:date="2026-07-01T13:19:00Z" w16du:dateUtc="2026-07-01T06:19:00Z">
                      <w:r w:rsidR="009464E5" w:rsidRPr="007B5EE3" w:rsidDel="007B5EE3">
                        <w:rPr>
                          <w:rFonts w:cstheme="minorHAnsi"/>
                          <w:i/>
                          <w:iCs/>
                          <w:sz w:val="16"/>
                          <w:szCs w:val="16"/>
                          <w:rPrChange w:id="1422" w:author="Erick Hizkia Pangihutan Marbun" w:date="2026-07-01T13:20:00Z" w16du:dateUtc="2026-07-01T06:20:00Z">
                            <w:rPr>
                              <w:rFonts w:cstheme="minorHAnsi"/>
                              <w:sz w:val="16"/>
                              <w:szCs w:val="16"/>
                            </w:rPr>
                          </w:rPrChange>
                        </w:rPr>
                        <w:delText>-</w:delText>
                      </w:r>
                    </w:del>
                  </w:ins>
                </w:p>
              </w:tc>
              <w:tc>
                <w:tcPr>
                  <w:tcW w:w="1603" w:type="dxa"/>
                  <w:tcBorders>
                    <w:top w:val="single" w:sz="4" w:space="0" w:color="auto"/>
                  </w:tcBorders>
                  <w:tcPrChange w:id="1423" w:author="Indria Mukti Efayanti" w:date="2025-01-08T09:08:00Z" w16du:dateUtc="2025-01-08T02:08:00Z">
                    <w:tcPr>
                      <w:tcW w:w="1607" w:type="dxa"/>
                      <w:gridSpan w:val="3"/>
                      <w:tcBorders>
                        <w:top w:val="single" w:sz="4" w:space="0" w:color="auto"/>
                      </w:tcBorders>
                    </w:tcPr>
                  </w:tcPrChange>
                </w:tcPr>
                <w:p w14:paraId="1B8A2A99" w14:textId="6E5CA36F" w:rsidR="009464E5" w:rsidRPr="007B5EE3" w:rsidRDefault="007B5EE3">
                  <w:pPr>
                    <w:jc w:val="center"/>
                    <w:rPr>
                      <w:ins w:id="1424" w:author="Indria Mukti Efayanti" w:date="2024-12-20T12:26:00Z" w16du:dateUtc="2024-12-20T05:26:00Z"/>
                      <w:rFonts w:eastAsia="Times New Roman" w:cstheme="minorHAnsi"/>
                      <w:i/>
                      <w:iCs/>
                      <w:color w:val="4472C4" w:themeColor="accent1"/>
                      <w:kern w:val="0"/>
                      <w:sz w:val="16"/>
                      <w:szCs w:val="16"/>
                      <w14:ligatures w14:val="none"/>
                    </w:rPr>
                    <w:pPrChange w:id="1425" w:author="Indria Mukti Efayanti" w:date="2025-01-06T23:18:00Z" w16du:dateUtc="2025-01-06T16:18:00Z">
                      <w:pPr>
                        <w:jc w:val="left"/>
                      </w:pPr>
                    </w:pPrChange>
                  </w:pPr>
                  <w:ins w:id="1426" w:author="Erick Hizkia Pangihutan Marbun" w:date="2026-07-01T13:20:00Z" w16du:dateUtc="2026-07-01T06:20:00Z">
                    <w:r w:rsidRPr="007B5EE3">
                      <w:rPr>
                        <w:rFonts w:cstheme="minorHAnsi"/>
                        <w:i/>
                        <w:iCs/>
                        <w:color w:val="5B9BD5" w:themeColor="accent5"/>
                        <w:sz w:val="16"/>
                        <w:szCs w:val="16"/>
                        <w:rPrChange w:id="1427" w:author="Erick Hizkia Pangihutan Marbun" w:date="2026-07-01T13:21:00Z" w16du:dateUtc="2026-07-01T06:21:00Z">
                          <w:rPr>
                            <w:rFonts w:cstheme="minorHAnsi"/>
                            <w:sz w:val="16"/>
                            <w:szCs w:val="16"/>
                          </w:rPr>
                        </w:rPrChange>
                      </w:rPr>
                      <w:t>&lt;Natu</w:t>
                    </w:r>
                  </w:ins>
                  <w:ins w:id="1428" w:author="Erick Hizkia Pangihutan Marbun" w:date="2026-07-01T13:21:00Z" w16du:dateUtc="2026-07-01T06:21:00Z">
                    <w:r w:rsidRPr="007B5EE3">
                      <w:rPr>
                        <w:rFonts w:cstheme="minorHAnsi"/>
                        <w:i/>
                        <w:iCs/>
                        <w:color w:val="5B9BD5" w:themeColor="accent5"/>
                        <w:sz w:val="16"/>
                        <w:szCs w:val="16"/>
                        <w:rPrChange w:id="1429" w:author="Erick Hizkia Pangihutan Marbun" w:date="2026-07-01T13:21:00Z" w16du:dateUtc="2026-07-01T06:21:00Z">
                          <w:rPr>
                            <w:rFonts w:cstheme="minorHAnsi"/>
                            <w:sz w:val="16"/>
                            <w:szCs w:val="16"/>
                          </w:rPr>
                        </w:rPrChange>
                      </w:rPr>
                      <w:t>ral death sum assured&gt;</w:t>
                    </w:r>
                  </w:ins>
                  <w:ins w:id="1430" w:author="Indria Mukti Efayanti" w:date="2025-01-06T23:18:00Z" w16du:dateUtc="2025-01-06T16:18:00Z">
                    <w:del w:id="1431" w:author="Erick Hizkia Pangihutan Marbun" w:date="2026-07-01T13:20:00Z" w16du:dateUtc="2026-07-01T06:20:00Z">
                      <w:r w:rsidR="009464E5" w:rsidRPr="007B5EE3" w:rsidDel="007B5EE3">
                        <w:rPr>
                          <w:rFonts w:cstheme="minorHAnsi"/>
                          <w:i/>
                          <w:iCs/>
                          <w:sz w:val="16"/>
                          <w:szCs w:val="16"/>
                          <w:rPrChange w:id="1432" w:author="Erick Hizkia Pangihutan Marbun" w:date="2026-07-01T13:21:00Z" w16du:dateUtc="2026-07-01T06:21:00Z">
                            <w:rPr>
                              <w:rFonts w:cstheme="minorHAnsi"/>
                              <w:sz w:val="16"/>
                              <w:szCs w:val="16"/>
                            </w:rPr>
                          </w:rPrChange>
                        </w:rPr>
                        <w:delText>500.000.000</w:delText>
                      </w:r>
                    </w:del>
                  </w:ins>
                </w:p>
              </w:tc>
              <w:tc>
                <w:tcPr>
                  <w:tcW w:w="1782" w:type="dxa"/>
                  <w:tcBorders>
                    <w:top w:val="single" w:sz="4" w:space="0" w:color="auto"/>
                  </w:tcBorders>
                  <w:tcPrChange w:id="1433" w:author="Indria Mukti Efayanti" w:date="2025-01-08T09:08:00Z" w16du:dateUtc="2025-01-08T02:08:00Z">
                    <w:tcPr>
                      <w:tcW w:w="1301" w:type="dxa"/>
                      <w:gridSpan w:val="3"/>
                      <w:tcBorders>
                        <w:top w:val="single" w:sz="4" w:space="0" w:color="auto"/>
                      </w:tcBorders>
                    </w:tcPr>
                  </w:tcPrChange>
                </w:tcPr>
                <w:p w14:paraId="1E90F711" w14:textId="3CCF6F55" w:rsidR="009464E5" w:rsidRPr="007B5EE3" w:rsidRDefault="009464E5">
                  <w:pPr>
                    <w:jc w:val="center"/>
                    <w:rPr>
                      <w:ins w:id="1434" w:author="Indria Mukti Efayanti" w:date="2024-12-20T12:26:00Z" w16du:dateUtc="2024-12-20T05:26:00Z"/>
                      <w:rFonts w:eastAsia="Times New Roman" w:cstheme="minorHAnsi"/>
                      <w:i/>
                      <w:iCs/>
                      <w:color w:val="4472C4" w:themeColor="accent1"/>
                      <w:kern w:val="0"/>
                      <w:sz w:val="16"/>
                      <w:szCs w:val="16"/>
                      <w14:ligatures w14:val="none"/>
                      <w:rPrChange w:id="1435" w:author="Erick Hizkia Pangihutan Marbun" w:date="2026-07-01T13:22:00Z" w16du:dateUtc="2026-07-01T06:22:00Z">
                        <w:rPr>
                          <w:ins w:id="1436"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437" w:author="Indria Mukti Efayanti" w:date="2025-01-06T23:18:00Z" w16du:dateUtc="2025-01-06T16:18:00Z">
                      <w:pPr>
                        <w:jc w:val="left"/>
                      </w:pPr>
                    </w:pPrChange>
                  </w:pPr>
                  <w:ins w:id="1438" w:author="Indria Mukti Efayanti" w:date="2025-01-06T23:18:00Z" w16du:dateUtc="2025-01-06T16:18:00Z">
                    <w:del w:id="1439" w:author="Erick Hizkia Pangihutan Marbun" w:date="2026-07-01T13:21:00Z" w16du:dateUtc="2026-07-01T06:21:00Z">
                      <w:r w:rsidRPr="007B5EE3" w:rsidDel="007B5EE3">
                        <w:rPr>
                          <w:rFonts w:cstheme="minorHAnsi"/>
                          <w:i/>
                          <w:iCs/>
                          <w:color w:val="5B9BD5" w:themeColor="accent5"/>
                          <w:sz w:val="16"/>
                          <w:szCs w:val="16"/>
                          <w:rPrChange w:id="1440" w:author="Erick Hizkia Pangihutan Marbun" w:date="2026-07-01T13:22:00Z" w16du:dateUtc="2026-07-01T06:22:00Z">
                            <w:rPr>
                              <w:rFonts w:cstheme="minorHAnsi"/>
                              <w:sz w:val="16"/>
                              <w:szCs w:val="16"/>
                            </w:rPr>
                          </w:rPrChange>
                        </w:rPr>
                        <w:delText>500.000.000</w:delText>
                      </w:r>
                    </w:del>
                  </w:ins>
                  <w:ins w:id="1441" w:author="Erick Hizkia Pangihutan Marbun" w:date="2026-07-01T13:21:00Z" w16du:dateUtc="2026-07-01T06:21:00Z">
                    <w:r w:rsidR="007B5EE3" w:rsidRPr="007B5EE3">
                      <w:rPr>
                        <w:rFonts w:cstheme="minorHAnsi"/>
                        <w:i/>
                        <w:iCs/>
                        <w:color w:val="5B9BD5" w:themeColor="accent5"/>
                        <w:sz w:val="16"/>
                        <w:szCs w:val="16"/>
                        <w:rPrChange w:id="1442" w:author="Erick Hizkia Pangihutan Marbun" w:date="2026-07-01T13:22:00Z" w16du:dateUtc="2026-07-01T06:22:00Z">
                          <w:rPr>
                            <w:rFonts w:cstheme="minorHAnsi"/>
                            <w:sz w:val="16"/>
                            <w:szCs w:val="16"/>
                          </w:rPr>
                        </w:rPrChange>
                      </w:rPr>
                      <w:t>&lt;accidental death sum assured&gt;</w:t>
                    </w:r>
                  </w:ins>
                </w:p>
              </w:tc>
              <w:tc>
                <w:tcPr>
                  <w:tcW w:w="1624" w:type="dxa"/>
                  <w:tcBorders>
                    <w:top w:val="single" w:sz="4" w:space="0" w:color="auto"/>
                  </w:tcBorders>
                  <w:tcPrChange w:id="1443" w:author="Indria Mukti Efayanti" w:date="2025-01-08T09:08:00Z" w16du:dateUtc="2025-01-08T02:08:00Z">
                    <w:tcPr>
                      <w:tcW w:w="2073" w:type="dxa"/>
                      <w:gridSpan w:val="4"/>
                      <w:tcBorders>
                        <w:top w:val="single" w:sz="4" w:space="0" w:color="auto"/>
                      </w:tcBorders>
                    </w:tcPr>
                  </w:tcPrChange>
                </w:tcPr>
                <w:p w14:paraId="3A630597" w14:textId="77777777" w:rsidR="009464E5" w:rsidRPr="008915FD" w:rsidRDefault="009464E5">
                  <w:pPr>
                    <w:jc w:val="center"/>
                    <w:rPr>
                      <w:ins w:id="1444" w:author="Indria Mukti Efayanti" w:date="2024-12-20T12:26:00Z" w16du:dateUtc="2024-12-20T05:26:00Z"/>
                      <w:rFonts w:eastAsia="Times New Roman" w:cstheme="minorHAnsi"/>
                      <w:i/>
                      <w:iCs/>
                      <w:color w:val="4472C4" w:themeColor="accent1"/>
                      <w:kern w:val="0"/>
                      <w:sz w:val="16"/>
                      <w:szCs w:val="16"/>
                      <w14:ligatures w14:val="none"/>
                    </w:rPr>
                    <w:pPrChange w:id="1445" w:author="Indria Mukti Efayanti" w:date="2025-01-06T23:18:00Z" w16du:dateUtc="2025-01-06T16:18:00Z">
                      <w:pPr>
                        <w:jc w:val="left"/>
                      </w:pPr>
                    </w:pPrChange>
                  </w:pPr>
                </w:p>
              </w:tc>
            </w:tr>
            <w:tr w:rsidR="007B5EE3" w:rsidRPr="008915FD" w14:paraId="5A0D7DA1" w14:textId="77777777" w:rsidTr="00D4410D">
              <w:tblPrEx>
                <w:tblPrExChange w:id="1446" w:author="Erick Hizkia Pangihutan Marbun" w:date="2026-07-01T13:20:00Z" w16du:dateUtc="2026-07-01T06:20:00Z">
                  <w:tblPrEx>
                    <w:tblW w:w="9789" w:type="dxa"/>
                    <w:tblInd w:w="0" w:type="dxa"/>
                  </w:tblPrEx>
                </w:tblPrExChange>
              </w:tblPrEx>
              <w:trPr>
                <w:ins w:id="1447" w:author="Indria Mukti Efayanti" w:date="2024-12-20T12:26:00Z"/>
                <w:trPrChange w:id="1448" w:author="Erick Hizkia Pangihutan Marbun" w:date="2026-07-01T13:20:00Z" w16du:dateUtc="2026-07-01T06:20:00Z">
                  <w:trPr>
                    <w:gridAfter w:val="0"/>
                  </w:trPr>
                </w:trPrChange>
              </w:trPr>
              <w:tc>
                <w:tcPr>
                  <w:tcW w:w="676" w:type="dxa"/>
                  <w:tcPrChange w:id="1449" w:author="Erick Hizkia Pangihutan Marbun" w:date="2026-07-01T13:20:00Z" w16du:dateUtc="2026-07-01T06:20:00Z">
                    <w:tcPr>
                      <w:tcW w:w="677" w:type="dxa"/>
                      <w:gridSpan w:val="3"/>
                    </w:tcPr>
                  </w:tcPrChange>
                </w:tcPr>
                <w:p w14:paraId="6A5A0908" w14:textId="3AB4B54C" w:rsidR="007B5EE3" w:rsidRPr="008915FD" w:rsidRDefault="007B5EE3" w:rsidP="007B5EE3">
                  <w:pPr>
                    <w:ind w:right="33"/>
                    <w:jc w:val="center"/>
                    <w:rPr>
                      <w:ins w:id="1450" w:author="Indria Mukti Efayanti" w:date="2024-12-20T12:26:00Z" w16du:dateUtc="2024-12-20T05:26:00Z"/>
                      <w:rFonts w:eastAsia="Times New Roman" w:cstheme="minorHAnsi"/>
                      <w:i/>
                      <w:iCs/>
                      <w:color w:val="4472C4" w:themeColor="accent1"/>
                      <w:kern w:val="0"/>
                      <w:sz w:val="16"/>
                      <w:szCs w:val="16"/>
                      <w14:ligatures w14:val="none"/>
                      <w:rPrChange w:id="1451" w:author="Indria Mukti Efayanti" w:date="2025-04-25T17:01:00Z" w16du:dateUtc="2025-04-25T10:01:00Z">
                        <w:rPr>
                          <w:ins w:id="1452" w:author="Indria Mukti Efayanti" w:date="2024-12-20T12:26:00Z" w16du:dateUtc="2024-12-20T05:26:00Z"/>
                        </w:rPr>
                      </w:rPrChange>
                    </w:rPr>
                    <w:pPrChange w:id="1453" w:author="Indria Mukti Efayanti" w:date="2025-01-06T23:18:00Z" w16du:dateUtc="2025-01-06T16:18:00Z">
                      <w:pPr>
                        <w:pStyle w:val="ListParagraph"/>
                        <w:numPr>
                          <w:numId w:val="82"/>
                        </w:numPr>
                        <w:ind w:left="144" w:right="33" w:hanging="144"/>
                        <w:jc w:val="left"/>
                      </w:pPr>
                    </w:pPrChange>
                  </w:pPr>
                  <w:ins w:id="1454" w:author="Erick Hizkia Pangihutan Marbun" w:date="2026-07-01T13:18:00Z" w16du:dateUtc="2026-07-01T06:18:00Z">
                    <w:r w:rsidRPr="001F36C9">
                      <w:rPr>
                        <w:rFonts w:cstheme="minorHAnsi"/>
                        <w:i/>
                        <w:iCs/>
                        <w:color w:val="5B9BD5" w:themeColor="accent5"/>
                        <w:sz w:val="16"/>
                        <w:szCs w:val="16"/>
                      </w:rPr>
                      <w:t>&lt;Policy year&gt;</w:t>
                    </w:r>
                  </w:ins>
                  <w:ins w:id="1455" w:author="Indria Mukti Efayanti" w:date="2025-01-06T23:18:00Z" w16du:dateUtc="2025-01-06T16:18:00Z">
                    <w:del w:id="1456" w:author="Erick Hizkia Pangihutan Marbun" w:date="2026-07-01T13:18:00Z" w16du:dateUtc="2026-07-01T06:18:00Z">
                      <w:r w:rsidRPr="008915FD" w:rsidDel="00A55A38">
                        <w:rPr>
                          <w:rFonts w:cstheme="minorHAnsi"/>
                          <w:sz w:val="16"/>
                          <w:szCs w:val="16"/>
                        </w:rPr>
                        <w:delText>2</w:delText>
                      </w:r>
                    </w:del>
                  </w:ins>
                </w:p>
              </w:tc>
              <w:tc>
                <w:tcPr>
                  <w:tcW w:w="1490" w:type="dxa"/>
                  <w:tcPrChange w:id="1457" w:author="Erick Hizkia Pangihutan Marbun" w:date="2026-07-01T13:20:00Z" w16du:dateUtc="2026-07-01T06:20:00Z">
                    <w:tcPr>
                      <w:tcW w:w="1503" w:type="dxa"/>
                      <w:gridSpan w:val="3"/>
                      <w:vAlign w:val="center"/>
                    </w:tcPr>
                  </w:tcPrChange>
                </w:tcPr>
                <w:p w14:paraId="1B195678" w14:textId="0ACF133A" w:rsidR="007B5EE3" w:rsidRPr="008915FD" w:rsidRDefault="007B5EE3" w:rsidP="007B5EE3">
                  <w:pPr>
                    <w:jc w:val="center"/>
                    <w:rPr>
                      <w:ins w:id="1458" w:author="Indria Mukti Efayanti" w:date="2024-12-20T12:26:00Z" w16du:dateUtc="2024-12-20T05:26:00Z"/>
                      <w:rFonts w:eastAsia="Times New Roman" w:cstheme="minorHAnsi"/>
                      <w:i/>
                      <w:iCs/>
                      <w:color w:val="4472C4" w:themeColor="accent1"/>
                      <w:kern w:val="0"/>
                      <w:sz w:val="16"/>
                      <w:szCs w:val="16"/>
                      <w14:ligatures w14:val="none"/>
                    </w:rPr>
                    <w:pPrChange w:id="1459" w:author="Indria Mukti Efayanti" w:date="2025-01-06T23:18:00Z" w16du:dateUtc="2025-01-06T16:18:00Z">
                      <w:pPr>
                        <w:jc w:val="left"/>
                      </w:pPr>
                    </w:pPrChange>
                  </w:pPr>
                  <w:ins w:id="1460" w:author="Erick Hizkia Pangihutan Marbun" w:date="2026-07-01T13:18:00Z" w16du:dateUtc="2026-07-01T06:18:00Z">
                    <w:r w:rsidRPr="002935A5">
                      <w:rPr>
                        <w:rFonts w:cstheme="minorHAnsi"/>
                        <w:i/>
                        <w:iCs/>
                        <w:color w:val="5B9BD5" w:themeColor="accent5"/>
                        <w:sz w:val="16"/>
                        <w:szCs w:val="16"/>
                      </w:rPr>
                      <w:t>&lt;age of Insured&gt;</w:t>
                    </w:r>
                  </w:ins>
                  <w:ins w:id="1461" w:author="Indria Mukti Efayanti" w:date="2025-01-06T23:18:00Z" w16du:dateUtc="2025-01-06T16:18:00Z">
                    <w:del w:id="1462" w:author="Erick Hizkia Pangihutan Marbun" w:date="2026-07-01T13:18:00Z" w16du:dateUtc="2026-07-01T06:18:00Z">
                      <w:r w:rsidRPr="008915FD" w:rsidDel="00292ECC">
                        <w:rPr>
                          <w:rFonts w:cstheme="minorHAnsi"/>
                          <w:sz w:val="16"/>
                          <w:szCs w:val="16"/>
                        </w:rPr>
                        <w:delText>36</w:delText>
                      </w:r>
                    </w:del>
                  </w:ins>
                </w:p>
              </w:tc>
              <w:tc>
                <w:tcPr>
                  <w:tcW w:w="1570" w:type="dxa"/>
                  <w:tcPrChange w:id="1463" w:author="Erick Hizkia Pangihutan Marbun" w:date="2026-07-01T13:20:00Z" w16du:dateUtc="2026-07-01T06:20:00Z">
                    <w:tcPr>
                      <w:tcW w:w="1576" w:type="dxa"/>
                      <w:gridSpan w:val="3"/>
                      <w:vAlign w:val="center"/>
                    </w:tcPr>
                  </w:tcPrChange>
                </w:tcPr>
                <w:p w14:paraId="3616F5E9" w14:textId="3548733E" w:rsidR="007B5EE3" w:rsidRPr="00846DF7" w:rsidRDefault="007B5EE3" w:rsidP="007B5EE3">
                  <w:pPr>
                    <w:jc w:val="center"/>
                    <w:rPr>
                      <w:ins w:id="1464" w:author="Indria Mukti Efayanti" w:date="2024-12-20T12:26:00Z" w16du:dateUtc="2024-12-20T05:26:00Z"/>
                      <w:rFonts w:cstheme="minorHAnsi"/>
                      <w:sz w:val="16"/>
                      <w:szCs w:val="16"/>
                      <w:rPrChange w:id="1465" w:author="Indria Mukti Efayanti" w:date="2025-05-06T11:14:00Z" w16du:dateUtc="2025-05-06T04:14:00Z">
                        <w:rPr>
                          <w:ins w:id="1466" w:author="Indria Mukti Efayanti" w:date="2024-12-20T12:26:00Z" w16du:dateUtc="2024-12-20T05:26:00Z"/>
                          <w:rFonts w:eastAsia="Times New Roman" w:cstheme="minorHAnsi"/>
                          <w:i/>
                          <w:iCs/>
                          <w:color w:val="4472C4" w:themeColor="accent1"/>
                          <w:kern w:val="0"/>
                          <w:sz w:val="16"/>
                          <w:szCs w:val="16"/>
                          <w14:ligatures w14:val="none"/>
                        </w:rPr>
                      </w:rPrChange>
                    </w:rPr>
                    <w:pPrChange w:id="1467" w:author="Indria Mukti Efayanti" w:date="2025-01-06T23:18:00Z" w16du:dateUtc="2025-01-06T16:18:00Z">
                      <w:pPr>
                        <w:jc w:val="left"/>
                      </w:pPr>
                    </w:pPrChange>
                  </w:pPr>
                  <w:ins w:id="1468"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469" w:author="Indria Mukti Efayanti" w:date="2025-05-05T15:08:00Z" w16du:dateUtc="2025-05-05T08:08:00Z">
                    <w:del w:id="1470"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471" w:author="Erick Hizkia Pangihutan Marbun" w:date="2026-07-01T13:20:00Z" w16du:dateUtc="2026-07-01T06:20:00Z">
                    <w:tcPr>
                      <w:tcW w:w="1612" w:type="dxa"/>
                      <w:gridSpan w:val="3"/>
                    </w:tcPr>
                  </w:tcPrChange>
                </w:tcPr>
                <w:p w14:paraId="29E4CDF4" w14:textId="2026DEFD" w:rsidR="007B5EE3" w:rsidRPr="008915FD" w:rsidRDefault="007B5EE3" w:rsidP="007B5EE3">
                  <w:pPr>
                    <w:jc w:val="center"/>
                    <w:rPr>
                      <w:ins w:id="1472" w:author="Indria Mukti Efayanti" w:date="2024-12-20T12:26:00Z" w16du:dateUtc="2024-12-20T05:26:00Z"/>
                      <w:rFonts w:eastAsia="Times New Roman" w:cstheme="minorHAnsi"/>
                      <w:i/>
                      <w:iCs/>
                      <w:color w:val="4472C4" w:themeColor="accent1"/>
                      <w:kern w:val="0"/>
                      <w:sz w:val="16"/>
                      <w:szCs w:val="16"/>
                      <w14:ligatures w14:val="none"/>
                    </w:rPr>
                    <w:pPrChange w:id="1473" w:author="Indria Mukti Efayanti" w:date="2025-01-06T23:18:00Z" w16du:dateUtc="2025-01-06T16:18:00Z">
                      <w:pPr>
                        <w:jc w:val="left"/>
                      </w:pPr>
                    </w:pPrChange>
                  </w:pPr>
                  <w:ins w:id="1474"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475" w:author="Indria Mukti Efayanti" w:date="2025-01-06T23:18:00Z" w16du:dateUtc="2025-01-06T16:18:00Z">
                    <w:del w:id="1476" w:author="Erick Hizkia Pangihutan Marbun" w:date="2026-07-01T13:20:00Z" w16du:dateUtc="2026-07-01T06:20:00Z">
                      <w:r w:rsidRPr="008915FD" w:rsidDel="00D4410D">
                        <w:rPr>
                          <w:rFonts w:cstheme="minorHAnsi"/>
                          <w:sz w:val="16"/>
                          <w:szCs w:val="16"/>
                        </w:rPr>
                        <w:delText>8.804.250</w:delText>
                      </w:r>
                    </w:del>
                  </w:ins>
                </w:p>
              </w:tc>
              <w:tc>
                <w:tcPr>
                  <w:tcW w:w="1603" w:type="dxa"/>
                  <w:tcPrChange w:id="1477" w:author="Erick Hizkia Pangihutan Marbun" w:date="2026-07-01T13:20:00Z" w16du:dateUtc="2026-07-01T06:20:00Z">
                    <w:tcPr>
                      <w:tcW w:w="1607" w:type="dxa"/>
                      <w:gridSpan w:val="3"/>
                    </w:tcPr>
                  </w:tcPrChange>
                </w:tcPr>
                <w:p w14:paraId="49BDC91B" w14:textId="69F6A30B" w:rsidR="007B5EE3" w:rsidRPr="008915FD" w:rsidRDefault="007B5EE3" w:rsidP="007B5EE3">
                  <w:pPr>
                    <w:jc w:val="center"/>
                    <w:rPr>
                      <w:ins w:id="1478" w:author="Indria Mukti Efayanti" w:date="2024-12-20T12:26:00Z" w16du:dateUtc="2024-12-20T05:26:00Z"/>
                      <w:rFonts w:eastAsia="Times New Roman" w:cstheme="minorHAnsi"/>
                      <w:i/>
                      <w:iCs/>
                      <w:color w:val="4472C4" w:themeColor="accent1"/>
                      <w:kern w:val="0"/>
                      <w:sz w:val="16"/>
                      <w:szCs w:val="16"/>
                      <w14:ligatures w14:val="none"/>
                    </w:rPr>
                    <w:pPrChange w:id="1479" w:author="Indria Mukti Efayanti" w:date="2025-01-06T23:18:00Z" w16du:dateUtc="2025-01-06T16:18:00Z">
                      <w:pPr>
                        <w:jc w:val="left"/>
                      </w:pPr>
                    </w:pPrChange>
                  </w:pPr>
                  <w:ins w:id="1480" w:author="Erick Hizkia Pangihutan Marbun" w:date="2026-07-01T13:21:00Z" w16du:dateUtc="2026-07-01T06:21:00Z">
                    <w:r w:rsidRPr="00B122CF">
                      <w:rPr>
                        <w:rFonts w:cstheme="minorHAnsi"/>
                        <w:i/>
                        <w:iCs/>
                        <w:color w:val="5B9BD5" w:themeColor="accent5"/>
                        <w:sz w:val="16"/>
                        <w:szCs w:val="16"/>
                      </w:rPr>
                      <w:t>&lt;Natural death sum assured&gt;</w:t>
                    </w:r>
                  </w:ins>
                  <w:ins w:id="1481" w:author="Indria Mukti Efayanti" w:date="2025-01-06T23:18:00Z" w16du:dateUtc="2025-01-06T16:18:00Z">
                    <w:del w:id="1482"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483" w:author="Erick Hizkia Pangihutan Marbun" w:date="2026-07-01T13:20:00Z" w16du:dateUtc="2026-07-01T06:20:00Z">
                    <w:tcPr>
                      <w:tcW w:w="1301" w:type="dxa"/>
                      <w:gridSpan w:val="2"/>
                    </w:tcPr>
                  </w:tcPrChange>
                </w:tcPr>
                <w:p w14:paraId="10D8E4E2" w14:textId="79FD5A92" w:rsidR="007B5EE3" w:rsidRPr="008915FD" w:rsidRDefault="007B5EE3" w:rsidP="007B5EE3">
                  <w:pPr>
                    <w:jc w:val="center"/>
                    <w:rPr>
                      <w:ins w:id="1484" w:author="Indria Mukti Efayanti" w:date="2024-12-20T12:26:00Z" w16du:dateUtc="2024-12-20T05:26:00Z"/>
                      <w:rFonts w:eastAsia="Times New Roman" w:cstheme="minorHAnsi"/>
                      <w:i/>
                      <w:iCs/>
                      <w:color w:val="4472C4" w:themeColor="accent1"/>
                      <w:kern w:val="0"/>
                      <w:sz w:val="16"/>
                      <w:szCs w:val="16"/>
                      <w14:ligatures w14:val="none"/>
                      <w:rPrChange w:id="1485" w:author="Indria Mukti Efayanti" w:date="2025-04-25T17:01:00Z" w16du:dateUtc="2025-04-25T10:01:00Z">
                        <w:rPr>
                          <w:ins w:id="1486"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487" w:author="Indria Mukti Efayanti" w:date="2025-01-06T23:18:00Z" w16du:dateUtc="2025-01-06T16:18:00Z">
                      <w:pPr>
                        <w:jc w:val="left"/>
                      </w:pPr>
                    </w:pPrChange>
                  </w:pPr>
                  <w:ins w:id="1488" w:author="Erick Hizkia Pangihutan Marbun" w:date="2026-07-01T13:22:00Z" w16du:dateUtc="2026-07-01T06:22:00Z">
                    <w:r w:rsidRPr="00621447">
                      <w:rPr>
                        <w:rFonts w:cstheme="minorHAnsi"/>
                        <w:i/>
                        <w:iCs/>
                        <w:color w:val="5B9BD5" w:themeColor="accent5"/>
                        <w:sz w:val="16"/>
                        <w:szCs w:val="16"/>
                      </w:rPr>
                      <w:t>&lt;accidental death sum assured&gt;</w:t>
                    </w:r>
                  </w:ins>
                  <w:ins w:id="1489" w:author="Indria Mukti Efayanti" w:date="2025-01-06T23:18:00Z" w16du:dateUtc="2025-01-06T16:18:00Z">
                    <w:del w:id="1490"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491" w:author="Erick Hizkia Pangihutan Marbun" w:date="2026-07-01T13:20:00Z" w16du:dateUtc="2026-07-01T06:20:00Z">
                    <w:tcPr>
                      <w:tcW w:w="1513" w:type="dxa"/>
                      <w:gridSpan w:val="4"/>
                    </w:tcPr>
                  </w:tcPrChange>
                </w:tcPr>
                <w:p w14:paraId="6BD15DEF" w14:textId="77777777" w:rsidR="007B5EE3" w:rsidRPr="008915FD" w:rsidRDefault="007B5EE3" w:rsidP="007B5EE3">
                  <w:pPr>
                    <w:jc w:val="center"/>
                    <w:rPr>
                      <w:ins w:id="1492" w:author="Indria Mukti Efayanti" w:date="2024-12-20T12:26:00Z" w16du:dateUtc="2024-12-20T05:26:00Z"/>
                      <w:rFonts w:eastAsia="Times New Roman" w:cstheme="minorHAnsi"/>
                      <w:i/>
                      <w:iCs/>
                      <w:color w:val="4472C4" w:themeColor="accent1"/>
                      <w:kern w:val="0"/>
                      <w:sz w:val="16"/>
                      <w:szCs w:val="16"/>
                      <w14:ligatures w14:val="none"/>
                    </w:rPr>
                    <w:pPrChange w:id="1493" w:author="Indria Mukti Efayanti" w:date="2025-01-06T23:18:00Z" w16du:dateUtc="2025-01-06T16:18:00Z">
                      <w:pPr>
                        <w:jc w:val="left"/>
                      </w:pPr>
                    </w:pPrChange>
                  </w:pPr>
                </w:p>
              </w:tc>
            </w:tr>
            <w:tr w:rsidR="007B5EE3" w:rsidRPr="008915FD" w14:paraId="5E7560E9" w14:textId="77777777" w:rsidTr="00D4410D">
              <w:tblPrEx>
                <w:tblPrExChange w:id="1494" w:author="Erick Hizkia Pangihutan Marbun" w:date="2026-07-01T13:20:00Z" w16du:dateUtc="2026-07-01T06:20:00Z">
                  <w:tblPrEx>
                    <w:tblW w:w="9789" w:type="dxa"/>
                    <w:tblInd w:w="0" w:type="dxa"/>
                  </w:tblPrEx>
                </w:tblPrExChange>
              </w:tblPrEx>
              <w:trPr>
                <w:ins w:id="1495" w:author="Indria Mukti Efayanti" w:date="2024-12-20T12:26:00Z"/>
                <w:trPrChange w:id="1496" w:author="Erick Hizkia Pangihutan Marbun" w:date="2026-07-01T13:20:00Z" w16du:dateUtc="2026-07-01T06:20:00Z">
                  <w:trPr>
                    <w:gridAfter w:val="0"/>
                  </w:trPr>
                </w:trPrChange>
              </w:trPr>
              <w:tc>
                <w:tcPr>
                  <w:tcW w:w="676" w:type="dxa"/>
                  <w:tcPrChange w:id="1497" w:author="Erick Hizkia Pangihutan Marbun" w:date="2026-07-01T13:20:00Z" w16du:dateUtc="2026-07-01T06:20:00Z">
                    <w:tcPr>
                      <w:tcW w:w="677" w:type="dxa"/>
                      <w:gridSpan w:val="3"/>
                    </w:tcPr>
                  </w:tcPrChange>
                </w:tcPr>
                <w:p w14:paraId="5299613A" w14:textId="19DEE38B" w:rsidR="007B5EE3" w:rsidRPr="008915FD" w:rsidRDefault="007B5EE3" w:rsidP="007B5EE3">
                  <w:pPr>
                    <w:ind w:right="33"/>
                    <w:jc w:val="center"/>
                    <w:rPr>
                      <w:ins w:id="1498" w:author="Indria Mukti Efayanti" w:date="2024-12-20T12:26:00Z" w16du:dateUtc="2024-12-20T05:26:00Z"/>
                      <w:rFonts w:eastAsia="Times New Roman" w:cstheme="minorHAnsi"/>
                      <w:i/>
                      <w:iCs/>
                      <w:color w:val="4472C4" w:themeColor="accent1"/>
                      <w:kern w:val="0"/>
                      <w:sz w:val="16"/>
                      <w:szCs w:val="16"/>
                      <w14:ligatures w14:val="none"/>
                      <w:rPrChange w:id="1499" w:author="Indria Mukti Efayanti" w:date="2025-04-25T17:01:00Z" w16du:dateUtc="2025-04-25T10:01:00Z">
                        <w:rPr>
                          <w:ins w:id="1500" w:author="Indria Mukti Efayanti" w:date="2024-12-20T12:26:00Z" w16du:dateUtc="2024-12-20T05:26:00Z"/>
                        </w:rPr>
                      </w:rPrChange>
                    </w:rPr>
                    <w:pPrChange w:id="1501" w:author="Indria Mukti Efayanti" w:date="2025-01-06T23:18:00Z" w16du:dateUtc="2025-01-06T16:18:00Z">
                      <w:pPr>
                        <w:pStyle w:val="ListParagraph"/>
                        <w:numPr>
                          <w:numId w:val="82"/>
                        </w:numPr>
                        <w:ind w:left="144" w:right="33" w:hanging="144"/>
                        <w:jc w:val="left"/>
                      </w:pPr>
                    </w:pPrChange>
                  </w:pPr>
                  <w:ins w:id="1502" w:author="Erick Hizkia Pangihutan Marbun" w:date="2026-07-01T13:18:00Z" w16du:dateUtc="2026-07-01T06:18:00Z">
                    <w:r w:rsidRPr="001F36C9">
                      <w:rPr>
                        <w:rFonts w:cstheme="minorHAnsi"/>
                        <w:i/>
                        <w:iCs/>
                        <w:color w:val="5B9BD5" w:themeColor="accent5"/>
                        <w:sz w:val="16"/>
                        <w:szCs w:val="16"/>
                      </w:rPr>
                      <w:t>&lt;Policy year&gt;</w:t>
                    </w:r>
                  </w:ins>
                  <w:ins w:id="1503" w:author="Indria Mukti Efayanti" w:date="2025-01-06T23:18:00Z" w16du:dateUtc="2025-01-06T16:18:00Z">
                    <w:del w:id="1504" w:author="Erick Hizkia Pangihutan Marbun" w:date="2026-07-01T13:18:00Z" w16du:dateUtc="2026-07-01T06:18:00Z">
                      <w:r w:rsidRPr="008915FD" w:rsidDel="00A55A38">
                        <w:rPr>
                          <w:rFonts w:cstheme="minorHAnsi"/>
                          <w:sz w:val="16"/>
                          <w:szCs w:val="16"/>
                        </w:rPr>
                        <w:delText>3</w:delText>
                      </w:r>
                    </w:del>
                  </w:ins>
                </w:p>
              </w:tc>
              <w:tc>
                <w:tcPr>
                  <w:tcW w:w="1490" w:type="dxa"/>
                  <w:tcPrChange w:id="1505" w:author="Erick Hizkia Pangihutan Marbun" w:date="2026-07-01T13:20:00Z" w16du:dateUtc="2026-07-01T06:20:00Z">
                    <w:tcPr>
                      <w:tcW w:w="1503" w:type="dxa"/>
                      <w:gridSpan w:val="3"/>
                      <w:vAlign w:val="center"/>
                    </w:tcPr>
                  </w:tcPrChange>
                </w:tcPr>
                <w:p w14:paraId="6133E2CF" w14:textId="29228E1F" w:rsidR="007B5EE3" w:rsidRPr="008915FD" w:rsidRDefault="007B5EE3" w:rsidP="007B5EE3">
                  <w:pPr>
                    <w:jc w:val="center"/>
                    <w:rPr>
                      <w:ins w:id="1506" w:author="Indria Mukti Efayanti" w:date="2024-12-20T12:26:00Z" w16du:dateUtc="2024-12-20T05:26:00Z"/>
                      <w:rFonts w:eastAsia="Times New Roman" w:cstheme="minorHAnsi"/>
                      <w:i/>
                      <w:iCs/>
                      <w:color w:val="4472C4" w:themeColor="accent1"/>
                      <w:kern w:val="0"/>
                      <w:sz w:val="16"/>
                      <w:szCs w:val="16"/>
                      <w14:ligatures w14:val="none"/>
                    </w:rPr>
                    <w:pPrChange w:id="1507" w:author="Indria Mukti Efayanti" w:date="2025-01-06T23:18:00Z" w16du:dateUtc="2025-01-06T16:18:00Z">
                      <w:pPr>
                        <w:jc w:val="left"/>
                      </w:pPr>
                    </w:pPrChange>
                  </w:pPr>
                  <w:ins w:id="1508" w:author="Erick Hizkia Pangihutan Marbun" w:date="2026-07-01T13:18:00Z" w16du:dateUtc="2026-07-01T06:18:00Z">
                    <w:r w:rsidRPr="002935A5">
                      <w:rPr>
                        <w:rFonts w:cstheme="minorHAnsi"/>
                        <w:i/>
                        <w:iCs/>
                        <w:color w:val="5B9BD5" w:themeColor="accent5"/>
                        <w:sz w:val="16"/>
                        <w:szCs w:val="16"/>
                      </w:rPr>
                      <w:t>&lt;age of Insured&gt;</w:t>
                    </w:r>
                  </w:ins>
                  <w:ins w:id="1509" w:author="Indria Mukti Efayanti" w:date="2025-01-06T23:18:00Z" w16du:dateUtc="2025-01-06T16:18:00Z">
                    <w:del w:id="1510" w:author="Erick Hizkia Pangihutan Marbun" w:date="2026-07-01T13:18:00Z" w16du:dateUtc="2026-07-01T06:18:00Z">
                      <w:r w:rsidRPr="008915FD" w:rsidDel="00292ECC">
                        <w:rPr>
                          <w:rFonts w:cstheme="minorHAnsi"/>
                          <w:sz w:val="16"/>
                          <w:szCs w:val="16"/>
                        </w:rPr>
                        <w:delText>37</w:delText>
                      </w:r>
                    </w:del>
                  </w:ins>
                </w:p>
              </w:tc>
              <w:tc>
                <w:tcPr>
                  <w:tcW w:w="1570" w:type="dxa"/>
                  <w:tcPrChange w:id="1511" w:author="Erick Hizkia Pangihutan Marbun" w:date="2026-07-01T13:20:00Z" w16du:dateUtc="2026-07-01T06:20:00Z">
                    <w:tcPr>
                      <w:tcW w:w="1576" w:type="dxa"/>
                      <w:gridSpan w:val="3"/>
                      <w:vAlign w:val="center"/>
                    </w:tcPr>
                  </w:tcPrChange>
                </w:tcPr>
                <w:p w14:paraId="1E90F8E4" w14:textId="6D734E0E" w:rsidR="007B5EE3" w:rsidRPr="00846DF7" w:rsidRDefault="007B5EE3" w:rsidP="007B5EE3">
                  <w:pPr>
                    <w:jc w:val="center"/>
                    <w:rPr>
                      <w:ins w:id="1512" w:author="Indria Mukti Efayanti" w:date="2024-12-20T12:26:00Z" w16du:dateUtc="2024-12-20T05:26:00Z"/>
                      <w:rFonts w:cstheme="minorHAnsi"/>
                      <w:sz w:val="16"/>
                      <w:szCs w:val="16"/>
                      <w:rPrChange w:id="1513" w:author="Indria Mukti Efayanti" w:date="2025-05-06T11:14:00Z" w16du:dateUtc="2025-05-06T04:14:00Z">
                        <w:rPr>
                          <w:ins w:id="1514" w:author="Indria Mukti Efayanti" w:date="2024-12-20T12:26:00Z" w16du:dateUtc="2024-12-20T05:26:00Z"/>
                          <w:rFonts w:eastAsia="Times New Roman" w:cstheme="minorHAnsi"/>
                          <w:i/>
                          <w:iCs/>
                          <w:color w:val="4472C4" w:themeColor="accent1"/>
                          <w:kern w:val="0"/>
                          <w:sz w:val="16"/>
                          <w:szCs w:val="16"/>
                          <w14:ligatures w14:val="none"/>
                        </w:rPr>
                      </w:rPrChange>
                    </w:rPr>
                    <w:pPrChange w:id="1515" w:author="Indria Mukti Efayanti" w:date="2025-01-06T23:18:00Z" w16du:dateUtc="2025-01-06T16:18:00Z">
                      <w:pPr>
                        <w:jc w:val="left"/>
                      </w:pPr>
                    </w:pPrChange>
                  </w:pPr>
                  <w:ins w:id="1516"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517" w:author="Indria Mukti Efayanti" w:date="2025-05-05T15:08:00Z" w16du:dateUtc="2025-05-05T08:08:00Z">
                    <w:del w:id="1518"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519" w:author="Erick Hizkia Pangihutan Marbun" w:date="2026-07-01T13:20:00Z" w16du:dateUtc="2026-07-01T06:20:00Z">
                    <w:tcPr>
                      <w:tcW w:w="1612" w:type="dxa"/>
                      <w:gridSpan w:val="3"/>
                    </w:tcPr>
                  </w:tcPrChange>
                </w:tcPr>
                <w:p w14:paraId="3AA90690" w14:textId="14E8DF9A" w:rsidR="007B5EE3" w:rsidRPr="008915FD" w:rsidRDefault="007B5EE3" w:rsidP="007B5EE3">
                  <w:pPr>
                    <w:jc w:val="center"/>
                    <w:rPr>
                      <w:ins w:id="1520" w:author="Indria Mukti Efayanti" w:date="2024-12-20T12:26:00Z" w16du:dateUtc="2024-12-20T05:26:00Z"/>
                      <w:rFonts w:eastAsia="Times New Roman" w:cstheme="minorHAnsi"/>
                      <w:i/>
                      <w:iCs/>
                      <w:color w:val="4472C4" w:themeColor="accent1"/>
                      <w:kern w:val="0"/>
                      <w:sz w:val="16"/>
                      <w:szCs w:val="16"/>
                      <w14:ligatures w14:val="none"/>
                    </w:rPr>
                    <w:pPrChange w:id="1521" w:author="Indria Mukti Efayanti" w:date="2025-01-06T23:18:00Z" w16du:dateUtc="2025-01-06T16:18:00Z">
                      <w:pPr>
                        <w:jc w:val="left"/>
                      </w:pPr>
                    </w:pPrChange>
                  </w:pPr>
                  <w:ins w:id="1522"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523" w:author="Indria Mukti Efayanti" w:date="2025-01-06T23:18:00Z" w16du:dateUtc="2025-01-06T16:18:00Z">
                    <w:del w:id="1524" w:author="Erick Hizkia Pangihutan Marbun" w:date="2026-07-01T13:20:00Z" w16du:dateUtc="2026-07-01T06:20:00Z">
                      <w:r w:rsidRPr="008915FD" w:rsidDel="00D4410D">
                        <w:rPr>
                          <w:rFonts w:cstheme="minorHAnsi"/>
                          <w:sz w:val="16"/>
                          <w:szCs w:val="16"/>
                        </w:rPr>
                        <w:delText>20.249.775</w:delText>
                      </w:r>
                    </w:del>
                  </w:ins>
                </w:p>
              </w:tc>
              <w:tc>
                <w:tcPr>
                  <w:tcW w:w="1603" w:type="dxa"/>
                  <w:tcPrChange w:id="1525" w:author="Erick Hizkia Pangihutan Marbun" w:date="2026-07-01T13:20:00Z" w16du:dateUtc="2026-07-01T06:20:00Z">
                    <w:tcPr>
                      <w:tcW w:w="1607" w:type="dxa"/>
                      <w:gridSpan w:val="3"/>
                    </w:tcPr>
                  </w:tcPrChange>
                </w:tcPr>
                <w:p w14:paraId="016DA3F3" w14:textId="02697ACE" w:rsidR="007B5EE3" w:rsidRPr="008915FD" w:rsidRDefault="007B5EE3" w:rsidP="007B5EE3">
                  <w:pPr>
                    <w:jc w:val="center"/>
                    <w:rPr>
                      <w:ins w:id="1526" w:author="Indria Mukti Efayanti" w:date="2024-12-20T12:26:00Z" w16du:dateUtc="2024-12-20T05:26:00Z"/>
                      <w:rFonts w:eastAsia="Times New Roman" w:cstheme="minorHAnsi"/>
                      <w:i/>
                      <w:iCs/>
                      <w:color w:val="4472C4" w:themeColor="accent1"/>
                      <w:kern w:val="0"/>
                      <w:sz w:val="16"/>
                      <w:szCs w:val="16"/>
                      <w14:ligatures w14:val="none"/>
                    </w:rPr>
                    <w:pPrChange w:id="1527" w:author="Indria Mukti Efayanti" w:date="2025-01-06T23:18:00Z" w16du:dateUtc="2025-01-06T16:18:00Z">
                      <w:pPr>
                        <w:jc w:val="left"/>
                      </w:pPr>
                    </w:pPrChange>
                  </w:pPr>
                  <w:ins w:id="1528" w:author="Erick Hizkia Pangihutan Marbun" w:date="2026-07-01T13:21:00Z" w16du:dateUtc="2026-07-01T06:21:00Z">
                    <w:r w:rsidRPr="00B122CF">
                      <w:rPr>
                        <w:rFonts w:cstheme="minorHAnsi"/>
                        <w:i/>
                        <w:iCs/>
                        <w:color w:val="5B9BD5" w:themeColor="accent5"/>
                        <w:sz w:val="16"/>
                        <w:szCs w:val="16"/>
                      </w:rPr>
                      <w:t>&lt;Natural death sum assured&gt;</w:t>
                    </w:r>
                  </w:ins>
                  <w:ins w:id="1529" w:author="Indria Mukti Efayanti" w:date="2025-01-06T23:18:00Z" w16du:dateUtc="2025-01-06T16:18:00Z">
                    <w:del w:id="1530"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531" w:author="Erick Hizkia Pangihutan Marbun" w:date="2026-07-01T13:20:00Z" w16du:dateUtc="2026-07-01T06:20:00Z">
                    <w:tcPr>
                      <w:tcW w:w="1301" w:type="dxa"/>
                      <w:gridSpan w:val="2"/>
                    </w:tcPr>
                  </w:tcPrChange>
                </w:tcPr>
                <w:p w14:paraId="66374863" w14:textId="1BCAD730" w:rsidR="007B5EE3" w:rsidRPr="008915FD" w:rsidRDefault="007B5EE3" w:rsidP="007B5EE3">
                  <w:pPr>
                    <w:jc w:val="center"/>
                    <w:rPr>
                      <w:ins w:id="1532" w:author="Indria Mukti Efayanti" w:date="2024-12-20T12:26:00Z" w16du:dateUtc="2024-12-20T05:26:00Z"/>
                      <w:rFonts w:eastAsia="Times New Roman" w:cstheme="minorHAnsi"/>
                      <w:i/>
                      <w:iCs/>
                      <w:color w:val="4472C4" w:themeColor="accent1"/>
                      <w:kern w:val="0"/>
                      <w:sz w:val="16"/>
                      <w:szCs w:val="16"/>
                      <w14:ligatures w14:val="none"/>
                      <w:rPrChange w:id="1533" w:author="Indria Mukti Efayanti" w:date="2025-04-25T17:01:00Z" w16du:dateUtc="2025-04-25T10:01:00Z">
                        <w:rPr>
                          <w:ins w:id="1534"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535" w:author="Indria Mukti Efayanti" w:date="2025-01-06T23:18:00Z" w16du:dateUtc="2025-01-06T16:18:00Z">
                      <w:pPr>
                        <w:jc w:val="left"/>
                      </w:pPr>
                    </w:pPrChange>
                  </w:pPr>
                  <w:ins w:id="1536" w:author="Erick Hizkia Pangihutan Marbun" w:date="2026-07-01T13:22:00Z" w16du:dateUtc="2026-07-01T06:22:00Z">
                    <w:r w:rsidRPr="00621447">
                      <w:rPr>
                        <w:rFonts w:cstheme="minorHAnsi"/>
                        <w:i/>
                        <w:iCs/>
                        <w:color w:val="5B9BD5" w:themeColor="accent5"/>
                        <w:sz w:val="16"/>
                        <w:szCs w:val="16"/>
                      </w:rPr>
                      <w:t>&lt;accidental death sum assured&gt;</w:t>
                    </w:r>
                  </w:ins>
                  <w:ins w:id="1537" w:author="Indria Mukti Efayanti" w:date="2025-01-06T23:18:00Z" w16du:dateUtc="2025-01-06T16:18:00Z">
                    <w:del w:id="1538"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539" w:author="Erick Hizkia Pangihutan Marbun" w:date="2026-07-01T13:20:00Z" w16du:dateUtc="2026-07-01T06:20:00Z">
                    <w:tcPr>
                      <w:tcW w:w="1513" w:type="dxa"/>
                      <w:gridSpan w:val="4"/>
                    </w:tcPr>
                  </w:tcPrChange>
                </w:tcPr>
                <w:p w14:paraId="71E0F71F" w14:textId="77777777" w:rsidR="007B5EE3" w:rsidRPr="008915FD" w:rsidRDefault="007B5EE3" w:rsidP="007B5EE3">
                  <w:pPr>
                    <w:jc w:val="center"/>
                    <w:rPr>
                      <w:ins w:id="1540" w:author="Indria Mukti Efayanti" w:date="2024-12-20T12:26:00Z" w16du:dateUtc="2024-12-20T05:26:00Z"/>
                      <w:rFonts w:eastAsia="Times New Roman" w:cstheme="minorHAnsi"/>
                      <w:i/>
                      <w:iCs/>
                      <w:color w:val="4472C4" w:themeColor="accent1"/>
                      <w:kern w:val="0"/>
                      <w:sz w:val="16"/>
                      <w:szCs w:val="16"/>
                      <w14:ligatures w14:val="none"/>
                    </w:rPr>
                    <w:pPrChange w:id="1541" w:author="Indria Mukti Efayanti" w:date="2025-01-06T23:18:00Z" w16du:dateUtc="2025-01-06T16:18:00Z">
                      <w:pPr>
                        <w:jc w:val="left"/>
                      </w:pPr>
                    </w:pPrChange>
                  </w:pPr>
                </w:p>
              </w:tc>
            </w:tr>
            <w:tr w:rsidR="007B5EE3" w:rsidRPr="008915FD" w14:paraId="35758761" w14:textId="77777777" w:rsidTr="00D4410D">
              <w:tblPrEx>
                <w:tblPrExChange w:id="1542" w:author="Erick Hizkia Pangihutan Marbun" w:date="2026-07-01T13:20:00Z" w16du:dateUtc="2026-07-01T06:20:00Z">
                  <w:tblPrEx>
                    <w:tblW w:w="9789" w:type="dxa"/>
                    <w:tblInd w:w="0" w:type="dxa"/>
                  </w:tblPrEx>
                </w:tblPrExChange>
              </w:tblPrEx>
              <w:trPr>
                <w:ins w:id="1543" w:author="Indria Mukti Efayanti" w:date="2024-12-20T12:26:00Z"/>
                <w:trPrChange w:id="1544" w:author="Erick Hizkia Pangihutan Marbun" w:date="2026-07-01T13:20:00Z" w16du:dateUtc="2026-07-01T06:20:00Z">
                  <w:trPr>
                    <w:gridAfter w:val="0"/>
                  </w:trPr>
                </w:trPrChange>
              </w:trPr>
              <w:tc>
                <w:tcPr>
                  <w:tcW w:w="676" w:type="dxa"/>
                  <w:tcPrChange w:id="1545" w:author="Erick Hizkia Pangihutan Marbun" w:date="2026-07-01T13:20:00Z" w16du:dateUtc="2026-07-01T06:20:00Z">
                    <w:tcPr>
                      <w:tcW w:w="677" w:type="dxa"/>
                      <w:gridSpan w:val="3"/>
                    </w:tcPr>
                  </w:tcPrChange>
                </w:tcPr>
                <w:p w14:paraId="5813C633" w14:textId="2F7694CA" w:rsidR="007B5EE3" w:rsidRPr="008915FD" w:rsidRDefault="007B5EE3" w:rsidP="007B5EE3">
                  <w:pPr>
                    <w:ind w:right="33"/>
                    <w:jc w:val="center"/>
                    <w:rPr>
                      <w:ins w:id="1546" w:author="Indria Mukti Efayanti" w:date="2024-12-20T12:26:00Z" w16du:dateUtc="2024-12-20T05:26:00Z"/>
                      <w:rFonts w:eastAsia="Times New Roman" w:cstheme="minorHAnsi"/>
                      <w:i/>
                      <w:iCs/>
                      <w:color w:val="4472C4" w:themeColor="accent1"/>
                      <w:kern w:val="0"/>
                      <w:sz w:val="16"/>
                      <w:szCs w:val="16"/>
                      <w14:ligatures w14:val="none"/>
                      <w:rPrChange w:id="1547" w:author="Indria Mukti Efayanti" w:date="2025-04-25T17:01:00Z" w16du:dateUtc="2025-04-25T10:01:00Z">
                        <w:rPr>
                          <w:ins w:id="1548" w:author="Indria Mukti Efayanti" w:date="2024-12-20T12:26:00Z" w16du:dateUtc="2024-12-20T05:26:00Z"/>
                        </w:rPr>
                      </w:rPrChange>
                    </w:rPr>
                    <w:pPrChange w:id="1549" w:author="Indria Mukti Efayanti" w:date="2025-01-06T23:18:00Z" w16du:dateUtc="2025-01-06T16:18:00Z">
                      <w:pPr>
                        <w:pStyle w:val="ListParagraph"/>
                        <w:numPr>
                          <w:numId w:val="82"/>
                        </w:numPr>
                        <w:ind w:left="144" w:right="33" w:hanging="144"/>
                        <w:jc w:val="left"/>
                      </w:pPr>
                    </w:pPrChange>
                  </w:pPr>
                  <w:ins w:id="1550" w:author="Erick Hizkia Pangihutan Marbun" w:date="2026-07-01T13:18:00Z" w16du:dateUtc="2026-07-01T06:18:00Z">
                    <w:r w:rsidRPr="001F36C9">
                      <w:rPr>
                        <w:rFonts w:cstheme="minorHAnsi"/>
                        <w:i/>
                        <w:iCs/>
                        <w:color w:val="5B9BD5" w:themeColor="accent5"/>
                        <w:sz w:val="16"/>
                        <w:szCs w:val="16"/>
                      </w:rPr>
                      <w:t>&lt;Policy year&gt;</w:t>
                    </w:r>
                  </w:ins>
                  <w:ins w:id="1551" w:author="Indria Mukti Efayanti" w:date="2025-01-06T23:18:00Z" w16du:dateUtc="2025-01-06T16:18:00Z">
                    <w:del w:id="1552" w:author="Erick Hizkia Pangihutan Marbun" w:date="2026-07-01T13:18:00Z" w16du:dateUtc="2026-07-01T06:18:00Z">
                      <w:r w:rsidRPr="008915FD" w:rsidDel="00A55A38">
                        <w:rPr>
                          <w:rFonts w:cstheme="minorHAnsi"/>
                          <w:sz w:val="16"/>
                          <w:szCs w:val="16"/>
                        </w:rPr>
                        <w:delText>4</w:delText>
                      </w:r>
                    </w:del>
                  </w:ins>
                </w:p>
              </w:tc>
              <w:tc>
                <w:tcPr>
                  <w:tcW w:w="1490" w:type="dxa"/>
                  <w:tcPrChange w:id="1553" w:author="Erick Hizkia Pangihutan Marbun" w:date="2026-07-01T13:20:00Z" w16du:dateUtc="2026-07-01T06:20:00Z">
                    <w:tcPr>
                      <w:tcW w:w="1503" w:type="dxa"/>
                      <w:gridSpan w:val="3"/>
                      <w:vAlign w:val="center"/>
                    </w:tcPr>
                  </w:tcPrChange>
                </w:tcPr>
                <w:p w14:paraId="09A78087" w14:textId="4546D147" w:rsidR="007B5EE3" w:rsidRPr="008915FD" w:rsidRDefault="007B5EE3" w:rsidP="007B5EE3">
                  <w:pPr>
                    <w:jc w:val="center"/>
                    <w:rPr>
                      <w:ins w:id="1554" w:author="Indria Mukti Efayanti" w:date="2024-12-20T12:26:00Z" w16du:dateUtc="2024-12-20T05:26:00Z"/>
                      <w:rFonts w:eastAsia="Times New Roman" w:cstheme="minorHAnsi"/>
                      <w:i/>
                      <w:iCs/>
                      <w:color w:val="4472C4" w:themeColor="accent1"/>
                      <w:kern w:val="0"/>
                      <w:sz w:val="16"/>
                      <w:szCs w:val="16"/>
                      <w14:ligatures w14:val="none"/>
                    </w:rPr>
                    <w:pPrChange w:id="1555" w:author="Indria Mukti Efayanti" w:date="2025-01-06T23:18:00Z" w16du:dateUtc="2025-01-06T16:18:00Z">
                      <w:pPr>
                        <w:jc w:val="left"/>
                      </w:pPr>
                    </w:pPrChange>
                  </w:pPr>
                  <w:ins w:id="1556" w:author="Erick Hizkia Pangihutan Marbun" w:date="2026-07-01T13:18:00Z" w16du:dateUtc="2026-07-01T06:18:00Z">
                    <w:r w:rsidRPr="002935A5">
                      <w:rPr>
                        <w:rFonts w:cstheme="minorHAnsi"/>
                        <w:i/>
                        <w:iCs/>
                        <w:color w:val="5B9BD5" w:themeColor="accent5"/>
                        <w:sz w:val="16"/>
                        <w:szCs w:val="16"/>
                      </w:rPr>
                      <w:t>&lt;age of Insured&gt;</w:t>
                    </w:r>
                  </w:ins>
                  <w:ins w:id="1557" w:author="Indria Mukti Efayanti" w:date="2025-01-06T23:18:00Z" w16du:dateUtc="2025-01-06T16:18:00Z">
                    <w:del w:id="1558" w:author="Erick Hizkia Pangihutan Marbun" w:date="2026-07-01T13:18:00Z" w16du:dateUtc="2026-07-01T06:18:00Z">
                      <w:r w:rsidRPr="008915FD" w:rsidDel="00292ECC">
                        <w:rPr>
                          <w:rFonts w:cstheme="minorHAnsi"/>
                          <w:sz w:val="16"/>
                          <w:szCs w:val="16"/>
                        </w:rPr>
                        <w:delText>38</w:delText>
                      </w:r>
                    </w:del>
                  </w:ins>
                </w:p>
              </w:tc>
              <w:tc>
                <w:tcPr>
                  <w:tcW w:w="1570" w:type="dxa"/>
                  <w:tcPrChange w:id="1559" w:author="Erick Hizkia Pangihutan Marbun" w:date="2026-07-01T13:20:00Z" w16du:dateUtc="2026-07-01T06:20:00Z">
                    <w:tcPr>
                      <w:tcW w:w="1576" w:type="dxa"/>
                      <w:gridSpan w:val="3"/>
                      <w:vAlign w:val="center"/>
                    </w:tcPr>
                  </w:tcPrChange>
                </w:tcPr>
                <w:p w14:paraId="79FA6107" w14:textId="5F34E119" w:rsidR="007B5EE3" w:rsidRPr="00846DF7" w:rsidRDefault="007B5EE3" w:rsidP="007B5EE3">
                  <w:pPr>
                    <w:jc w:val="center"/>
                    <w:rPr>
                      <w:ins w:id="1560" w:author="Indria Mukti Efayanti" w:date="2024-12-20T12:26:00Z" w16du:dateUtc="2024-12-20T05:26:00Z"/>
                      <w:rFonts w:cstheme="minorHAnsi"/>
                      <w:sz w:val="16"/>
                      <w:szCs w:val="16"/>
                      <w:rPrChange w:id="1561" w:author="Indria Mukti Efayanti" w:date="2025-05-06T11:14:00Z" w16du:dateUtc="2025-05-06T04:14:00Z">
                        <w:rPr>
                          <w:ins w:id="1562" w:author="Indria Mukti Efayanti" w:date="2024-12-20T12:26:00Z" w16du:dateUtc="2024-12-20T05:26:00Z"/>
                          <w:rFonts w:eastAsia="Times New Roman" w:cstheme="minorHAnsi"/>
                          <w:i/>
                          <w:iCs/>
                          <w:color w:val="4472C4" w:themeColor="accent1"/>
                          <w:kern w:val="0"/>
                          <w:sz w:val="16"/>
                          <w:szCs w:val="16"/>
                          <w14:ligatures w14:val="none"/>
                        </w:rPr>
                      </w:rPrChange>
                    </w:rPr>
                    <w:pPrChange w:id="1563" w:author="Indria Mukti Efayanti" w:date="2025-01-06T23:18:00Z" w16du:dateUtc="2025-01-06T16:18:00Z">
                      <w:pPr>
                        <w:jc w:val="left"/>
                      </w:pPr>
                    </w:pPrChange>
                  </w:pPr>
                  <w:ins w:id="1564"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565" w:author="Indria Mukti Efayanti" w:date="2025-05-05T15:08:00Z" w16du:dateUtc="2025-05-05T08:08:00Z">
                    <w:del w:id="1566"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567" w:author="Erick Hizkia Pangihutan Marbun" w:date="2026-07-01T13:20:00Z" w16du:dateUtc="2026-07-01T06:20:00Z">
                    <w:tcPr>
                      <w:tcW w:w="1612" w:type="dxa"/>
                      <w:gridSpan w:val="3"/>
                    </w:tcPr>
                  </w:tcPrChange>
                </w:tcPr>
                <w:p w14:paraId="15694D45" w14:textId="00511534" w:rsidR="007B5EE3" w:rsidRPr="008915FD" w:rsidRDefault="007B5EE3" w:rsidP="007B5EE3">
                  <w:pPr>
                    <w:jc w:val="center"/>
                    <w:rPr>
                      <w:ins w:id="1568" w:author="Indria Mukti Efayanti" w:date="2024-12-20T12:26:00Z" w16du:dateUtc="2024-12-20T05:26:00Z"/>
                      <w:rFonts w:eastAsia="Times New Roman" w:cstheme="minorHAnsi"/>
                      <w:i/>
                      <w:iCs/>
                      <w:color w:val="4472C4" w:themeColor="accent1"/>
                      <w:kern w:val="0"/>
                      <w:sz w:val="16"/>
                      <w:szCs w:val="16"/>
                      <w14:ligatures w14:val="none"/>
                    </w:rPr>
                    <w:pPrChange w:id="1569" w:author="Indria Mukti Efayanti" w:date="2025-01-06T23:18:00Z" w16du:dateUtc="2025-01-06T16:18:00Z">
                      <w:pPr>
                        <w:jc w:val="left"/>
                      </w:pPr>
                    </w:pPrChange>
                  </w:pPr>
                  <w:ins w:id="1570"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571" w:author="Indria Mukti Efayanti" w:date="2025-01-06T23:18:00Z" w16du:dateUtc="2025-01-06T16:18:00Z">
                    <w:del w:id="1572" w:author="Erick Hizkia Pangihutan Marbun" w:date="2026-07-01T13:20:00Z" w16du:dateUtc="2026-07-01T06:20:00Z">
                      <w:r w:rsidRPr="008915FD" w:rsidDel="00D4410D">
                        <w:rPr>
                          <w:rFonts w:cstheme="minorHAnsi"/>
                          <w:sz w:val="16"/>
                          <w:szCs w:val="16"/>
                        </w:rPr>
                        <w:delText>37.564.800</w:delText>
                      </w:r>
                    </w:del>
                  </w:ins>
                </w:p>
              </w:tc>
              <w:tc>
                <w:tcPr>
                  <w:tcW w:w="1603" w:type="dxa"/>
                  <w:tcPrChange w:id="1573" w:author="Erick Hizkia Pangihutan Marbun" w:date="2026-07-01T13:20:00Z" w16du:dateUtc="2026-07-01T06:20:00Z">
                    <w:tcPr>
                      <w:tcW w:w="1607" w:type="dxa"/>
                      <w:gridSpan w:val="3"/>
                    </w:tcPr>
                  </w:tcPrChange>
                </w:tcPr>
                <w:p w14:paraId="03C61022" w14:textId="3D6A0C7E" w:rsidR="007B5EE3" w:rsidRPr="008915FD" w:rsidRDefault="007B5EE3" w:rsidP="007B5EE3">
                  <w:pPr>
                    <w:jc w:val="center"/>
                    <w:rPr>
                      <w:ins w:id="1574" w:author="Indria Mukti Efayanti" w:date="2024-12-20T12:26:00Z" w16du:dateUtc="2024-12-20T05:26:00Z"/>
                      <w:rFonts w:eastAsia="Times New Roman" w:cstheme="minorHAnsi"/>
                      <w:i/>
                      <w:iCs/>
                      <w:color w:val="4472C4" w:themeColor="accent1"/>
                      <w:kern w:val="0"/>
                      <w:sz w:val="16"/>
                      <w:szCs w:val="16"/>
                      <w14:ligatures w14:val="none"/>
                    </w:rPr>
                    <w:pPrChange w:id="1575" w:author="Indria Mukti Efayanti" w:date="2025-01-06T23:18:00Z" w16du:dateUtc="2025-01-06T16:18:00Z">
                      <w:pPr>
                        <w:jc w:val="left"/>
                      </w:pPr>
                    </w:pPrChange>
                  </w:pPr>
                  <w:ins w:id="1576" w:author="Erick Hizkia Pangihutan Marbun" w:date="2026-07-01T13:21:00Z" w16du:dateUtc="2026-07-01T06:21:00Z">
                    <w:r w:rsidRPr="00B122CF">
                      <w:rPr>
                        <w:rFonts w:cstheme="minorHAnsi"/>
                        <w:i/>
                        <w:iCs/>
                        <w:color w:val="5B9BD5" w:themeColor="accent5"/>
                        <w:sz w:val="16"/>
                        <w:szCs w:val="16"/>
                      </w:rPr>
                      <w:t>&lt;Natural death sum assured&gt;</w:t>
                    </w:r>
                  </w:ins>
                  <w:ins w:id="1577" w:author="Indria Mukti Efayanti" w:date="2025-01-06T23:18:00Z" w16du:dateUtc="2025-01-06T16:18:00Z">
                    <w:del w:id="1578"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579" w:author="Erick Hizkia Pangihutan Marbun" w:date="2026-07-01T13:20:00Z" w16du:dateUtc="2026-07-01T06:20:00Z">
                    <w:tcPr>
                      <w:tcW w:w="1301" w:type="dxa"/>
                      <w:gridSpan w:val="2"/>
                    </w:tcPr>
                  </w:tcPrChange>
                </w:tcPr>
                <w:p w14:paraId="6065A771" w14:textId="6558B679" w:rsidR="007B5EE3" w:rsidRPr="008915FD" w:rsidRDefault="007B5EE3" w:rsidP="007B5EE3">
                  <w:pPr>
                    <w:jc w:val="center"/>
                    <w:rPr>
                      <w:ins w:id="1580" w:author="Indria Mukti Efayanti" w:date="2024-12-20T12:26:00Z" w16du:dateUtc="2024-12-20T05:26:00Z"/>
                      <w:rFonts w:eastAsia="Times New Roman" w:cstheme="minorHAnsi"/>
                      <w:i/>
                      <w:iCs/>
                      <w:color w:val="4472C4" w:themeColor="accent1"/>
                      <w:kern w:val="0"/>
                      <w:sz w:val="16"/>
                      <w:szCs w:val="16"/>
                      <w14:ligatures w14:val="none"/>
                      <w:rPrChange w:id="1581" w:author="Indria Mukti Efayanti" w:date="2025-04-25T17:01:00Z" w16du:dateUtc="2025-04-25T10:01:00Z">
                        <w:rPr>
                          <w:ins w:id="1582"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583" w:author="Indria Mukti Efayanti" w:date="2025-01-06T23:18:00Z" w16du:dateUtc="2025-01-06T16:18:00Z">
                      <w:pPr>
                        <w:jc w:val="left"/>
                      </w:pPr>
                    </w:pPrChange>
                  </w:pPr>
                  <w:ins w:id="1584" w:author="Erick Hizkia Pangihutan Marbun" w:date="2026-07-01T13:22:00Z" w16du:dateUtc="2026-07-01T06:22:00Z">
                    <w:r w:rsidRPr="00621447">
                      <w:rPr>
                        <w:rFonts w:cstheme="minorHAnsi"/>
                        <w:i/>
                        <w:iCs/>
                        <w:color w:val="5B9BD5" w:themeColor="accent5"/>
                        <w:sz w:val="16"/>
                        <w:szCs w:val="16"/>
                      </w:rPr>
                      <w:t>&lt;accidental death sum assured&gt;</w:t>
                    </w:r>
                  </w:ins>
                  <w:ins w:id="1585" w:author="Indria Mukti Efayanti" w:date="2025-01-06T23:18:00Z" w16du:dateUtc="2025-01-06T16:18:00Z">
                    <w:del w:id="1586"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587" w:author="Erick Hizkia Pangihutan Marbun" w:date="2026-07-01T13:20:00Z" w16du:dateUtc="2026-07-01T06:20:00Z">
                    <w:tcPr>
                      <w:tcW w:w="1513" w:type="dxa"/>
                      <w:gridSpan w:val="4"/>
                    </w:tcPr>
                  </w:tcPrChange>
                </w:tcPr>
                <w:p w14:paraId="36D571A5" w14:textId="77777777" w:rsidR="007B5EE3" w:rsidRPr="008915FD" w:rsidRDefault="007B5EE3" w:rsidP="007B5EE3">
                  <w:pPr>
                    <w:jc w:val="center"/>
                    <w:rPr>
                      <w:ins w:id="1588" w:author="Indria Mukti Efayanti" w:date="2024-12-20T12:26:00Z" w16du:dateUtc="2024-12-20T05:26:00Z"/>
                      <w:rFonts w:eastAsia="Times New Roman" w:cstheme="minorHAnsi"/>
                      <w:i/>
                      <w:iCs/>
                      <w:color w:val="4472C4" w:themeColor="accent1"/>
                      <w:kern w:val="0"/>
                      <w:sz w:val="16"/>
                      <w:szCs w:val="16"/>
                      <w14:ligatures w14:val="none"/>
                    </w:rPr>
                    <w:pPrChange w:id="1589" w:author="Indria Mukti Efayanti" w:date="2025-01-06T23:18:00Z" w16du:dateUtc="2025-01-06T16:18:00Z">
                      <w:pPr>
                        <w:jc w:val="left"/>
                      </w:pPr>
                    </w:pPrChange>
                  </w:pPr>
                </w:p>
              </w:tc>
            </w:tr>
            <w:tr w:rsidR="007B5EE3" w:rsidRPr="008915FD" w14:paraId="3E9EB1ED" w14:textId="77777777" w:rsidTr="00D4410D">
              <w:tblPrEx>
                <w:tblPrExChange w:id="1590" w:author="Erick Hizkia Pangihutan Marbun" w:date="2026-07-01T13:20:00Z" w16du:dateUtc="2026-07-01T06:20:00Z">
                  <w:tblPrEx>
                    <w:tblW w:w="9789" w:type="dxa"/>
                    <w:tblInd w:w="0" w:type="dxa"/>
                  </w:tblPrEx>
                </w:tblPrExChange>
              </w:tblPrEx>
              <w:trPr>
                <w:ins w:id="1591" w:author="Indria Mukti Efayanti" w:date="2024-12-20T12:26:00Z"/>
                <w:trPrChange w:id="1592" w:author="Erick Hizkia Pangihutan Marbun" w:date="2026-07-01T13:20:00Z" w16du:dateUtc="2026-07-01T06:20:00Z">
                  <w:trPr>
                    <w:gridAfter w:val="0"/>
                  </w:trPr>
                </w:trPrChange>
              </w:trPr>
              <w:tc>
                <w:tcPr>
                  <w:tcW w:w="676" w:type="dxa"/>
                  <w:tcPrChange w:id="1593" w:author="Erick Hizkia Pangihutan Marbun" w:date="2026-07-01T13:20:00Z" w16du:dateUtc="2026-07-01T06:20:00Z">
                    <w:tcPr>
                      <w:tcW w:w="677" w:type="dxa"/>
                      <w:gridSpan w:val="3"/>
                    </w:tcPr>
                  </w:tcPrChange>
                </w:tcPr>
                <w:p w14:paraId="78D7762B" w14:textId="17EF1EF7" w:rsidR="007B5EE3" w:rsidRPr="008915FD" w:rsidRDefault="007B5EE3" w:rsidP="007B5EE3">
                  <w:pPr>
                    <w:ind w:right="33"/>
                    <w:jc w:val="center"/>
                    <w:rPr>
                      <w:ins w:id="1594" w:author="Indria Mukti Efayanti" w:date="2024-12-20T12:26:00Z" w16du:dateUtc="2024-12-20T05:26:00Z"/>
                      <w:rFonts w:eastAsia="Times New Roman" w:cstheme="minorHAnsi"/>
                      <w:i/>
                      <w:iCs/>
                      <w:color w:val="4472C4" w:themeColor="accent1"/>
                      <w:kern w:val="0"/>
                      <w:sz w:val="16"/>
                      <w:szCs w:val="16"/>
                      <w14:ligatures w14:val="none"/>
                      <w:rPrChange w:id="1595" w:author="Indria Mukti Efayanti" w:date="2025-04-25T17:01:00Z" w16du:dateUtc="2025-04-25T10:01:00Z">
                        <w:rPr>
                          <w:ins w:id="1596" w:author="Indria Mukti Efayanti" w:date="2024-12-20T12:26:00Z" w16du:dateUtc="2024-12-20T05:26:00Z"/>
                        </w:rPr>
                      </w:rPrChange>
                    </w:rPr>
                    <w:pPrChange w:id="1597" w:author="Indria Mukti Efayanti" w:date="2025-01-06T23:18:00Z" w16du:dateUtc="2025-01-06T16:18:00Z">
                      <w:pPr>
                        <w:pStyle w:val="ListParagraph"/>
                        <w:numPr>
                          <w:numId w:val="82"/>
                        </w:numPr>
                        <w:ind w:left="144" w:right="33" w:hanging="144"/>
                        <w:jc w:val="left"/>
                      </w:pPr>
                    </w:pPrChange>
                  </w:pPr>
                  <w:ins w:id="1598" w:author="Erick Hizkia Pangihutan Marbun" w:date="2026-07-01T13:18:00Z" w16du:dateUtc="2026-07-01T06:18:00Z">
                    <w:r w:rsidRPr="001F36C9">
                      <w:rPr>
                        <w:rFonts w:cstheme="minorHAnsi"/>
                        <w:i/>
                        <w:iCs/>
                        <w:color w:val="5B9BD5" w:themeColor="accent5"/>
                        <w:sz w:val="16"/>
                        <w:szCs w:val="16"/>
                      </w:rPr>
                      <w:t>&lt;Policy year&gt;</w:t>
                    </w:r>
                  </w:ins>
                  <w:ins w:id="1599" w:author="Indria Mukti Efayanti" w:date="2025-01-06T23:18:00Z" w16du:dateUtc="2025-01-06T16:18:00Z">
                    <w:del w:id="1600" w:author="Erick Hizkia Pangihutan Marbun" w:date="2026-07-01T13:18:00Z" w16du:dateUtc="2026-07-01T06:18:00Z">
                      <w:r w:rsidRPr="008915FD" w:rsidDel="00A55A38">
                        <w:rPr>
                          <w:rFonts w:cstheme="minorHAnsi"/>
                          <w:sz w:val="16"/>
                          <w:szCs w:val="16"/>
                        </w:rPr>
                        <w:delText>5</w:delText>
                      </w:r>
                    </w:del>
                  </w:ins>
                </w:p>
              </w:tc>
              <w:tc>
                <w:tcPr>
                  <w:tcW w:w="1490" w:type="dxa"/>
                  <w:tcPrChange w:id="1601" w:author="Erick Hizkia Pangihutan Marbun" w:date="2026-07-01T13:20:00Z" w16du:dateUtc="2026-07-01T06:20:00Z">
                    <w:tcPr>
                      <w:tcW w:w="1503" w:type="dxa"/>
                      <w:gridSpan w:val="3"/>
                      <w:vAlign w:val="center"/>
                    </w:tcPr>
                  </w:tcPrChange>
                </w:tcPr>
                <w:p w14:paraId="7CDD38F8" w14:textId="0DD47B7D" w:rsidR="007B5EE3" w:rsidRPr="008915FD" w:rsidRDefault="007B5EE3" w:rsidP="007B5EE3">
                  <w:pPr>
                    <w:jc w:val="center"/>
                    <w:rPr>
                      <w:ins w:id="1602" w:author="Indria Mukti Efayanti" w:date="2024-12-20T12:26:00Z" w16du:dateUtc="2024-12-20T05:26:00Z"/>
                      <w:rFonts w:eastAsia="Times New Roman" w:cstheme="minorHAnsi"/>
                      <w:i/>
                      <w:iCs/>
                      <w:color w:val="4472C4" w:themeColor="accent1"/>
                      <w:kern w:val="0"/>
                      <w:sz w:val="16"/>
                      <w:szCs w:val="16"/>
                      <w14:ligatures w14:val="none"/>
                    </w:rPr>
                    <w:pPrChange w:id="1603" w:author="Indria Mukti Efayanti" w:date="2025-01-06T23:18:00Z" w16du:dateUtc="2025-01-06T16:18:00Z">
                      <w:pPr>
                        <w:jc w:val="left"/>
                      </w:pPr>
                    </w:pPrChange>
                  </w:pPr>
                  <w:ins w:id="1604" w:author="Erick Hizkia Pangihutan Marbun" w:date="2026-07-01T13:18:00Z" w16du:dateUtc="2026-07-01T06:18:00Z">
                    <w:r w:rsidRPr="002935A5">
                      <w:rPr>
                        <w:rFonts w:cstheme="minorHAnsi"/>
                        <w:i/>
                        <w:iCs/>
                        <w:color w:val="5B9BD5" w:themeColor="accent5"/>
                        <w:sz w:val="16"/>
                        <w:szCs w:val="16"/>
                      </w:rPr>
                      <w:t>&lt;age of Insured&gt;</w:t>
                    </w:r>
                  </w:ins>
                  <w:ins w:id="1605" w:author="Indria Mukti Efayanti" w:date="2025-01-06T23:18:00Z" w16du:dateUtc="2025-01-06T16:18:00Z">
                    <w:del w:id="1606" w:author="Erick Hizkia Pangihutan Marbun" w:date="2026-07-01T13:18:00Z" w16du:dateUtc="2026-07-01T06:18:00Z">
                      <w:r w:rsidRPr="008915FD" w:rsidDel="00292ECC">
                        <w:rPr>
                          <w:rFonts w:cstheme="minorHAnsi"/>
                          <w:sz w:val="16"/>
                          <w:szCs w:val="16"/>
                        </w:rPr>
                        <w:delText>39</w:delText>
                      </w:r>
                    </w:del>
                  </w:ins>
                </w:p>
              </w:tc>
              <w:tc>
                <w:tcPr>
                  <w:tcW w:w="1570" w:type="dxa"/>
                  <w:tcPrChange w:id="1607" w:author="Erick Hizkia Pangihutan Marbun" w:date="2026-07-01T13:20:00Z" w16du:dateUtc="2026-07-01T06:20:00Z">
                    <w:tcPr>
                      <w:tcW w:w="1576" w:type="dxa"/>
                      <w:gridSpan w:val="3"/>
                      <w:vAlign w:val="center"/>
                    </w:tcPr>
                  </w:tcPrChange>
                </w:tcPr>
                <w:p w14:paraId="4DDF6AEB" w14:textId="57B42391" w:rsidR="007B5EE3" w:rsidRPr="00846DF7" w:rsidRDefault="007B5EE3" w:rsidP="007B5EE3">
                  <w:pPr>
                    <w:jc w:val="center"/>
                    <w:rPr>
                      <w:ins w:id="1608" w:author="Indria Mukti Efayanti" w:date="2024-12-20T12:26:00Z" w16du:dateUtc="2024-12-20T05:26:00Z"/>
                      <w:rFonts w:cstheme="minorHAnsi"/>
                      <w:sz w:val="16"/>
                      <w:szCs w:val="16"/>
                      <w:rPrChange w:id="1609" w:author="Indria Mukti Efayanti" w:date="2025-05-06T11:14:00Z" w16du:dateUtc="2025-05-06T04:14:00Z">
                        <w:rPr>
                          <w:ins w:id="1610" w:author="Indria Mukti Efayanti" w:date="2024-12-20T12:26:00Z" w16du:dateUtc="2024-12-20T05:26:00Z"/>
                          <w:rFonts w:eastAsia="Times New Roman" w:cstheme="minorHAnsi"/>
                          <w:i/>
                          <w:iCs/>
                          <w:color w:val="4472C4" w:themeColor="accent1"/>
                          <w:kern w:val="0"/>
                          <w:sz w:val="16"/>
                          <w:szCs w:val="16"/>
                          <w14:ligatures w14:val="none"/>
                        </w:rPr>
                      </w:rPrChange>
                    </w:rPr>
                    <w:pPrChange w:id="1611" w:author="Indria Mukti Efayanti" w:date="2025-01-06T23:18:00Z" w16du:dateUtc="2025-01-06T16:18:00Z">
                      <w:pPr>
                        <w:jc w:val="left"/>
                      </w:pPr>
                    </w:pPrChange>
                  </w:pPr>
                  <w:ins w:id="1612"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613" w:author="Indria Mukti Efayanti" w:date="2025-05-05T15:08:00Z" w16du:dateUtc="2025-05-05T08:08:00Z">
                    <w:del w:id="1614"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615" w:author="Erick Hizkia Pangihutan Marbun" w:date="2026-07-01T13:20:00Z" w16du:dateUtc="2026-07-01T06:20:00Z">
                    <w:tcPr>
                      <w:tcW w:w="1612" w:type="dxa"/>
                      <w:gridSpan w:val="3"/>
                    </w:tcPr>
                  </w:tcPrChange>
                </w:tcPr>
                <w:p w14:paraId="0F1597B6" w14:textId="4120C534" w:rsidR="007B5EE3" w:rsidRPr="008915FD" w:rsidRDefault="007B5EE3" w:rsidP="007B5EE3">
                  <w:pPr>
                    <w:jc w:val="center"/>
                    <w:rPr>
                      <w:ins w:id="1616" w:author="Indria Mukti Efayanti" w:date="2024-12-20T12:26:00Z" w16du:dateUtc="2024-12-20T05:26:00Z"/>
                      <w:rFonts w:eastAsia="Times New Roman" w:cstheme="minorHAnsi"/>
                      <w:i/>
                      <w:iCs/>
                      <w:color w:val="4472C4" w:themeColor="accent1"/>
                      <w:kern w:val="0"/>
                      <w:sz w:val="16"/>
                      <w:szCs w:val="16"/>
                      <w14:ligatures w14:val="none"/>
                    </w:rPr>
                    <w:pPrChange w:id="1617" w:author="Indria Mukti Efayanti" w:date="2025-01-06T23:18:00Z" w16du:dateUtc="2025-01-06T16:18:00Z">
                      <w:pPr>
                        <w:jc w:val="left"/>
                      </w:pPr>
                    </w:pPrChange>
                  </w:pPr>
                  <w:ins w:id="1618"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619" w:author="Indria Mukti Efayanti" w:date="2025-01-06T23:18:00Z" w16du:dateUtc="2025-01-06T16:18:00Z">
                    <w:del w:id="1620" w:author="Erick Hizkia Pangihutan Marbun" w:date="2026-07-01T13:20:00Z" w16du:dateUtc="2026-07-01T06:20:00Z">
                      <w:r w:rsidRPr="008915FD" w:rsidDel="00D4410D">
                        <w:rPr>
                          <w:rFonts w:cstheme="minorHAnsi"/>
                          <w:sz w:val="16"/>
                          <w:szCs w:val="16"/>
                        </w:rPr>
                        <w:delText>58.695.000</w:delText>
                      </w:r>
                    </w:del>
                  </w:ins>
                </w:p>
              </w:tc>
              <w:tc>
                <w:tcPr>
                  <w:tcW w:w="1603" w:type="dxa"/>
                  <w:tcPrChange w:id="1621" w:author="Erick Hizkia Pangihutan Marbun" w:date="2026-07-01T13:20:00Z" w16du:dateUtc="2026-07-01T06:20:00Z">
                    <w:tcPr>
                      <w:tcW w:w="1607" w:type="dxa"/>
                      <w:gridSpan w:val="3"/>
                    </w:tcPr>
                  </w:tcPrChange>
                </w:tcPr>
                <w:p w14:paraId="4A69C887" w14:textId="23308C56" w:rsidR="007B5EE3" w:rsidRPr="008915FD" w:rsidRDefault="007B5EE3" w:rsidP="007B5EE3">
                  <w:pPr>
                    <w:jc w:val="center"/>
                    <w:rPr>
                      <w:ins w:id="1622" w:author="Indria Mukti Efayanti" w:date="2024-12-20T12:26:00Z" w16du:dateUtc="2024-12-20T05:26:00Z"/>
                      <w:rFonts w:eastAsia="Times New Roman" w:cstheme="minorHAnsi"/>
                      <w:i/>
                      <w:iCs/>
                      <w:color w:val="4472C4" w:themeColor="accent1"/>
                      <w:kern w:val="0"/>
                      <w:sz w:val="16"/>
                      <w:szCs w:val="16"/>
                      <w14:ligatures w14:val="none"/>
                    </w:rPr>
                    <w:pPrChange w:id="1623" w:author="Indria Mukti Efayanti" w:date="2025-01-06T23:18:00Z" w16du:dateUtc="2025-01-06T16:18:00Z">
                      <w:pPr>
                        <w:jc w:val="left"/>
                      </w:pPr>
                    </w:pPrChange>
                  </w:pPr>
                  <w:ins w:id="1624" w:author="Erick Hizkia Pangihutan Marbun" w:date="2026-07-01T13:21:00Z" w16du:dateUtc="2026-07-01T06:21:00Z">
                    <w:r w:rsidRPr="00B122CF">
                      <w:rPr>
                        <w:rFonts w:cstheme="minorHAnsi"/>
                        <w:i/>
                        <w:iCs/>
                        <w:color w:val="5B9BD5" w:themeColor="accent5"/>
                        <w:sz w:val="16"/>
                        <w:szCs w:val="16"/>
                      </w:rPr>
                      <w:t>&lt;Natural death sum assured&gt;</w:t>
                    </w:r>
                  </w:ins>
                  <w:ins w:id="1625" w:author="Indria Mukti Efayanti" w:date="2025-01-06T23:18:00Z" w16du:dateUtc="2025-01-06T16:18:00Z">
                    <w:del w:id="1626"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627" w:author="Erick Hizkia Pangihutan Marbun" w:date="2026-07-01T13:20:00Z" w16du:dateUtc="2026-07-01T06:20:00Z">
                    <w:tcPr>
                      <w:tcW w:w="1301" w:type="dxa"/>
                      <w:gridSpan w:val="2"/>
                    </w:tcPr>
                  </w:tcPrChange>
                </w:tcPr>
                <w:p w14:paraId="573ED1B6" w14:textId="6E2E652D" w:rsidR="007B5EE3" w:rsidRPr="008915FD" w:rsidRDefault="007B5EE3" w:rsidP="007B5EE3">
                  <w:pPr>
                    <w:jc w:val="center"/>
                    <w:rPr>
                      <w:ins w:id="1628" w:author="Indria Mukti Efayanti" w:date="2024-12-20T12:26:00Z" w16du:dateUtc="2024-12-20T05:26:00Z"/>
                      <w:rFonts w:eastAsia="Times New Roman" w:cstheme="minorHAnsi"/>
                      <w:i/>
                      <w:iCs/>
                      <w:color w:val="4472C4" w:themeColor="accent1"/>
                      <w:kern w:val="0"/>
                      <w:sz w:val="16"/>
                      <w:szCs w:val="16"/>
                      <w14:ligatures w14:val="none"/>
                      <w:rPrChange w:id="1629" w:author="Indria Mukti Efayanti" w:date="2025-04-25T17:01:00Z" w16du:dateUtc="2025-04-25T10:01:00Z">
                        <w:rPr>
                          <w:ins w:id="1630"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631" w:author="Indria Mukti Efayanti" w:date="2025-01-06T23:18:00Z" w16du:dateUtc="2025-01-06T16:18:00Z">
                      <w:pPr>
                        <w:jc w:val="left"/>
                      </w:pPr>
                    </w:pPrChange>
                  </w:pPr>
                  <w:ins w:id="1632" w:author="Erick Hizkia Pangihutan Marbun" w:date="2026-07-01T13:22:00Z" w16du:dateUtc="2026-07-01T06:22:00Z">
                    <w:r w:rsidRPr="00621447">
                      <w:rPr>
                        <w:rFonts w:cstheme="minorHAnsi"/>
                        <w:i/>
                        <w:iCs/>
                        <w:color w:val="5B9BD5" w:themeColor="accent5"/>
                        <w:sz w:val="16"/>
                        <w:szCs w:val="16"/>
                      </w:rPr>
                      <w:t>&lt;accidental death sum assured&gt;</w:t>
                    </w:r>
                  </w:ins>
                  <w:ins w:id="1633" w:author="Indria Mukti Efayanti" w:date="2025-01-06T23:18:00Z" w16du:dateUtc="2025-01-06T16:18:00Z">
                    <w:del w:id="1634"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635" w:author="Erick Hizkia Pangihutan Marbun" w:date="2026-07-01T13:20:00Z" w16du:dateUtc="2026-07-01T06:20:00Z">
                    <w:tcPr>
                      <w:tcW w:w="1513" w:type="dxa"/>
                      <w:gridSpan w:val="4"/>
                    </w:tcPr>
                  </w:tcPrChange>
                </w:tcPr>
                <w:p w14:paraId="200017D3" w14:textId="77777777" w:rsidR="007B5EE3" w:rsidRPr="008915FD" w:rsidRDefault="007B5EE3" w:rsidP="007B5EE3">
                  <w:pPr>
                    <w:jc w:val="center"/>
                    <w:rPr>
                      <w:ins w:id="1636" w:author="Indria Mukti Efayanti" w:date="2024-12-20T12:26:00Z" w16du:dateUtc="2024-12-20T05:26:00Z"/>
                      <w:rFonts w:eastAsia="Times New Roman" w:cstheme="minorHAnsi"/>
                      <w:i/>
                      <w:iCs/>
                      <w:color w:val="4472C4" w:themeColor="accent1"/>
                      <w:kern w:val="0"/>
                      <w:sz w:val="16"/>
                      <w:szCs w:val="16"/>
                      <w14:ligatures w14:val="none"/>
                    </w:rPr>
                    <w:pPrChange w:id="1637" w:author="Indria Mukti Efayanti" w:date="2025-01-06T23:18:00Z" w16du:dateUtc="2025-01-06T16:18:00Z">
                      <w:pPr>
                        <w:jc w:val="left"/>
                      </w:pPr>
                    </w:pPrChange>
                  </w:pPr>
                </w:p>
              </w:tc>
            </w:tr>
            <w:tr w:rsidR="007B5EE3" w:rsidRPr="008915FD" w14:paraId="789BF13C" w14:textId="77777777" w:rsidTr="00D4410D">
              <w:tblPrEx>
                <w:tblPrExChange w:id="1638" w:author="Erick Hizkia Pangihutan Marbun" w:date="2026-07-01T13:20:00Z" w16du:dateUtc="2026-07-01T06:20:00Z">
                  <w:tblPrEx>
                    <w:tblW w:w="9789" w:type="dxa"/>
                    <w:tblInd w:w="0" w:type="dxa"/>
                  </w:tblPrEx>
                </w:tblPrExChange>
              </w:tblPrEx>
              <w:trPr>
                <w:ins w:id="1639" w:author="Indria Mukti Efayanti" w:date="2024-12-20T12:26:00Z"/>
                <w:trPrChange w:id="1640" w:author="Erick Hizkia Pangihutan Marbun" w:date="2026-07-01T13:20:00Z" w16du:dateUtc="2026-07-01T06:20:00Z">
                  <w:trPr>
                    <w:gridAfter w:val="0"/>
                  </w:trPr>
                </w:trPrChange>
              </w:trPr>
              <w:tc>
                <w:tcPr>
                  <w:tcW w:w="676" w:type="dxa"/>
                  <w:tcPrChange w:id="1641" w:author="Erick Hizkia Pangihutan Marbun" w:date="2026-07-01T13:20:00Z" w16du:dateUtc="2026-07-01T06:20:00Z">
                    <w:tcPr>
                      <w:tcW w:w="677" w:type="dxa"/>
                      <w:gridSpan w:val="3"/>
                    </w:tcPr>
                  </w:tcPrChange>
                </w:tcPr>
                <w:p w14:paraId="691C9462" w14:textId="144C7F41" w:rsidR="007B5EE3" w:rsidRPr="008915FD" w:rsidRDefault="007B5EE3" w:rsidP="007B5EE3">
                  <w:pPr>
                    <w:ind w:right="33"/>
                    <w:jc w:val="center"/>
                    <w:rPr>
                      <w:ins w:id="1642" w:author="Indria Mukti Efayanti" w:date="2024-12-20T12:26:00Z" w16du:dateUtc="2024-12-20T05:26:00Z"/>
                      <w:rFonts w:eastAsia="Times New Roman" w:cstheme="minorHAnsi"/>
                      <w:i/>
                      <w:iCs/>
                      <w:color w:val="4472C4" w:themeColor="accent1"/>
                      <w:kern w:val="0"/>
                      <w:sz w:val="16"/>
                      <w:szCs w:val="16"/>
                      <w14:ligatures w14:val="none"/>
                      <w:rPrChange w:id="1643" w:author="Indria Mukti Efayanti" w:date="2025-04-25T17:01:00Z" w16du:dateUtc="2025-04-25T10:01:00Z">
                        <w:rPr>
                          <w:ins w:id="1644" w:author="Indria Mukti Efayanti" w:date="2024-12-20T12:26:00Z" w16du:dateUtc="2024-12-20T05:26:00Z"/>
                        </w:rPr>
                      </w:rPrChange>
                    </w:rPr>
                    <w:pPrChange w:id="1645" w:author="Indria Mukti Efayanti" w:date="2025-01-06T23:18:00Z" w16du:dateUtc="2025-01-06T16:18:00Z">
                      <w:pPr>
                        <w:pStyle w:val="ListParagraph"/>
                        <w:numPr>
                          <w:numId w:val="82"/>
                        </w:numPr>
                        <w:ind w:left="144" w:right="33" w:hanging="144"/>
                        <w:jc w:val="left"/>
                      </w:pPr>
                    </w:pPrChange>
                  </w:pPr>
                  <w:ins w:id="1646" w:author="Erick Hizkia Pangihutan Marbun" w:date="2026-07-01T13:18:00Z" w16du:dateUtc="2026-07-01T06:18:00Z">
                    <w:r w:rsidRPr="001F36C9">
                      <w:rPr>
                        <w:rFonts w:cstheme="minorHAnsi"/>
                        <w:i/>
                        <w:iCs/>
                        <w:color w:val="5B9BD5" w:themeColor="accent5"/>
                        <w:sz w:val="16"/>
                        <w:szCs w:val="16"/>
                      </w:rPr>
                      <w:t>&lt;Policy year&gt;</w:t>
                    </w:r>
                  </w:ins>
                  <w:ins w:id="1647" w:author="Indria Mukti Efayanti" w:date="2025-01-06T23:18:00Z" w16du:dateUtc="2025-01-06T16:18:00Z">
                    <w:del w:id="1648" w:author="Erick Hizkia Pangihutan Marbun" w:date="2026-07-01T13:18:00Z" w16du:dateUtc="2026-07-01T06:18:00Z">
                      <w:r w:rsidRPr="008915FD" w:rsidDel="00A55A38">
                        <w:rPr>
                          <w:rFonts w:cstheme="minorHAnsi"/>
                          <w:sz w:val="16"/>
                          <w:szCs w:val="16"/>
                        </w:rPr>
                        <w:delText>6</w:delText>
                      </w:r>
                    </w:del>
                  </w:ins>
                </w:p>
              </w:tc>
              <w:tc>
                <w:tcPr>
                  <w:tcW w:w="1490" w:type="dxa"/>
                  <w:tcPrChange w:id="1649" w:author="Erick Hizkia Pangihutan Marbun" w:date="2026-07-01T13:20:00Z" w16du:dateUtc="2026-07-01T06:20:00Z">
                    <w:tcPr>
                      <w:tcW w:w="1503" w:type="dxa"/>
                      <w:gridSpan w:val="3"/>
                      <w:vAlign w:val="center"/>
                    </w:tcPr>
                  </w:tcPrChange>
                </w:tcPr>
                <w:p w14:paraId="087551CA" w14:textId="20C2116E" w:rsidR="007B5EE3" w:rsidRPr="008915FD" w:rsidRDefault="007B5EE3" w:rsidP="007B5EE3">
                  <w:pPr>
                    <w:jc w:val="center"/>
                    <w:rPr>
                      <w:ins w:id="1650" w:author="Indria Mukti Efayanti" w:date="2024-12-20T12:26:00Z" w16du:dateUtc="2024-12-20T05:26:00Z"/>
                      <w:rFonts w:eastAsia="Times New Roman" w:cstheme="minorHAnsi"/>
                      <w:i/>
                      <w:iCs/>
                      <w:color w:val="4472C4" w:themeColor="accent1"/>
                      <w:kern w:val="0"/>
                      <w:sz w:val="16"/>
                      <w:szCs w:val="16"/>
                      <w14:ligatures w14:val="none"/>
                    </w:rPr>
                    <w:pPrChange w:id="1651" w:author="Indria Mukti Efayanti" w:date="2025-01-06T23:18:00Z" w16du:dateUtc="2025-01-06T16:18:00Z">
                      <w:pPr>
                        <w:jc w:val="left"/>
                      </w:pPr>
                    </w:pPrChange>
                  </w:pPr>
                  <w:ins w:id="1652" w:author="Erick Hizkia Pangihutan Marbun" w:date="2026-07-01T13:18:00Z" w16du:dateUtc="2026-07-01T06:18:00Z">
                    <w:r w:rsidRPr="002935A5">
                      <w:rPr>
                        <w:rFonts w:cstheme="minorHAnsi"/>
                        <w:i/>
                        <w:iCs/>
                        <w:color w:val="5B9BD5" w:themeColor="accent5"/>
                        <w:sz w:val="16"/>
                        <w:szCs w:val="16"/>
                      </w:rPr>
                      <w:t>&lt;age of Insured&gt;</w:t>
                    </w:r>
                  </w:ins>
                  <w:ins w:id="1653" w:author="Indria Mukti Efayanti" w:date="2025-01-06T23:18:00Z" w16du:dateUtc="2025-01-06T16:18:00Z">
                    <w:del w:id="1654" w:author="Erick Hizkia Pangihutan Marbun" w:date="2026-07-01T13:18:00Z" w16du:dateUtc="2026-07-01T06:18:00Z">
                      <w:r w:rsidRPr="008915FD" w:rsidDel="00292ECC">
                        <w:rPr>
                          <w:rFonts w:cstheme="minorHAnsi"/>
                          <w:sz w:val="16"/>
                          <w:szCs w:val="16"/>
                        </w:rPr>
                        <w:delText>40</w:delText>
                      </w:r>
                    </w:del>
                  </w:ins>
                </w:p>
              </w:tc>
              <w:tc>
                <w:tcPr>
                  <w:tcW w:w="1570" w:type="dxa"/>
                  <w:tcPrChange w:id="1655" w:author="Erick Hizkia Pangihutan Marbun" w:date="2026-07-01T13:20:00Z" w16du:dateUtc="2026-07-01T06:20:00Z">
                    <w:tcPr>
                      <w:tcW w:w="1576" w:type="dxa"/>
                      <w:gridSpan w:val="3"/>
                      <w:vAlign w:val="center"/>
                    </w:tcPr>
                  </w:tcPrChange>
                </w:tcPr>
                <w:p w14:paraId="17CF7239" w14:textId="64A3CD67" w:rsidR="007B5EE3" w:rsidRPr="00846DF7" w:rsidRDefault="007B5EE3" w:rsidP="007B5EE3">
                  <w:pPr>
                    <w:jc w:val="center"/>
                    <w:rPr>
                      <w:ins w:id="1656" w:author="Indria Mukti Efayanti" w:date="2024-12-20T12:26:00Z" w16du:dateUtc="2024-12-20T05:26:00Z"/>
                      <w:rFonts w:cstheme="minorHAnsi"/>
                      <w:sz w:val="16"/>
                      <w:szCs w:val="16"/>
                      <w:rPrChange w:id="1657" w:author="Indria Mukti Efayanti" w:date="2025-05-06T11:14:00Z" w16du:dateUtc="2025-05-06T04:14:00Z">
                        <w:rPr>
                          <w:ins w:id="1658" w:author="Indria Mukti Efayanti" w:date="2024-12-20T12:26:00Z" w16du:dateUtc="2024-12-20T05:26:00Z"/>
                          <w:rFonts w:eastAsia="Times New Roman" w:cstheme="minorHAnsi"/>
                          <w:i/>
                          <w:iCs/>
                          <w:color w:val="4472C4" w:themeColor="accent1"/>
                          <w:kern w:val="0"/>
                          <w:sz w:val="16"/>
                          <w:szCs w:val="16"/>
                          <w14:ligatures w14:val="none"/>
                        </w:rPr>
                      </w:rPrChange>
                    </w:rPr>
                    <w:pPrChange w:id="1659" w:author="Indria Mukti Efayanti" w:date="2025-01-06T23:18:00Z" w16du:dateUtc="2025-01-06T16:18:00Z">
                      <w:pPr>
                        <w:jc w:val="left"/>
                      </w:pPr>
                    </w:pPrChange>
                  </w:pPr>
                  <w:ins w:id="1660"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661" w:author="Indria Mukti Efayanti" w:date="2025-05-05T15:08:00Z" w16du:dateUtc="2025-05-05T08:08:00Z">
                    <w:del w:id="1662"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663" w:author="Erick Hizkia Pangihutan Marbun" w:date="2026-07-01T13:20:00Z" w16du:dateUtc="2026-07-01T06:20:00Z">
                    <w:tcPr>
                      <w:tcW w:w="1612" w:type="dxa"/>
                      <w:gridSpan w:val="3"/>
                    </w:tcPr>
                  </w:tcPrChange>
                </w:tcPr>
                <w:p w14:paraId="0C5DC542" w14:textId="52C4463E" w:rsidR="007B5EE3" w:rsidRPr="008915FD" w:rsidRDefault="007B5EE3" w:rsidP="007B5EE3">
                  <w:pPr>
                    <w:jc w:val="center"/>
                    <w:rPr>
                      <w:ins w:id="1664" w:author="Indria Mukti Efayanti" w:date="2024-12-20T12:26:00Z" w16du:dateUtc="2024-12-20T05:26:00Z"/>
                      <w:rFonts w:eastAsia="Times New Roman" w:cstheme="minorHAnsi"/>
                      <w:i/>
                      <w:iCs/>
                      <w:color w:val="4472C4" w:themeColor="accent1"/>
                      <w:kern w:val="0"/>
                      <w:sz w:val="16"/>
                      <w:szCs w:val="16"/>
                      <w14:ligatures w14:val="none"/>
                    </w:rPr>
                    <w:pPrChange w:id="1665" w:author="Indria Mukti Efayanti" w:date="2025-01-06T23:18:00Z" w16du:dateUtc="2025-01-06T16:18:00Z">
                      <w:pPr>
                        <w:jc w:val="left"/>
                      </w:pPr>
                    </w:pPrChange>
                  </w:pPr>
                  <w:ins w:id="1666"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667" w:author="Indria Mukti Efayanti" w:date="2025-01-06T23:18:00Z" w16du:dateUtc="2025-01-06T16:18:00Z">
                    <w:del w:id="1668" w:author="Erick Hizkia Pangihutan Marbun" w:date="2026-07-01T13:20:00Z" w16du:dateUtc="2026-07-01T06:20:00Z">
                      <w:r w:rsidRPr="008915FD" w:rsidDel="00D4410D">
                        <w:rPr>
                          <w:rFonts w:cstheme="minorHAnsi"/>
                          <w:sz w:val="16"/>
                          <w:szCs w:val="16"/>
                        </w:rPr>
                        <w:delText>86.281.650</w:delText>
                      </w:r>
                    </w:del>
                  </w:ins>
                </w:p>
              </w:tc>
              <w:tc>
                <w:tcPr>
                  <w:tcW w:w="1603" w:type="dxa"/>
                  <w:tcPrChange w:id="1669" w:author="Erick Hizkia Pangihutan Marbun" w:date="2026-07-01T13:20:00Z" w16du:dateUtc="2026-07-01T06:20:00Z">
                    <w:tcPr>
                      <w:tcW w:w="1607" w:type="dxa"/>
                      <w:gridSpan w:val="3"/>
                    </w:tcPr>
                  </w:tcPrChange>
                </w:tcPr>
                <w:p w14:paraId="04653292" w14:textId="312B353A" w:rsidR="007B5EE3" w:rsidRPr="008915FD" w:rsidRDefault="007B5EE3" w:rsidP="007B5EE3">
                  <w:pPr>
                    <w:jc w:val="center"/>
                    <w:rPr>
                      <w:ins w:id="1670" w:author="Indria Mukti Efayanti" w:date="2024-12-20T12:26:00Z" w16du:dateUtc="2024-12-20T05:26:00Z"/>
                      <w:rFonts w:eastAsia="Times New Roman" w:cstheme="minorHAnsi"/>
                      <w:i/>
                      <w:iCs/>
                      <w:color w:val="4472C4" w:themeColor="accent1"/>
                      <w:kern w:val="0"/>
                      <w:sz w:val="16"/>
                      <w:szCs w:val="16"/>
                      <w14:ligatures w14:val="none"/>
                    </w:rPr>
                    <w:pPrChange w:id="1671" w:author="Indria Mukti Efayanti" w:date="2025-01-06T23:18:00Z" w16du:dateUtc="2025-01-06T16:18:00Z">
                      <w:pPr>
                        <w:jc w:val="left"/>
                      </w:pPr>
                    </w:pPrChange>
                  </w:pPr>
                  <w:ins w:id="1672" w:author="Erick Hizkia Pangihutan Marbun" w:date="2026-07-01T13:21:00Z" w16du:dateUtc="2026-07-01T06:21:00Z">
                    <w:r w:rsidRPr="00B122CF">
                      <w:rPr>
                        <w:rFonts w:cstheme="minorHAnsi"/>
                        <w:i/>
                        <w:iCs/>
                        <w:color w:val="5B9BD5" w:themeColor="accent5"/>
                        <w:sz w:val="16"/>
                        <w:szCs w:val="16"/>
                      </w:rPr>
                      <w:t>&lt;Natural death sum assured&gt;</w:t>
                    </w:r>
                  </w:ins>
                  <w:ins w:id="1673" w:author="Indria Mukti Efayanti" w:date="2025-01-06T23:18:00Z" w16du:dateUtc="2025-01-06T16:18:00Z">
                    <w:del w:id="1674"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675" w:author="Erick Hizkia Pangihutan Marbun" w:date="2026-07-01T13:20:00Z" w16du:dateUtc="2026-07-01T06:20:00Z">
                    <w:tcPr>
                      <w:tcW w:w="1301" w:type="dxa"/>
                      <w:gridSpan w:val="2"/>
                    </w:tcPr>
                  </w:tcPrChange>
                </w:tcPr>
                <w:p w14:paraId="3951CA5B" w14:textId="7E3B1D7C" w:rsidR="007B5EE3" w:rsidRPr="008915FD" w:rsidRDefault="007B5EE3" w:rsidP="007B5EE3">
                  <w:pPr>
                    <w:jc w:val="center"/>
                    <w:rPr>
                      <w:ins w:id="1676" w:author="Indria Mukti Efayanti" w:date="2024-12-20T12:26:00Z" w16du:dateUtc="2024-12-20T05:26:00Z"/>
                      <w:rFonts w:eastAsia="Times New Roman" w:cstheme="minorHAnsi"/>
                      <w:i/>
                      <w:iCs/>
                      <w:color w:val="4472C4" w:themeColor="accent1"/>
                      <w:kern w:val="0"/>
                      <w:sz w:val="16"/>
                      <w:szCs w:val="16"/>
                      <w14:ligatures w14:val="none"/>
                      <w:rPrChange w:id="1677" w:author="Indria Mukti Efayanti" w:date="2025-04-25T17:01:00Z" w16du:dateUtc="2025-04-25T10:01:00Z">
                        <w:rPr>
                          <w:ins w:id="1678"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679" w:author="Indria Mukti Efayanti" w:date="2025-01-06T23:18:00Z" w16du:dateUtc="2025-01-06T16:18:00Z">
                      <w:pPr>
                        <w:jc w:val="left"/>
                      </w:pPr>
                    </w:pPrChange>
                  </w:pPr>
                  <w:ins w:id="1680" w:author="Erick Hizkia Pangihutan Marbun" w:date="2026-07-01T13:22:00Z" w16du:dateUtc="2026-07-01T06:22:00Z">
                    <w:r w:rsidRPr="00621447">
                      <w:rPr>
                        <w:rFonts w:cstheme="minorHAnsi"/>
                        <w:i/>
                        <w:iCs/>
                        <w:color w:val="5B9BD5" w:themeColor="accent5"/>
                        <w:sz w:val="16"/>
                        <w:szCs w:val="16"/>
                      </w:rPr>
                      <w:t>&lt;accidental death sum assured&gt;</w:t>
                    </w:r>
                  </w:ins>
                  <w:ins w:id="1681" w:author="Indria Mukti Efayanti" w:date="2025-01-06T23:18:00Z" w16du:dateUtc="2025-01-06T16:18:00Z">
                    <w:del w:id="1682"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683" w:author="Erick Hizkia Pangihutan Marbun" w:date="2026-07-01T13:20:00Z" w16du:dateUtc="2026-07-01T06:20:00Z">
                    <w:tcPr>
                      <w:tcW w:w="1513" w:type="dxa"/>
                      <w:gridSpan w:val="4"/>
                    </w:tcPr>
                  </w:tcPrChange>
                </w:tcPr>
                <w:p w14:paraId="11CCCB32" w14:textId="77777777" w:rsidR="007B5EE3" w:rsidRPr="008915FD" w:rsidRDefault="007B5EE3" w:rsidP="007B5EE3">
                  <w:pPr>
                    <w:jc w:val="center"/>
                    <w:rPr>
                      <w:ins w:id="1684" w:author="Indria Mukti Efayanti" w:date="2024-12-20T12:26:00Z" w16du:dateUtc="2024-12-20T05:26:00Z"/>
                      <w:rFonts w:eastAsia="Times New Roman" w:cstheme="minorHAnsi"/>
                      <w:i/>
                      <w:iCs/>
                      <w:color w:val="4472C4" w:themeColor="accent1"/>
                      <w:kern w:val="0"/>
                      <w:sz w:val="16"/>
                      <w:szCs w:val="16"/>
                      <w14:ligatures w14:val="none"/>
                    </w:rPr>
                    <w:pPrChange w:id="1685" w:author="Indria Mukti Efayanti" w:date="2025-01-06T23:18:00Z" w16du:dateUtc="2025-01-06T16:18:00Z">
                      <w:pPr>
                        <w:jc w:val="left"/>
                      </w:pPr>
                    </w:pPrChange>
                  </w:pPr>
                </w:p>
              </w:tc>
            </w:tr>
            <w:tr w:rsidR="007B5EE3" w:rsidRPr="008915FD" w14:paraId="193C2A42" w14:textId="77777777" w:rsidTr="00D4410D">
              <w:tblPrEx>
                <w:tblPrExChange w:id="1686" w:author="Erick Hizkia Pangihutan Marbun" w:date="2026-07-01T13:20:00Z" w16du:dateUtc="2026-07-01T06:20:00Z">
                  <w:tblPrEx>
                    <w:tblW w:w="9789" w:type="dxa"/>
                    <w:tblInd w:w="0" w:type="dxa"/>
                  </w:tblPrEx>
                </w:tblPrExChange>
              </w:tblPrEx>
              <w:trPr>
                <w:ins w:id="1687" w:author="Indria Mukti Efayanti" w:date="2024-12-20T12:26:00Z"/>
                <w:trPrChange w:id="1688" w:author="Erick Hizkia Pangihutan Marbun" w:date="2026-07-01T13:20:00Z" w16du:dateUtc="2026-07-01T06:20:00Z">
                  <w:trPr>
                    <w:gridAfter w:val="0"/>
                  </w:trPr>
                </w:trPrChange>
              </w:trPr>
              <w:tc>
                <w:tcPr>
                  <w:tcW w:w="676" w:type="dxa"/>
                  <w:tcPrChange w:id="1689" w:author="Erick Hizkia Pangihutan Marbun" w:date="2026-07-01T13:20:00Z" w16du:dateUtc="2026-07-01T06:20:00Z">
                    <w:tcPr>
                      <w:tcW w:w="677" w:type="dxa"/>
                      <w:gridSpan w:val="3"/>
                    </w:tcPr>
                  </w:tcPrChange>
                </w:tcPr>
                <w:p w14:paraId="11829438" w14:textId="74766981" w:rsidR="007B5EE3" w:rsidRPr="008915FD" w:rsidRDefault="007B5EE3" w:rsidP="007B5EE3">
                  <w:pPr>
                    <w:ind w:right="33"/>
                    <w:jc w:val="center"/>
                    <w:rPr>
                      <w:ins w:id="1690" w:author="Indria Mukti Efayanti" w:date="2024-12-20T12:26:00Z" w16du:dateUtc="2024-12-20T05:26:00Z"/>
                      <w:rFonts w:eastAsia="Times New Roman" w:cstheme="minorHAnsi"/>
                      <w:i/>
                      <w:iCs/>
                      <w:color w:val="4472C4" w:themeColor="accent1"/>
                      <w:kern w:val="0"/>
                      <w:sz w:val="16"/>
                      <w:szCs w:val="16"/>
                      <w14:ligatures w14:val="none"/>
                      <w:rPrChange w:id="1691" w:author="Indria Mukti Efayanti" w:date="2025-04-25T17:01:00Z" w16du:dateUtc="2025-04-25T10:01:00Z">
                        <w:rPr>
                          <w:ins w:id="1692" w:author="Indria Mukti Efayanti" w:date="2024-12-20T12:26:00Z" w16du:dateUtc="2024-12-20T05:26:00Z"/>
                        </w:rPr>
                      </w:rPrChange>
                    </w:rPr>
                    <w:pPrChange w:id="1693" w:author="Indria Mukti Efayanti" w:date="2025-01-06T23:18:00Z" w16du:dateUtc="2025-01-06T16:18:00Z">
                      <w:pPr>
                        <w:pStyle w:val="ListParagraph"/>
                        <w:numPr>
                          <w:numId w:val="82"/>
                        </w:numPr>
                        <w:ind w:left="144" w:right="33" w:hanging="144"/>
                        <w:jc w:val="left"/>
                      </w:pPr>
                    </w:pPrChange>
                  </w:pPr>
                  <w:ins w:id="1694" w:author="Erick Hizkia Pangihutan Marbun" w:date="2026-07-01T13:18:00Z" w16du:dateUtc="2026-07-01T06:18:00Z">
                    <w:r w:rsidRPr="001F36C9">
                      <w:rPr>
                        <w:rFonts w:cstheme="minorHAnsi"/>
                        <w:i/>
                        <w:iCs/>
                        <w:color w:val="5B9BD5" w:themeColor="accent5"/>
                        <w:sz w:val="16"/>
                        <w:szCs w:val="16"/>
                      </w:rPr>
                      <w:t>&lt;Policy year&gt;</w:t>
                    </w:r>
                  </w:ins>
                  <w:ins w:id="1695" w:author="Indria Mukti Efayanti" w:date="2025-01-06T23:18:00Z" w16du:dateUtc="2025-01-06T16:18:00Z">
                    <w:del w:id="1696" w:author="Erick Hizkia Pangihutan Marbun" w:date="2026-07-01T13:18:00Z" w16du:dateUtc="2026-07-01T06:18:00Z">
                      <w:r w:rsidRPr="008915FD" w:rsidDel="00A55A38">
                        <w:rPr>
                          <w:rFonts w:cstheme="minorHAnsi"/>
                          <w:sz w:val="16"/>
                          <w:szCs w:val="16"/>
                        </w:rPr>
                        <w:delText>7</w:delText>
                      </w:r>
                    </w:del>
                  </w:ins>
                </w:p>
              </w:tc>
              <w:tc>
                <w:tcPr>
                  <w:tcW w:w="1490" w:type="dxa"/>
                  <w:tcPrChange w:id="1697" w:author="Erick Hizkia Pangihutan Marbun" w:date="2026-07-01T13:20:00Z" w16du:dateUtc="2026-07-01T06:20:00Z">
                    <w:tcPr>
                      <w:tcW w:w="1503" w:type="dxa"/>
                      <w:gridSpan w:val="3"/>
                      <w:vAlign w:val="center"/>
                    </w:tcPr>
                  </w:tcPrChange>
                </w:tcPr>
                <w:p w14:paraId="597CE0EA" w14:textId="7B135E86" w:rsidR="007B5EE3" w:rsidRPr="008915FD" w:rsidRDefault="007B5EE3" w:rsidP="007B5EE3">
                  <w:pPr>
                    <w:jc w:val="center"/>
                    <w:rPr>
                      <w:ins w:id="1698" w:author="Indria Mukti Efayanti" w:date="2024-12-20T12:26:00Z" w16du:dateUtc="2024-12-20T05:26:00Z"/>
                      <w:rFonts w:eastAsia="Times New Roman" w:cstheme="minorHAnsi"/>
                      <w:i/>
                      <w:iCs/>
                      <w:color w:val="4472C4" w:themeColor="accent1"/>
                      <w:kern w:val="0"/>
                      <w:sz w:val="16"/>
                      <w:szCs w:val="16"/>
                      <w14:ligatures w14:val="none"/>
                    </w:rPr>
                    <w:pPrChange w:id="1699" w:author="Indria Mukti Efayanti" w:date="2025-01-06T23:18:00Z" w16du:dateUtc="2025-01-06T16:18:00Z">
                      <w:pPr>
                        <w:jc w:val="left"/>
                      </w:pPr>
                    </w:pPrChange>
                  </w:pPr>
                  <w:ins w:id="1700" w:author="Erick Hizkia Pangihutan Marbun" w:date="2026-07-01T13:18:00Z" w16du:dateUtc="2026-07-01T06:18:00Z">
                    <w:r w:rsidRPr="002935A5">
                      <w:rPr>
                        <w:rFonts w:cstheme="minorHAnsi"/>
                        <w:i/>
                        <w:iCs/>
                        <w:color w:val="5B9BD5" w:themeColor="accent5"/>
                        <w:sz w:val="16"/>
                        <w:szCs w:val="16"/>
                      </w:rPr>
                      <w:t>&lt;age of Insured&gt;</w:t>
                    </w:r>
                  </w:ins>
                  <w:ins w:id="1701" w:author="Indria Mukti Efayanti" w:date="2025-01-06T23:18:00Z" w16du:dateUtc="2025-01-06T16:18:00Z">
                    <w:del w:id="1702" w:author="Erick Hizkia Pangihutan Marbun" w:date="2026-07-01T13:18:00Z" w16du:dateUtc="2026-07-01T06:18:00Z">
                      <w:r w:rsidRPr="008915FD" w:rsidDel="00292ECC">
                        <w:rPr>
                          <w:rFonts w:cstheme="minorHAnsi"/>
                          <w:sz w:val="16"/>
                          <w:szCs w:val="16"/>
                        </w:rPr>
                        <w:delText>41</w:delText>
                      </w:r>
                    </w:del>
                  </w:ins>
                </w:p>
              </w:tc>
              <w:tc>
                <w:tcPr>
                  <w:tcW w:w="1570" w:type="dxa"/>
                  <w:tcPrChange w:id="1703" w:author="Erick Hizkia Pangihutan Marbun" w:date="2026-07-01T13:20:00Z" w16du:dateUtc="2026-07-01T06:20:00Z">
                    <w:tcPr>
                      <w:tcW w:w="1576" w:type="dxa"/>
                      <w:gridSpan w:val="3"/>
                      <w:vAlign w:val="center"/>
                    </w:tcPr>
                  </w:tcPrChange>
                </w:tcPr>
                <w:p w14:paraId="26CD502B" w14:textId="3678A9A1" w:rsidR="007B5EE3" w:rsidRPr="00846DF7" w:rsidRDefault="007B5EE3" w:rsidP="007B5EE3">
                  <w:pPr>
                    <w:jc w:val="center"/>
                    <w:rPr>
                      <w:ins w:id="1704" w:author="Indria Mukti Efayanti" w:date="2024-12-20T12:26:00Z" w16du:dateUtc="2024-12-20T05:26:00Z"/>
                      <w:rFonts w:cstheme="minorHAnsi"/>
                      <w:sz w:val="16"/>
                      <w:szCs w:val="16"/>
                      <w:rPrChange w:id="1705" w:author="Indria Mukti Efayanti" w:date="2025-05-06T11:14:00Z" w16du:dateUtc="2025-05-06T04:14:00Z">
                        <w:rPr>
                          <w:ins w:id="1706" w:author="Indria Mukti Efayanti" w:date="2024-12-20T12:26:00Z" w16du:dateUtc="2024-12-20T05:26:00Z"/>
                          <w:rFonts w:eastAsia="Times New Roman" w:cstheme="minorHAnsi"/>
                          <w:i/>
                          <w:iCs/>
                          <w:color w:val="4472C4" w:themeColor="accent1"/>
                          <w:kern w:val="0"/>
                          <w:sz w:val="16"/>
                          <w:szCs w:val="16"/>
                          <w14:ligatures w14:val="none"/>
                        </w:rPr>
                      </w:rPrChange>
                    </w:rPr>
                    <w:pPrChange w:id="1707" w:author="Indria Mukti Efayanti" w:date="2025-01-06T23:18:00Z" w16du:dateUtc="2025-01-06T16:18:00Z">
                      <w:pPr>
                        <w:jc w:val="left"/>
                      </w:pPr>
                    </w:pPrChange>
                  </w:pPr>
                  <w:ins w:id="1708"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709" w:author="Indria Mukti Efayanti" w:date="2025-05-05T15:08:00Z" w16du:dateUtc="2025-05-05T08:08:00Z">
                    <w:del w:id="1710"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711" w:author="Erick Hizkia Pangihutan Marbun" w:date="2026-07-01T13:20:00Z" w16du:dateUtc="2026-07-01T06:20:00Z">
                    <w:tcPr>
                      <w:tcW w:w="1612" w:type="dxa"/>
                      <w:gridSpan w:val="3"/>
                    </w:tcPr>
                  </w:tcPrChange>
                </w:tcPr>
                <w:p w14:paraId="2D894F53" w14:textId="57BFDD0B" w:rsidR="007B5EE3" w:rsidRPr="008915FD" w:rsidRDefault="007B5EE3" w:rsidP="007B5EE3">
                  <w:pPr>
                    <w:jc w:val="center"/>
                    <w:rPr>
                      <w:ins w:id="1712" w:author="Indria Mukti Efayanti" w:date="2024-12-20T12:26:00Z" w16du:dateUtc="2024-12-20T05:26:00Z"/>
                      <w:rFonts w:eastAsia="Times New Roman" w:cstheme="minorHAnsi"/>
                      <w:i/>
                      <w:iCs/>
                      <w:color w:val="4472C4" w:themeColor="accent1"/>
                      <w:kern w:val="0"/>
                      <w:sz w:val="16"/>
                      <w:szCs w:val="16"/>
                      <w14:ligatures w14:val="none"/>
                    </w:rPr>
                    <w:pPrChange w:id="1713" w:author="Indria Mukti Efayanti" w:date="2025-01-06T23:18:00Z" w16du:dateUtc="2025-01-06T16:18:00Z">
                      <w:pPr>
                        <w:jc w:val="left"/>
                      </w:pPr>
                    </w:pPrChange>
                  </w:pPr>
                  <w:ins w:id="1714" w:author="Erick Hizkia Pangihutan Marbun" w:date="2026-07-01T13:20:00Z" w16du:dateUtc="2026-07-01T06:20:00Z">
                    <w:r w:rsidRPr="00E211A5">
                      <w:rPr>
                        <w:rFonts w:cstheme="minorHAnsi"/>
                        <w:i/>
                        <w:iCs/>
                        <w:color w:val="5B9BD5" w:themeColor="accent5"/>
                        <w:sz w:val="16"/>
                        <w:szCs w:val="16"/>
                      </w:rPr>
                      <w:t>&lt;Cash value end of policy year, refer to actuarial calc&gt;</w:t>
                    </w:r>
                  </w:ins>
                  <w:ins w:id="1715" w:author="Indria Mukti Efayanti" w:date="2025-01-06T23:18:00Z" w16du:dateUtc="2025-01-06T16:18:00Z">
                    <w:del w:id="1716" w:author="Erick Hizkia Pangihutan Marbun" w:date="2026-07-01T13:20:00Z" w16du:dateUtc="2026-07-01T06:20:00Z">
                      <w:r w:rsidRPr="008915FD" w:rsidDel="00D4410D">
                        <w:rPr>
                          <w:rFonts w:cstheme="minorHAnsi"/>
                          <w:sz w:val="16"/>
                          <w:szCs w:val="16"/>
                        </w:rPr>
                        <w:delText>119.150.850</w:delText>
                      </w:r>
                    </w:del>
                  </w:ins>
                </w:p>
              </w:tc>
              <w:tc>
                <w:tcPr>
                  <w:tcW w:w="1603" w:type="dxa"/>
                  <w:tcPrChange w:id="1717" w:author="Erick Hizkia Pangihutan Marbun" w:date="2026-07-01T13:20:00Z" w16du:dateUtc="2026-07-01T06:20:00Z">
                    <w:tcPr>
                      <w:tcW w:w="1607" w:type="dxa"/>
                      <w:gridSpan w:val="3"/>
                    </w:tcPr>
                  </w:tcPrChange>
                </w:tcPr>
                <w:p w14:paraId="07B4E47E" w14:textId="2D1A0305" w:rsidR="007B5EE3" w:rsidRPr="008915FD" w:rsidRDefault="007B5EE3" w:rsidP="007B5EE3">
                  <w:pPr>
                    <w:jc w:val="center"/>
                    <w:rPr>
                      <w:ins w:id="1718" w:author="Indria Mukti Efayanti" w:date="2024-12-20T12:26:00Z" w16du:dateUtc="2024-12-20T05:26:00Z"/>
                      <w:rFonts w:eastAsia="Times New Roman" w:cstheme="minorHAnsi"/>
                      <w:i/>
                      <w:iCs/>
                      <w:color w:val="4472C4" w:themeColor="accent1"/>
                      <w:kern w:val="0"/>
                      <w:sz w:val="16"/>
                      <w:szCs w:val="16"/>
                      <w14:ligatures w14:val="none"/>
                    </w:rPr>
                    <w:pPrChange w:id="1719" w:author="Indria Mukti Efayanti" w:date="2025-01-06T23:18:00Z" w16du:dateUtc="2025-01-06T16:18:00Z">
                      <w:pPr>
                        <w:jc w:val="left"/>
                      </w:pPr>
                    </w:pPrChange>
                  </w:pPr>
                  <w:ins w:id="1720" w:author="Erick Hizkia Pangihutan Marbun" w:date="2026-07-01T13:21:00Z" w16du:dateUtc="2026-07-01T06:21:00Z">
                    <w:r w:rsidRPr="00B122CF">
                      <w:rPr>
                        <w:rFonts w:cstheme="minorHAnsi"/>
                        <w:i/>
                        <w:iCs/>
                        <w:color w:val="5B9BD5" w:themeColor="accent5"/>
                        <w:sz w:val="16"/>
                        <w:szCs w:val="16"/>
                      </w:rPr>
                      <w:t>&lt;Natural death sum assured&gt;</w:t>
                    </w:r>
                  </w:ins>
                  <w:ins w:id="1721" w:author="Indria Mukti Efayanti" w:date="2025-01-06T23:18:00Z" w16du:dateUtc="2025-01-06T16:18:00Z">
                    <w:del w:id="1722" w:author="Erick Hizkia Pangihutan Marbun" w:date="2026-07-01T13:21:00Z" w16du:dateUtc="2026-07-01T06:21:00Z">
                      <w:r w:rsidRPr="008915FD" w:rsidDel="00EC6683">
                        <w:rPr>
                          <w:rFonts w:cstheme="minorHAnsi"/>
                          <w:sz w:val="16"/>
                          <w:szCs w:val="16"/>
                        </w:rPr>
                        <w:delText>500.000.000</w:delText>
                      </w:r>
                    </w:del>
                  </w:ins>
                </w:p>
              </w:tc>
              <w:tc>
                <w:tcPr>
                  <w:tcW w:w="1782" w:type="dxa"/>
                  <w:tcPrChange w:id="1723" w:author="Erick Hizkia Pangihutan Marbun" w:date="2026-07-01T13:20:00Z" w16du:dateUtc="2026-07-01T06:20:00Z">
                    <w:tcPr>
                      <w:tcW w:w="1301" w:type="dxa"/>
                      <w:gridSpan w:val="2"/>
                    </w:tcPr>
                  </w:tcPrChange>
                </w:tcPr>
                <w:p w14:paraId="41AE783C" w14:textId="0988EEB0" w:rsidR="007B5EE3" w:rsidRPr="008915FD" w:rsidRDefault="007B5EE3" w:rsidP="007B5EE3">
                  <w:pPr>
                    <w:jc w:val="center"/>
                    <w:rPr>
                      <w:ins w:id="1724" w:author="Indria Mukti Efayanti" w:date="2024-12-20T12:26:00Z" w16du:dateUtc="2024-12-20T05:26:00Z"/>
                      <w:rFonts w:eastAsia="Times New Roman" w:cstheme="minorHAnsi"/>
                      <w:i/>
                      <w:iCs/>
                      <w:color w:val="4472C4" w:themeColor="accent1"/>
                      <w:kern w:val="0"/>
                      <w:sz w:val="16"/>
                      <w:szCs w:val="16"/>
                      <w14:ligatures w14:val="none"/>
                      <w:rPrChange w:id="1725" w:author="Indria Mukti Efayanti" w:date="2025-04-25T17:01:00Z" w16du:dateUtc="2025-04-25T10:01:00Z">
                        <w:rPr>
                          <w:ins w:id="1726"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727" w:author="Indria Mukti Efayanti" w:date="2025-01-06T23:18:00Z" w16du:dateUtc="2025-01-06T16:18:00Z">
                      <w:pPr>
                        <w:jc w:val="left"/>
                      </w:pPr>
                    </w:pPrChange>
                  </w:pPr>
                  <w:ins w:id="1728" w:author="Erick Hizkia Pangihutan Marbun" w:date="2026-07-01T13:22:00Z" w16du:dateUtc="2026-07-01T06:22:00Z">
                    <w:r w:rsidRPr="00621447">
                      <w:rPr>
                        <w:rFonts w:cstheme="minorHAnsi"/>
                        <w:i/>
                        <w:iCs/>
                        <w:color w:val="5B9BD5" w:themeColor="accent5"/>
                        <w:sz w:val="16"/>
                        <w:szCs w:val="16"/>
                      </w:rPr>
                      <w:t>&lt;accidental death sum assured&gt;</w:t>
                    </w:r>
                  </w:ins>
                  <w:ins w:id="1729" w:author="Indria Mukti Efayanti" w:date="2025-01-06T23:18:00Z" w16du:dateUtc="2025-01-06T16:18:00Z">
                    <w:del w:id="1730"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731" w:author="Erick Hizkia Pangihutan Marbun" w:date="2026-07-01T13:20:00Z" w16du:dateUtc="2026-07-01T06:20:00Z">
                    <w:tcPr>
                      <w:tcW w:w="1513" w:type="dxa"/>
                      <w:gridSpan w:val="4"/>
                    </w:tcPr>
                  </w:tcPrChange>
                </w:tcPr>
                <w:p w14:paraId="5D47740E" w14:textId="77777777" w:rsidR="007B5EE3" w:rsidRPr="008915FD" w:rsidRDefault="007B5EE3" w:rsidP="007B5EE3">
                  <w:pPr>
                    <w:jc w:val="center"/>
                    <w:rPr>
                      <w:ins w:id="1732" w:author="Indria Mukti Efayanti" w:date="2024-12-20T12:26:00Z" w16du:dateUtc="2024-12-20T05:26:00Z"/>
                      <w:rFonts w:eastAsia="Times New Roman" w:cstheme="minorHAnsi"/>
                      <w:i/>
                      <w:iCs/>
                      <w:color w:val="4472C4" w:themeColor="accent1"/>
                      <w:kern w:val="0"/>
                      <w:sz w:val="16"/>
                      <w:szCs w:val="16"/>
                      <w14:ligatures w14:val="none"/>
                    </w:rPr>
                    <w:pPrChange w:id="1733" w:author="Indria Mukti Efayanti" w:date="2025-01-06T23:18:00Z" w16du:dateUtc="2025-01-06T16:18:00Z">
                      <w:pPr>
                        <w:jc w:val="left"/>
                      </w:pPr>
                    </w:pPrChange>
                  </w:pPr>
                </w:p>
              </w:tc>
            </w:tr>
            <w:tr w:rsidR="007B5EE3" w:rsidRPr="008915FD" w14:paraId="3931BF51" w14:textId="77777777" w:rsidTr="00EC243F">
              <w:tblPrEx>
                <w:tblPrExChange w:id="1734" w:author="Erick Hizkia Pangihutan Marbun" w:date="2026-07-01T13:20:00Z" w16du:dateUtc="2026-07-01T06:20:00Z">
                  <w:tblPrEx>
                    <w:tblW w:w="9789" w:type="dxa"/>
                    <w:tblInd w:w="0" w:type="dxa"/>
                  </w:tblPrEx>
                </w:tblPrExChange>
              </w:tblPrEx>
              <w:trPr>
                <w:ins w:id="1735" w:author="Indria Mukti Efayanti" w:date="2024-12-20T12:26:00Z"/>
                <w:trPrChange w:id="1736" w:author="Erick Hizkia Pangihutan Marbun" w:date="2026-07-01T13:20:00Z" w16du:dateUtc="2026-07-01T06:20:00Z">
                  <w:trPr>
                    <w:gridAfter w:val="0"/>
                  </w:trPr>
                </w:trPrChange>
              </w:trPr>
              <w:tc>
                <w:tcPr>
                  <w:tcW w:w="676" w:type="dxa"/>
                  <w:tcPrChange w:id="1737" w:author="Erick Hizkia Pangihutan Marbun" w:date="2026-07-01T13:20:00Z" w16du:dateUtc="2026-07-01T06:20:00Z">
                    <w:tcPr>
                      <w:tcW w:w="677" w:type="dxa"/>
                      <w:gridSpan w:val="3"/>
                    </w:tcPr>
                  </w:tcPrChange>
                </w:tcPr>
                <w:p w14:paraId="342DF268" w14:textId="73D307F9" w:rsidR="007B5EE3" w:rsidRPr="008915FD" w:rsidRDefault="007B5EE3" w:rsidP="007B5EE3">
                  <w:pPr>
                    <w:ind w:right="33"/>
                    <w:jc w:val="center"/>
                    <w:rPr>
                      <w:ins w:id="1738" w:author="Indria Mukti Efayanti" w:date="2024-12-20T12:26:00Z" w16du:dateUtc="2024-12-20T05:26:00Z"/>
                      <w:rFonts w:eastAsia="Times New Roman" w:cstheme="minorHAnsi"/>
                      <w:i/>
                      <w:iCs/>
                      <w:color w:val="4472C4" w:themeColor="accent1"/>
                      <w:kern w:val="0"/>
                      <w:sz w:val="16"/>
                      <w:szCs w:val="16"/>
                      <w14:ligatures w14:val="none"/>
                      <w:rPrChange w:id="1739" w:author="Indria Mukti Efayanti" w:date="2025-04-25T17:01:00Z" w16du:dateUtc="2025-04-25T10:01:00Z">
                        <w:rPr>
                          <w:ins w:id="1740" w:author="Indria Mukti Efayanti" w:date="2024-12-20T12:26:00Z" w16du:dateUtc="2024-12-20T05:26:00Z"/>
                        </w:rPr>
                      </w:rPrChange>
                    </w:rPr>
                    <w:pPrChange w:id="1741" w:author="Indria Mukti Efayanti" w:date="2025-01-06T23:18:00Z" w16du:dateUtc="2025-01-06T16:18:00Z">
                      <w:pPr>
                        <w:pStyle w:val="ListParagraph"/>
                        <w:numPr>
                          <w:numId w:val="82"/>
                        </w:numPr>
                        <w:ind w:left="144" w:right="33" w:hanging="144"/>
                        <w:jc w:val="left"/>
                      </w:pPr>
                    </w:pPrChange>
                  </w:pPr>
                  <w:ins w:id="1742" w:author="Erick Hizkia Pangihutan Marbun" w:date="2026-07-01T13:18:00Z" w16du:dateUtc="2026-07-01T06:18:00Z">
                    <w:r w:rsidRPr="001F36C9">
                      <w:rPr>
                        <w:rFonts w:cstheme="minorHAnsi"/>
                        <w:i/>
                        <w:iCs/>
                        <w:color w:val="5B9BD5" w:themeColor="accent5"/>
                        <w:sz w:val="16"/>
                        <w:szCs w:val="16"/>
                      </w:rPr>
                      <w:t>&lt;Policy year&gt;</w:t>
                    </w:r>
                  </w:ins>
                  <w:ins w:id="1743" w:author="Indria Mukti Efayanti" w:date="2025-01-06T23:18:00Z" w16du:dateUtc="2025-01-06T16:18:00Z">
                    <w:del w:id="1744" w:author="Erick Hizkia Pangihutan Marbun" w:date="2026-07-01T13:18:00Z" w16du:dateUtc="2026-07-01T06:18:00Z">
                      <w:r w:rsidRPr="008915FD" w:rsidDel="00A55A38">
                        <w:rPr>
                          <w:rFonts w:cstheme="minorHAnsi"/>
                          <w:sz w:val="16"/>
                          <w:szCs w:val="16"/>
                        </w:rPr>
                        <w:delText>8</w:delText>
                      </w:r>
                    </w:del>
                  </w:ins>
                </w:p>
              </w:tc>
              <w:tc>
                <w:tcPr>
                  <w:tcW w:w="1490" w:type="dxa"/>
                  <w:tcPrChange w:id="1745" w:author="Erick Hizkia Pangihutan Marbun" w:date="2026-07-01T13:20:00Z" w16du:dateUtc="2026-07-01T06:20:00Z">
                    <w:tcPr>
                      <w:tcW w:w="1503" w:type="dxa"/>
                      <w:gridSpan w:val="3"/>
                      <w:vAlign w:val="center"/>
                    </w:tcPr>
                  </w:tcPrChange>
                </w:tcPr>
                <w:p w14:paraId="61B93DBF" w14:textId="6F360850" w:rsidR="007B5EE3" w:rsidRPr="008915FD" w:rsidRDefault="007B5EE3" w:rsidP="007B5EE3">
                  <w:pPr>
                    <w:jc w:val="center"/>
                    <w:rPr>
                      <w:ins w:id="1746" w:author="Indria Mukti Efayanti" w:date="2024-12-20T12:26:00Z" w16du:dateUtc="2024-12-20T05:26:00Z"/>
                      <w:rFonts w:eastAsia="Times New Roman" w:cstheme="minorHAnsi"/>
                      <w:i/>
                      <w:iCs/>
                      <w:color w:val="4472C4" w:themeColor="accent1"/>
                      <w:kern w:val="0"/>
                      <w:sz w:val="16"/>
                      <w:szCs w:val="16"/>
                      <w14:ligatures w14:val="none"/>
                    </w:rPr>
                    <w:pPrChange w:id="1747" w:author="Indria Mukti Efayanti" w:date="2025-01-06T23:18:00Z" w16du:dateUtc="2025-01-06T16:18:00Z">
                      <w:pPr>
                        <w:jc w:val="left"/>
                      </w:pPr>
                    </w:pPrChange>
                  </w:pPr>
                  <w:ins w:id="1748" w:author="Erick Hizkia Pangihutan Marbun" w:date="2026-07-01T13:18:00Z" w16du:dateUtc="2026-07-01T06:18:00Z">
                    <w:r w:rsidRPr="002935A5">
                      <w:rPr>
                        <w:rFonts w:cstheme="minorHAnsi"/>
                        <w:i/>
                        <w:iCs/>
                        <w:color w:val="5B9BD5" w:themeColor="accent5"/>
                        <w:sz w:val="16"/>
                        <w:szCs w:val="16"/>
                      </w:rPr>
                      <w:t>&lt;age of Insured&gt;</w:t>
                    </w:r>
                  </w:ins>
                  <w:ins w:id="1749" w:author="Indria Mukti Efayanti" w:date="2025-01-06T23:18:00Z" w16du:dateUtc="2025-01-06T16:18:00Z">
                    <w:del w:id="1750" w:author="Erick Hizkia Pangihutan Marbun" w:date="2026-07-01T13:18:00Z" w16du:dateUtc="2026-07-01T06:18:00Z">
                      <w:r w:rsidRPr="008915FD" w:rsidDel="00292ECC">
                        <w:rPr>
                          <w:rFonts w:cstheme="minorHAnsi"/>
                          <w:sz w:val="16"/>
                          <w:szCs w:val="16"/>
                        </w:rPr>
                        <w:delText>42</w:delText>
                      </w:r>
                    </w:del>
                  </w:ins>
                </w:p>
              </w:tc>
              <w:tc>
                <w:tcPr>
                  <w:tcW w:w="1570" w:type="dxa"/>
                  <w:tcPrChange w:id="1751" w:author="Erick Hizkia Pangihutan Marbun" w:date="2026-07-01T13:20:00Z" w16du:dateUtc="2026-07-01T06:20:00Z">
                    <w:tcPr>
                      <w:tcW w:w="1576" w:type="dxa"/>
                      <w:gridSpan w:val="3"/>
                      <w:vAlign w:val="center"/>
                    </w:tcPr>
                  </w:tcPrChange>
                </w:tcPr>
                <w:p w14:paraId="1A82AA8C" w14:textId="124E0D74" w:rsidR="007B5EE3" w:rsidRPr="00846DF7" w:rsidRDefault="007B5EE3" w:rsidP="007B5EE3">
                  <w:pPr>
                    <w:jc w:val="center"/>
                    <w:rPr>
                      <w:ins w:id="1752" w:author="Indria Mukti Efayanti" w:date="2024-12-20T12:26:00Z" w16du:dateUtc="2024-12-20T05:26:00Z"/>
                      <w:rFonts w:cstheme="minorHAnsi"/>
                      <w:sz w:val="16"/>
                      <w:szCs w:val="16"/>
                      <w:rPrChange w:id="1753" w:author="Indria Mukti Efayanti" w:date="2025-05-06T11:14:00Z" w16du:dateUtc="2025-05-06T04:14:00Z">
                        <w:rPr>
                          <w:ins w:id="1754" w:author="Indria Mukti Efayanti" w:date="2024-12-20T12:26:00Z" w16du:dateUtc="2024-12-20T05:26:00Z"/>
                          <w:rFonts w:eastAsia="Times New Roman" w:cstheme="minorHAnsi"/>
                          <w:i/>
                          <w:iCs/>
                          <w:color w:val="4472C4" w:themeColor="accent1"/>
                          <w:kern w:val="0"/>
                          <w:sz w:val="16"/>
                          <w:szCs w:val="16"/>
                          <w14:ligatures w14:val="none"/>
                        </w:rPr>
                      </w:rPrChange>
                    </w:rPr>
                    <w:pPrChange w:id="1755" w:author="Indria Mukti Efayanti" w:date="2025-01-06T23:18:00Z" w16du:dateUtc="2025-01-06T16:18:00Z">
                      <w:pPr>
                        <w:jc w:val="left"/>
                      </w:pPr>
                    </w:pPrChange>
                  </w:pPr>
                  <w:ins w:id="1756"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757" w:author="Indria Mukti Efayanti" w:date="2025-05-05T15:08:00Z" w16du:dateUtc="2025-05-05T08:08:00Z">
                    <w:del w:id="1758"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759" w:author="Erick Hizkia Pangihutan Marbun" w:date="2026-07-01T13:20:00Z" w16du:dateUtc="2026-07-01T06:20:00Z">
                    <w:tcPr>
                      <w:tcW w:w="1612" w:type="dxa"/>
                      <w:gridSpan w:val="3"/>
                    </w:tcPr>
                  </w:tcPrChange>
                </w:tcPr>
                <w:p w14:paraId="21D56E64" w14:textId="436415E0" w:rsidR="007B5EE3" w:rsidRPr="008915FD" w:rsidRDefault="007B5EE3" w:rsidP="007B5EE3">
                  <w:pPr>
                    <w:jc w:val="center"/>
                    <w:rPr>
                      <w:ins w:id="1760" w:author="Indria Mukti Efayanti" w:date="2024-12-20T12:26:00Z" w16du:dateUtc="2024-12-20T05:26:00Z"/>
                      <w:rFonts w:eastAsia="Times New Roman" w:cstheme="minorHAnsi"/>
                      <w:i/>
                      <w:iCs/>
                      <w:color w:val="4472C4" w:themeColor="accent1"/>
                      <w:kern w:val="0"/>
                      <w:sz w:val="16"/>
                      <w:szCs w:val="16"/>
                      <w14:ligatures w14:val="none"/>
                    </w:rPr>
                    <w:pPrChange w:id="1761" w:author="Indria Mukti Efayanti" w:date="2025-01-06T23:18:00Z" w16du:dateUtc="2025-01-06T16:18:00Z">
                      <w:pPr>
                        <w:jc w:val="left"/>
                      </w:pPr>
                    </w:pPrChange>
                  </w:pPr>
                  <w:ins w:id="1762"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763" w:author="Indria Mukti Efayanti" w:date="2025-01-06T23:18:00Z" w16du:dateUtc="2025-01-06T16:18:00Z">
                    <w:del w:id="1764" w:author="Erick Hizkia Pangihutan Marbun" w:date="2026-07-01T13:20:00Z" w16du:dateUtc="2026-07-01T06:20:00Z">
                      <w:r w:rsidRPr="008915FD" w:rsidDel="00EC243F">
                        <w:rPr>
                          <w:rFonts w:cstheme="minorHAnsi"/>
                          <w:sz w:val="16"/>
                          <w:szCs w:val="16"/>
                        </w:rPr>
                        <w:delText>154.954.800</w:delText>
                      </w:r>
                    </w:del>
                  </w:ins>
                </w:p>
              </w:tc>
              <w:tc>
                <w:tcPr>
                  <w:tcW w:w="1603" w:type="dxa"/>
                  <w:tcPrChange w:id="1765" w:author="Erick Hizkia Pangihutan Marbun" w:date="2026-07-01T13:20:00Z" w16du:dateUtc="2026-07-01T06:20:00Z">
                    <w:tcPr>
                      <w:tcW w:w="1607" w:type="dxa"/>
                      <w:gridSpan w:val="3"/>
                    </w:tcPr>
                  </w:tcPrChange>
                </w:tcPr>
                <w:p w14:paraId="13F8A848" w14:textId="734A68AE" w:rsidR="007B5EE3" w:rsidRPr="008915FD" w:rsidRDefault="007B5EE3" w:rsidP="007B5EE3">
                  <w:pPr>
                    <w:jc w:val="center"/>
                    <w:rPr>
                      <w:ins w:id="1766" w:author="Indria Mukti Efayanti" w:date="2024-12-20T12:26:00Z" w16du:dateUtc="2024-12-20T05:26:00Z"/>
                      <w:rFonts w:eastAsia="Times New Roman" w:cstheme="minorHAnsi"/>
                      <w:i/>
                      <w:iCs/>
                      <w:color w:val="4472C4" w:themeColor="accent1"/>
                      <w:kern w:val="0"/>
                      <w:sz w:val="16"/>
                      <w:szCs w:val="16"/>
                      <w14:ligatures w14:val="none"/>
                    </w:rPr>
                    <w:pPrChange w:id="1767" w:author="Indria Mukti Efayanti" w:date="2025-01-06T23:18:00Z" w16du:dateUtc="2025-01-06T16:18:00Z">
                      <w:pPr>
                        <w:jc w:val="left"/>
                      </w:pPr>
                    </w:pPrChange>
                  </w:pPr>
                  <w:ins w:id="1768" w:author="Erick Hizkia Pangihutan Marbun" w:date="2026-07-01T13:21:00Z" w16du:dateUtc="2026-07-01T06:21:00Z">
                    <w:r w:rsidRPr="00261322">
                      <w:rPr>
                        <w:rFonts w:cstheme="minorHAnsi"/>
                        <w:i/>
                        <w:iCs/>
                        <w:color w:val="5B9BD5" w:themeColor="accent5"/>
                        <w:sz w:val="16"/>
                        <w:szCs w:val="16"/>
                      </w:rPr>
                      <w:t>&lt;Natural death sum assured&gt;</w:t>
                    </w:r>
                  </w:ins>
                  <w:ins w:id="1769" w:author="Indria Mukti Efayanti" w:date="2025-01-06T23:18:00Z" w16du:dateUtc="2025-01-06T16:18:00Z">
                    <w:del w:id="1770"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771" w:author="Erick Hizkia Pangihutan Marbun" w:date="2026-07-01T13:20:00Z" w16du:dateUtc="2026-07-01T06:20:00Z">
                    <w:tcPr>
                      <w:tcW w:w="1301" w:type="dxa"/>
                      <w:gridSpan w:val="2"/>
                    </w:tcPr>
                  </w:tcPrChange>
                </w:tcPr>
                <w:p w14:paraId="455C7D3D" w14:textId="6B84973D" w:rsidR="007B5EE3" w:rsidRPr="008915FD" w:rsidRDefault="007B5EE3" w:rsidP="007B5EE3">
                  <w:pPr>
                    <w:jc w:val="center"/>
                    <w:rPr>
                      <w:ins w:id="1772" w:author="Indria Mukti Efayanti" w:date="2024-12-20T12:26:00Z" w16du:dateUtc="2024-12-20T05:26:00Z"/>
                      <w:rFonts w:eastAsia="Times New Roman" w:cstheme="minorHAnsi"/>
                      <w:i/>
                      <w:iCs/>
                      <w:color w:val="4472C4" w:themeColor="accent1"/>
                      <w:kern w:val="0"/>
                      <w:sz w:val="16"/>
                      <w:szCs w:val="16"/>
                      <w14:ligatures w14:val="none"/>
                      <w:rPrChange w:id="1773" w:author="Indria Mukti Efayanti" w:date="2025-04-25T17:01:00Z" w16du:dateUtc="2025-04-25T10:01:00Z">
                        <w:rPr>
                          <w:ins w:id="1774"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775" w:author="Indria Mukti Efayanti" w:date="2025-01-06T23:18:00Z" w16du:dateUtc="2025-01-06T16:18:00Z">
                      <w:pPr>
                        <w:jc w:val="left"/>
                      </w:pPr>
                    </w:pPrChange>
                  </w:pPr>
                  <w:ins w:id="1776" w:author="Erick Hizkia Pangihutan Marbun" w:date="2026-07-01T13:22:00Z" w16du:dateUtc="2026-07-01T06:22:00Z">
                    <w:r w:rsidRPr="00621447">
                      <w:rPr>
                        <w:rFonts w:cstheme="minorHAnsi"/>
                        <w:i/>
                        <w:iCs/>
                        <w:color w:val="5B9BD5" w:themeColor="accent5"/>
                        <w:sz w:val="16"/>
                        <w:szCs w:val="16"/>
                      </w:rPr>
                      <w:t>&lt;accidental death sum assured&gt;</w:t>
                    </w:r>
                  </w:ins>
                  <w:ins w:id="1777" w:author="Indria Mukti Efayanti" w:date="2025-01-06T23:18:00Z" w16du:dateUtc="2025-01-06T16:18:00Z">
                    <w:del w:id="1778"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779" w:author="Erick Hizkia Pangihutan Marbun" w:date="2026-07-01T13:20:00Z" w16du:dateUtc="2026-07-01T06:20:00Z">
                    <w:tcPr>
                      <w:tcW w:w="1513" w:type="dxa"/>
                      <w:gridSpan w:val="4"/>
                    </w:tcPr>
                  </w:tcPrChange>
                </w:tcPr>
                <w:p w14:paraId="083D7803" w14:textId="77777777" w:rsidR="007B5EE3" w:rsidRPr="008915FD" w:rsidRDefault="007B5EE3" w:rsidP="007B5EE3">
                  <w:pPr>
                    <w:jc w:val="center"/>
                    <w:rPr>
                      <w:ins w:id="1780" w:author="Indria Mukti Efayanti" w:date="2024-12-20T12:26:00Z" w16du:dateUtc="2024-12-20T05:26:00Z"/>
                      <w:rFonts w:eastAsia="Times New Roman" w:cstheme="minorHAnsi"/>
                      <w:i/>
                      <w:iCs/>
                      <w:color w:val="4472C4" w:themeColor="accent1"/>
                      <w:kern w:val="0"/>
                      <w:sz w:val="16"/>
                      <w:szCs w:val="16"/>
                      <w14:ligatures w14:val="none"/>
                    </w:rPr>
                    <w:pPrChange w:id="1781" w:author="Indria Mukti Efayanti" w:date="2025-01-06T23:18:00Z" w16du:dateUtc="2025-01-06T16:18:00Z">
                      <w:pPr>
                        <w:jc w:val="left"/>
                      </w:pPr>
                    </w:pPrChange>
                  </w:pPr>
                </w:p>
              </w:tc>
            </w:tr>
            <w:tr w:rsidR="007B5EE3" w:rsidRPr="008915FD" w14:paraId="2227EF99" w14:textId="77777777" w:rsidTr="00EC243F">
              <w:tblPrEx>
                <w:tblPrExChange w:id="1782" w:author="Erick Hizkia Pangihutan Marbun" w:date="2026-07-01T13:20:00Z" w16du:dateUtc="2026-07-01T06:20:00Z">
                  <w:tblPrEx>
                    <w:tblW w:w="9789" w:type="dxa"/>
                    <w:tblInd w:w="0" w:type="dxa"/>
                  </w:tblPrEx>
                </w:tblPrExChange>
              </w:tblPrEx>
              <w:trPr>
                <w:ins w:id="1783" w:author="Indria Mukti Efayanti" w:date="2024-12-20T12:26:00Z"/>
                <w:trPrChange w:id="1784" w:author="Erick Hizkia Pangihutan Marbun" w:date="2026-07-01T13:20:00Z" w16du:dateUtc="2026-07-01T06:20:00Z">
                  <w:trPr>
                    <w:gridAfter w:val="0"/>
                  </w:trPr>
                </w:trPrChange>
              </w:trPr>
              <w:tc>
                <w:tcPr>
                  <w:tcW w:w="676" w:type="dxa"/>
                  <w:tcPrChange w:id="1785" w:author="Erick Hizkia Pangihutan Marbun" w:date="2026-07-01T13:20:00Z" w16du:dateUtc="2026-07-01T06:20:00Z">
                    <w:tcPr>
                      <w:tcW w:w="677" w:type="dxa"/>
                      <w:gridSpan w:val="3"/>
                    </w:tcPr>
                  </w:tcPrChange>
                </w:tcPr>
                <w:p w14:paraId="4485510E" w14:textId="6B08EA0D" w:rsidR="007B5EE3" w:rsidRPr="008915FD" w:rsidRDefault="007B5EE3" w:rsidP="007B5EE3">
                  <w:pPr>
                    <w:ind w:right="33"/>
                    <w:jc w:val="center"/>
                    <w:rPr>
                      <w:ins w:id="1786" w:author="Indria Mukti Efayanti" w:date="2024-12-20T12:26:00Z" w16du:dateUtc="2024-12-20T05:26:00Z"/>
                      <w:rFonts w:eastAsia="Times New Roman" w:cstheme="minorHAnsi"/>
                      <w:i/>
                      <w:iCs/>
                      <w:color w:val="4472C4" w:themeColor="accent1"/>
                      <w:kern w:val="0"/>
                      <w:sz w:val="16"/>
                      <w:szCs w:val="16"/>
                      <w14:ligatures w14:val="none"/>
                      <w:rPrChange w:id="1787" w:author="Indria Mukti Efayanti" w:date="2025-04-25T17:01:00Z" w16du:dateUtc="2025-04-25T10:01:00Z">
                        <w:rPr>
                          <w:ins w:id="1788" w:author="Indria Mukti Efayanti" w:date="2024-12-20T12:26:00Z" w16du:dateUtc="2024-12-20T05:26:00Z"/>
                        </w:rPr>
                      </w:rPrChange>
                    </w:rPr>
                    <w:pPrChange w:id="1789" w:author="Indria Mukti Efayanti" w:date="2025-01-06T23:18:00Z" w16du:dateUtc="2025-01-06T16:18:00Z">
                      <w:pPr>
                        <w:pStyle w:val="ListParagraph"/>
                        <w:numPr>
                          <w:numId w:val="82"/>
                        </w:numPr>
                        <w:ind w:left="144" w:right="33" w:hanging="144"/>
                        <w:jc w:val="left"/>
                      </w:pPr>
                    </w:pPrChange>
                  </w:pPr>
                  <w:ins w:id="1790" w:author="Erick Hizkia Pangihutan Marbun" w:date="2026-07-01T13:18:00Z" w16du:dateUtc="2026-07-01T06:18:00Z">
                    <w:r w:rsidRPr="001F36C9">
                      <w:rPr>
                        <w:rFonts w:cstheme="minorHAnsi"/>
                        <w:i/>
                        <w:iCs/>
                        <w:color w:val="5B9BD5" w:themeColor="accent5"/>
                        <w:sz w:val="16"/>
                        <w:szCs w:val="16"/>
                      </w:rPr>
                      <w:t>&lt;Policy year&gt;</w:t>
                    </w:r>
                  </w:ins>
                  <w:ins w:id="1791" w:author="Indria Mukti Efayanti" w:date="2025-01-06T23:18:00Z" w16du:dateUtc="2025-01-06T16:18:00Z">
                    <w:del w:id="1792" w:author="Erick Hizkia Pangihutan Marbun" w:date="2026-07-01T13:18:00Z" w16du:dateUtc="2026-07-01T06:18:00Z">
                      <w:r w:rsidRPr="008915FD" w:rsidDel="00A55A38">
                        <w:rPr>
                          <w:rFonts w:cstheme="minorHAnsi"/>
                          <w:sz w:val="16"/>
                          <w:szCs w:val="16"/>
                        </w:rPr>
                        <w:delText>9</w:delText>
                      </w:r>
                    </w:del>
                  </w:ins>
                </w:p>
              </w:tc>
              <w:tc>
                <w:tcPr>
                  <w:tcW w:w="1490" w:type="dxa"/>
                  <w:tcPrChange w:id="1793" w:author="Erick Hizkia Pangihutan Marbun" w:date="2026-07-01T13:20:00Z" w16du:dateUtc="2026-07-01T06:20:00Z">
                    <w:tcPr>
                      <w:tcW w:w="1503" w:type="dxa"/>
                      <w:gridSpan w:val="3"/>
                      <w:vAlign w:val="center"/>
                    </w:tcPr>
                  </w:tcPrChange>
                </w:tcPr>
                <w:p w14:paraId="49835CA1" w14:textId="5369B1C4" w:rsidR="007B5EE3" w:rsidRPr="008915FD" w:rsidRDefault="007B5EE3" w:rsidP="007B5EE3">
                  <w:pPr>
                    <w:jc w:val="center"/>
                    <w:rPr>
                      <w:ins w:id="1794" w:author="Indria Mukti Efayanti" w:date="2024-12-20T12:26:00Z" w16du:dateUtc="2024-12-20T05:26:00Z"/>
                      <w:rFonts w:eastAsia="Times New Roman" w:cstheme="minorHAnsi"/>
                      <w:i/>
                      <w:iCs/>
                      <w:color w:val="4472C4" w:themeColor="accent1"/>
                      <w:kern w:val="0"/>
                      <w:sz w:val="16"/>
                      <w:szCs w:val="16"/>
                      <w14:ligatures w14:val="none"/>
                    </w:rPr>
                    <w:pPrChange w:id="1795" w:author="Indria Mukti Efayanti" w:date="2025-01-06T23:18:00Z" w16du:dateUtc="2025-01-06T16:18:00Z">
                      <w:pPr>
                        <w:jc w:val="left"/>
                      </w:pPr>
                    </w:pPrChange>
                  </w:pPr>
                  <w:ins w:id="1796" w:author="Erick Hizkia Pangihutan Marbun" w:date="2026-07-01T13:18:00Z" w16du:dateUtc="2026-07-01T06:18:00Z">
                    <w:r w:rsidRPr="002935A5">
                      <w:rPr>
                        <w:rFonts w:cstheme="minorHAnsi"/>
                        <w:i/>
                        <w:iCs/>
                        <w:color w:val="5B9BD5" w:themeColor="accent5"/>
                        <w:sz w:val="16"/>
                        <w:szCs w:val="16"/>
                      </w:rPr>
                      <w:t>&lt;age of Insured&gt;</w:t>
                    </w:r>
                  </w:ins>
                  <w:ins w:id="1797" w:author="Indria Mukti Efayanti" w:date="2025-01-06T23:18:00Z" w16du:dateUtc="2025-01-06T16:18:00Z">
                    <w:del w:id="1798" w:author="Erick Hizkia Pangihutan Marbun" w:date="2026-07-01T13:18:00Z" w16du:dateUtc="2026-07-01T06:18:00Z">
                      <w:r w:rsidRPr="008915FD" w:rsidDel="00292ECC">
                        <w:rPr>
                          <w:rFonts w:cstheme="minorHAnsi"/>
                          <w:sz w:val="16"/>
                          <w:szCs w:val="16"/>
                        </w:rPr>
                        <w:delText>43</w:delText>
                      </w:r>
                    </w:del>
                  </w:ins>
                </w:p>
              </w:tc>
              <w:tc>
                <w:tcPr>
                  <w:tcW w:w="1570" w:type="dxa"/>
                  <w:tcPrChange w:id="1799" w:author="Erick Hizkia Pangihutan Marbun" w:date="2026-07-01T13:20:00Z" w16du:dateUtc="2026-07-01T06:20:00Z">
                    <w:tcPr>
                      <w:tcW w:w="1576" w:type="dxa"/>
                      <w:gridSpan w:val="3"/>
                      <w:vAlign w:val="center"/>
                    </w:tcPr>
                  </w:tcPrChange>
                </w:tcPr>
                <w:p w14:paraId="4F855E76" w14:textId="0C8B62BB" w:rsidR="007B5EE3" w:rsidRPr="00846DF7" w:rsidRDefault="007B5EE3" w:rsidP="007B5EE3">
                  <w:pPr>
                    <w:jc w:val="center"/>
                    <w:rPr>
                      <w:ins w:id="1800" w:author="Indria Mukti Efayanti" w:date="2024-12-20T12:26:00Z" w16du:dateUtc="2024-12-20T05:26:00Z"/>
                      <w:rFonts w:cstheme="minorHAnsi"/>
                      <w:sz w:val="16"/>
                      <w:szCs w:val="16"/>
                      <w:rPrChange w:id="1801" w:author="Indria Mukti Efayanti" w:date="2025-05-06T11:14:00Z" w16du:dateUtc="2025-05-06T04:14:00Z">
                        <w:rPr>
                          <w:ins w:id="1802" w:author="Indria Mukti Efayanti" w:date="2024-12-20T12:26:00Z" w16du:dateUtc="2024-12-20T05:26:00Z"/>
                          <w:rFonts w:eastAsia="Times New Roman" w:cstheme="minorHAnsi"/>
                          <w:i/>
                          <w:iCs/>
                          <w:color w:val="4472C4" w:themeColor="accent1"/>
                          <w:kern w:val="0"/>
                          <w:sz w:val="16"/>
                          <w:szCs w:val="16"/>
                          <w14:ligatures w14:val="none"/>
                        </w:rPr>
                      </w:rPrChange>
                    </w:rPr>
                    <w:pPrChange w:id="1803" w:author="Indria Mukti Efayanti" w:date="2025-01-06T23:18:00Z" w16du:dateUtc="2025-01-06T16:18:00Z">
                      <w:pPr>
                        <w:jc w:val="left"/>
                      </w:pPr>
                    </w:pPrChange>
                  </w:pPr>
                  <w:ins w:id="1804"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805" w:author="Indria Mukti Efayanti" w:date="2025-05-05T15:08:00Z" w16du:dateUtc="2025-05-05T08:08:00Z">
                    <w:del w:id="1806" w:author="Erick Hizkia Pangihutan Marbun" w:date="2026-07-01T13:19:00Z" w16du:dateUtc="2026-07-01T06:19:00Z">
                      <w:r w:rsidRPr="00846DF7" w:rsidDel="00327C21">
                        <w:rPr>
                          <w:rFonts w:cstheme="minorHAnsi"/>
                          <w:sz w:val="16"/>
                          <w:szCs w:val="16"/>
                        </w:rPr>
                        <w:delText>32.848.315</w:delText>
                      </w:r>
                    </w:del>
                  </w:ins>
                </w:p>
              </w:tc>
              <w:tc>
                <w:tcPr>
                  <w:tcW w:w="1604" w:type="dxa"/>
                  <w:tcPrChange w:id="1807" w:author="Erick Hizkia Pangihutan Marbun" w:date="2026-07-01T13:20:00Z" w16du:dateUtc="2026-07-01T06:20:00Z">
                    <w:tcPr>
                      <w:tcW w:w="1612" w:type="dxa"/>
                      <w:gridSpan w:val="3"/>
                    </w:tcPr>
                  </w:tcPrChange>
                </w:tcPr>
                <w:p w14:paraId="4A85A3C4" w14:textId="5611D55A" w:rsidR="007B5EE3" w:rsidRPr="008915FD" w:rsidRDefault="007B5EE3" w:rsidP="007B5EE3">
                  <w:pPr>
                    <w:jc w:val="center"/>
                    <w:rPr>
                      <w:ins w:id="1808" w:author="Indria Mukti Efayanti" w:date="2024-12-20T12:26:00Z" w16du:dateUtc="2024-12-20T05:26:00Z"/>
                      <w:rFonts w:eastAsia="Times New Roman" w:cstheme="minorHAnsi"/>
                      <w:i/>
                      <w:iCs/>
                      <w:color w:val="4472C4" w:themeColor="accent1"/>
                      <w:kern w:val="0"/>
                      <w:sz w:val="16"/>
                      <w:szCs w:val="16"/>
                      <w14:ligatures w14:val="none"/>
                    </w:rPr>
                    <w:pPrChange w:id="1809" w:author="Indria Mukti Efayanti" w:date="2025-01-06T23:18:00Z" w16du:dateUtc="2025-01-06T16:18:00Z">
                      <w:pPr>
                        <w:jc w:val="left"/>
                      </w:pPr>
                    </w:pPrChange>
                  </w:pPr>
                  <w:ins w:id="1810"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811" w:author="Indria Mukti Efayanti" w:date="2025-01-06T23:18:00Z" w16du:dateUtc="2025-01-06T16:18:00Z">
                    <w:del w:id="1812" w:author="Erick Hizkia Pangihutan Marbun" w:date="2026-07-01T13:20:00Z" w16du:dateUtc="2026-07-01T06:20:00Z">
                      <w:r w:rsidRPr="008915FD" w:rsidDel="00EC243F">
                        <w:rPr>
                          <w:rFonts w:cstheme="minorHAnsi"/>
                          <w:sz w:val="16"/>
                          <w:szCs w:val="16"/>
                        </w:rPr>
                        <w:delText>198.095.625</w:delText>
                      </w:r>
                    </w:del>
                  </w:ins>
                </w:p>
              </w:tc>
              <w:tc>
                <w:tcPr>
                  <w:tcW w:w="1603" w:type="dxa"/>
                  <w:tcPrChange w:id="1813" w:author="Erick Hizkia Pangihutan Marbun" w:date="2026-07-01T13:20:00Z" w16du:dateUtc="2026-07-01T06:20:00Z">
                    <w:tcPr>
                      <w:tcW w:w="1607" w:type="dxa"/>
                      <w:gridSpan w:val="3"/>
                    </w:tcPr>
                  </w:tcPrChange>
                </w:tcPr>
                <w:p w14:paraId="03E87A50" w14:textId="50AD8AC1" w:rsidR="007B5EE3" w:rsidRPr="008915FD" w:rsidRDefault="007B5EE3" w:rsidP="007B5EE3">
                  <w:pPr>
                    <w:jc w:val="center"/>
                    <w:rPr>
                      <w:ins w:id="1814" w:author="Indria Mukti Efayanti" w:date="2024-12-20T12:26:00Z" w16du:dateUtc="2024-12-20T05:26:00Z"/>
                      <w:rFonts w:eastAsia="Times New Roman" w:cstheme="minorHAnsi"/>
                      <w:i/>
                      <w:iCs/>
                      <w:color w:val="4472C4" w:themeColor="accent1"/>
                      <w:kern w:val="0"/>
                      <w:sz w:val="16"/>
                      <w:szCs w:val="16"/>
                      <w14:ligatures w14:val="none"/>
                    </w:rPr>
                    <w:pPrChange w:id="1815" w:author="Indria Mukti Efayanti" w:date="2025-01-06T23:18:00Z" w16du:dateUtc="2025-01-06T16:18:00Z">
                      <w:pPr>
                        <w:jc w:val="left"/>
                      </w:pPr>
                    </w:pPrChange>
                  </w:pPr>
                  <w:ins w:id="1816" w:author="Erick Hizkia Pangihutan Marbun" w:date="2026-07-01T13:21:00Z" w16du:dateUtc="2026-07-01T06:21:00Z">
                    <w:r w:rsidRPr="00261322">
                      <w:rPr>
                        <w:rFonts w:cstheme="minorHAnsi"/>
                        <w:i/>
                        <w:iCs/>
                        <w:color w:val="5B9BD5" w:themeColor="accent5"/>
                        <w:sz w:val="16"/>
                        <w:szCs w:val="16"/>
                      </w:rPr>
                      <w:t>&lt;Natural death sum assured&gt;</w:t>
                    </w:r>
                  </w:ins>
                  <w:ins w:id="1817" w:author="Indria Mukti Efayanti" w:date="2025-01-06T23:18:00Z" w16du:dateUtc="2025-01-06T16:18:00Z">
                    <w:del w:id="1818"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819" w:author="Erick Hizkia Pangihutan Marbun" w:date="2026-07-01T13:20:00Z" w16du:dateUtc="2026-07-01T06:20:00Z">
                    <w:tcPr>
                      <w:tcW w:w="1301" w:type="dxa"/>
                      <w:gridSpan w:val="2"/>
                    </w:tcPr>
                  </w:tcPrChange>
                </w:tcPr>
                <w:p w14:paraId="08A8F5F4" w14:textId="2F7E6DB7" w:rsidR="007B5EE3" w:rsidRPr="008915FD" w:rsidRDefault="007B5EE3" w:rsidP="007B5EE3">
                  <w:pPr>
                    <w:jc w:val="center"/>
                    <w:rPr>
                      <w:ins w:id="1820" w:author="Indria Mukti Efayanti" w:date="2024-12-20T12:26:00Z" w16du:dateUtc="2024-12-20T05:26:00Z"/>
                      <w:rFonts w:eastAsia="Times New Roman" w:cstheme="minorHAnsi"/>
                      <w:i/>
                      <w:iCs/>
                      <w:color w:val="4472C4" w:themeColor="accent1"/>
                      <w:kern w:val="0"/>
                      <w:sz w:val="16"/>
                      <w:szCs w:val="16"/>
                      <w14:ligatures w14:val="none"/>
                      <w:rPrChange w:id="1821" w:author="Indria Mukti Efayanti" w:date="2025-04-25T17:01:00Z" w16du:dateUtc="2025-04-25T10:01:00Z">
                        <w:rPr>
                          <w:ins w:id="1822"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823" w:author="Indria Mukti Efayanti" w:date="2025-01-06T23:18:00Z" w16du:dateUtc="2025-01-06T16:18:00Z">
                      <w:pPr>
                        <w:jc w:val="left"/>
                      </w:pPr>
                    </w:pPrChange>
                  </w:pPr>
                  <w:ins w:id="1824" w:author="Erick Hizkia Pangihutan Marbun" w:date="2026-07-01T13:22:00Z" w16du:dateUtc="2026-07-01T06:22:00Z">
                    <w:r w:rsidRPr="00621447">
                      <w:rPr>
                        <w:rFonts w:cstheme="minorHAnsi"/>
                        <w:i/>
                        <w:iCs/>
                        <w:color w:val="5B9BD5" w:themeColor="accent5"/>
                        <w:sz w:val="16"/>
                        <w:szCs w:val="16"/>
                      </w:rPr>
                      <w:t>&lt;accidental death sum assured&gt;</w:t>
                    </w:r>
                  </w:ins>
                  <w:ins w:id="1825" w:author="Indria Mukti Efayanti" w:date="2025-01-06T23:18:00Z" w16du:dateUtc="2025-01-06T16:18:00Z">
                    <w:del w:id="1826"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827" w:author="Erick Hizkia Pangihutan Marbun" w:date="2026-07-01T13:20:00Z" w16du:dateUtc="2026-07-01T06:20:00Z">
                    <w:tcPr>
                      <w:tcW w:w="1513" w:type="dxa"/>
                      <w:gridSpan w:val="4"/>
                    </w:tcPr>
                  </w:tcPrChange>
                </w:tcPr>
                <w:p w14:paraId="54F04F88" w14:textId="77777777" w:rsidR="007B5EE3" w:rsidRPr="008915FD" w:rsidRDefault="007B5EE3" w:rsidP="007B5EE3">
                  <w:pPr>
                    <w:jc w:val="center"/>
                    <w:rPr>
                      <w:ins w:id="1828" w:author="Indria Mukti Efayanti" w:date="2024-12-20T12:26:00Z" w16du:dateUtc="2024-12-20T05:26:00Z"/>
                      <w:rFonts w:eastAsia="Times New Roman" w:cstheme="minorHAnsi"/>
                      <w:i/>
                      <w:iCs/>
                      <w:color w:val="4472C4" w:themeColor="accent1"/>
                      <w:kern w:val="0"/>
                      <w:sz w:val="16"/>
                      <w:szCs w:val="16"/>
                      <w14:ligatures w14:val="none"/>
                    </w:rPr>
                    <w:pPrChange w:id="1829" w:author="Indria Mukti Efayanti" w:date="2025-01-06T23:18:00Z" w16du:dateUtc="2025-01-06T16:18:00Z">
                      <w:pPr>
                        <w:jc w:val="left"/>
                      </w:pPr>
                    </w:pPrChange>
                  </w:pPr>
                </w:p>
              </w:tc>
            </w:tr>
            <w:tr w:rsidR="007B5EE3" w:rsidRPr="008915FD" w14:paraId="0E022D51" w14:textId="77777777" w:rsidTr="00EC243F">
              <w:tblPrEx>
                <w:tblPrExChange w:id="1830" w:author="Erick Hizkia Pangihutan Marbun" w:date="2026-07-01T13:20:00Z" w16du:dateUtc="2026-07-01T06:20:00Z">
                  <w:tblPrEx>
                    <w:tblW w:w="9789" w:type="dxa"/>
                    <w:tblInd w:w="0" w:type="dxa"/>
                  </w:tblPrEx>
                </w:tblPrExChange>
              </w:tblPrEx>
              <w:trPr>
                <w:ins w:id="1831" w:author="Indria Mukti Efayanti" w:date="2024-12-20T12:26:00Z"/>
                <w:trPrChange w:id="1832" w:author="Erick Hizkia Pangihutan Marbun" w:date="2026-07-01T13:20:00Z" w16du:dateUtc="2026-07-01T06:20:00Z">
                  <w:trPr>
                    <w:gridAfter w:val="0"/>
                  </w:trPr>
                </w:trPrChange>
              </w:trPr>
              <w:tc>
                <w:tcPr>
                  <w:tcW w:w="676" w:type="dxa"/>
                  <w:tcPrChange w:id="1833" w:author="Erick Hizkia Pangihutan Marbun" w:date="2026-07-01T13:20:00Z" w16du:dateUtc="2026-07-01T06:20:00Z">
                    <w:tcPr>
                      <w:tcW w:w="677" w:type="dxa"/>
                      <w:gridSpan w:val="3"/>
                    </w:tcPr>
                  </w:tcPrChange>
                </w:tcPr>
                <w:p w14:paraId="711F763A" w14:textId="5B187EAF" w:rsidR="007B5EE3" w:rsidRPr="008915FD" w:rsidRDefault="007B5EE3" w:rsidP="007B5EE3">
                  <w:pPr>
                    <w:ind w:right="33"/>
                    <w:jc w:val="center"/>
                    <w:rPr>
                      <w:ins w:id="1834" w:author="Indria Mukti Efayanti" w:date="2024-12-20T12:26:00Z" w16du:dateUtc="2024-12-20T05:26:00Z"/>
                      <w:rFonts w:eastAsia="Times New Roman" w:cstheme="minorHAnsi"/>
                      <w:i/>
                      <w:iCs/>
                      <w:color w:val="4472C4" w:themeColor="accent1"/>
                      <w:kern w:val="0"/>
                      <w:sz w:val="16"/>
                      <w:szCs w:val="16"/>
                      <w14:ligatures w14:val="none"/>
                      <w:rPrChange w:id="1835" w:author="Indria Mukti Efayanti" w:date="2025-04-25T17:01:00Z" w16du:dateUtc="2025-04-25T10:01:00Z">
                        <w:rPr>
                          <w:ins w:id="1836" w:author="Indria Mukti Efayanti" w:date="2024-12-20T12:26:00Z" w16du:dateUtc="2024-12-20T05:26:00Z"/>
                        </w:rPr>
                      </w:rPrChange>
                    </w:rPr>
                    <w:pPrChange w:id="1837" w:author="Indria Mukti Efayanti" w:date="2025-01-06T23:18:00Z" w16du:dateUtc="2025-01-06T16:18:00Z">
                      <w:pPr>
                        <w:pStyle w:val="ListParagraph"/>
                        <w:numPr>
                          <w:numId w:val="82"/>
                        </w:numPr>
                        <w:ind w:left="144" w:right="33" w:hanging="144"/>
                        <w:jc w:val="left"/>
                      </w:pPr>
                    </w:pPrChange>
                  </w:pPr>
                  <w:ins w:id="1838" w:author="Erick Hizkia Pangihutan Marbun" w:date="2026-07-01T13:18:00Z" w16du:dateUtc="2026-07-01T06:18:00Z">
                    <w:r w:rsidRPr="001F36C9">
                      <w:rPr>
                        <w:rFonts w:cstheme="minorHAnsi"/>
                        <w:i/>
                        <w:iCs/>
                        <w:color w:val="5B9BD5" w:themeColor="accent5"/>
                        <w:sz w:val="16"/>
                        <w:szCs w:val="16"/>
                      </w:rPr>
                      <w:t>&lt;Policy year&gt;</w:t>
                    </w:r>
                  </w:ins>
                  <w:ins w:id="1839" w:author="Indria Mukti Efayanti" w:date="2025-01-06T23:18:00Z" w16du:dateUtc="2025-01-06T16:18:00Z">
                    <w:del w:id="1840" w:author="Erick Hizkia Pangihutan Marbun" w:date="2026-07-01T13:18:00Z" w16du:dateUtc="2026-07-01T06:18:00Z">
                      <w:r w:rsidRPr="008915FD" w:rsidDel="00A55A38">
                        <w:rPr>
                          <w:rFonts w:cstheme="minorHAnsi"/>
                          <w:sz w:val="16"/>
                          <w:szCs w:val="16"/>
                        </w:rPr>
                        <w:delText>10</w:delText>
                      </w:r>
                    </w:del>
                  </w:ins>
                </w:p>
              </w:tc>
              <w:tc>
                <w:tcPr>
                  <w:tcW w:w="1490" w:type="dxa"/>
                  <w:tcPrChange w:id="1841" w:author="Erick Hizkia Pangihutan Marbun" w:date="2026-07-01T13:20:00Z" w16du:dateUtc="2026-07-01T06:20:00Z">
                    <w:tcPr>
                      <w:tcW w:w="1503" w:type="dxa"/>
                      <w:gridSpan w:val="3"/>
                      <w:vAlign w:val="center"/>
                    </w:tcPr>
                  </w:tcPrChange>
                </w:tcPr>
                <w:p w14:paraId="5F07915E" w14:textId="7358C32E" w:rsidR="007B5EE3" w:rsidRPr="008915FD" w:rsidRDefault="007B5EE3" w:rsidP="007B5EE3">
                  <w:pPr>
                    <w:jc w:val="center"/>
                    <w:rPr>
                      <w:ins w:id="1842" w:author="Indria Mukti Efayanti" w:date="2024-12-20T12:26:00Z" w16du:dateUtc="2024-12-20T05:26:00Z"/>
                      <w:rFonts w:eastAsia="Times New Roman" w:cstheme="minorHAnsi"/>
                      <w:i/>
                      <w:iCs/>
                      <w:color w:val="4472C4" w:themeColor="accent1"/>
                      <w:kern w:val="0"/>
                      <w:sz w:val="16"/>
                      <w:szCs w:val="16"/>
                      <w14:ligatures w14:val="none"/>
                    </w:rPr>
                    <w:pPrChange w:id="1843" w:author="Indria Mukti Efayanti" w:date="2025-01-06T23:18:00Z" w16du:dateUtc="2025-01-06T16:18:00Z">
                      <w:pPr>
                        <w:jc w:val="left"/>
                      </w:pPr>
                    </w:pPrChange>
                  </w:pPr>
                  <w:ins w:id="1844" w:author="Erick Hizkia Pangihutan Marbun" w:date="2026-07-01T13:19:00Z" w16du:dateUtc="2026-07-01T06:19:00Z">
                    <w:r w:rsidRPr="00132F06">
                      <w:rPr>
                        <w:rFonts w:cstheme="minorHAnsi"/>
                        <w:i/>
                        <w:iCs/>
                        <w:color w:val="5B9BD5" w:themeColor="accent5"/>
                        <w:sz w:val="16"/>
                        <w:szCs w:val="16"/>
                      </w:rPr>
                      <w:t>&lt;age of Insured&gt;</w:t>
                    </w:r>
                  </w:ins>
                  <w:ins w:id="1845" w:author="Indria Mukti Efayanti" w:date="2025-01-06T23:18:00Z" w16du:dateUtc="2025-01-06T16:18:00Z">
                    <w:del w:id="1846" w:author="Erick Hizkia Pangihutan Marbun" w:date="2026-07-01T13:19:00Z" w16du:dateUtc="2026-07-01T06:19:00Z">
                      <w:r w:rsidRPr="008915FD" w:rsidDel="00BB2E6A">
                        <w:rPr>
                          <w:rFonts w:cstheme="minorHAnsi"/>
                          <w:sz w:val="16"/>
                          <w:szCs w:val="16"/>
                        </w:rPr>
                        <w:delText>44</w:delText>
                      </w:r>
                    </w:del>
                  </w:ins>
                </w:p>
              </w:tc>
              <w:tc>
                <w:tcPr>
                  <w:tcW w:w="1570" w:type="dxa"/>
                  <w:tcPrChange w:id="1847" w:author="Erick Hizkia Pangihutan Marbun" w:date="2026-07-01T13:20:00Z" w16du:dateUtc="2026-07-01T06:20:00Z">
                    <w:tcPr>
                      <w:tcW w:w="1576" w:type="dxa"/>
                      <w:gridSpan w:val="3"/>
                      <w:vAlign w:val="center"/>
                    </w:tcPr>
                  </w:tcPrChange>
                </w:tcPr>
                <w:p w14:paraId="4060BE8E" w14:textId="62C8D915" w:rsidR="007B5EE3" w:rsidRPr="00846DF7" w:rsidRDefault="007B5EE3" w:rsidP="007B5EE3">
                  <w:pPr>
                    <w:jc w:val="center"/>
                    <w:rPr>
                      <w:ins w:id="1848" w:author="Indria Mukti Efayanti" w:date="2024-12-20T12:26:00Z" w16du:dateUtc="2024-12-20T05:26:00Z"/>
                      <w:rFonts w:cstheme="minorHAnsi"/>
                      <w:sz w:val="16"/>
                      <w:szCs w:val="16"/>
                      <w:rPrChange w:id="1849" w:author="Indria Mukti Efayanti" w:date="2025-05-06T11:14:00Z" w16du:dateUtc="2025-05-06T04:14:00Z">
                        <w:rPr>
                          <w:ins w:id="1850" w:author="Indria Mukti Efayanti" w:date="2024-12-20T12:26:00Z" w16du:dateUtc="2024-12-20T05:26:00Z"/>
                          <w:rFonts w:eastAsia="Times New Roman" w:cstheme="minorHAnsi"/>
                          <w:i/>
                          <w:iCs/>
                          <w:color w:val="4472C4" w:themeColor="accent1"/>
                          <w:kern w:val="0"/>
                          <w:sz w:val="16"/>
                          <w:szCs w:val="16"/>
                          <w14:ligatures w14:val="none"/>
                        </w:rPr>
                      </w:rPrChange>
                    </w:rPr>
                    <w:pPrChange w:id="1851" w:author="Indria Mukti Efayanti" w:date="2025-01-06T23:18:00Z" w16du:dateUtc="2025-01-06T16:18:00Z">
                      <w:pPr>
                        <w:jc w:val="left"/>
                      </w:pPr>
                    </w:pPrChange>
                  </w:pPr>
                  <w:ins w:id="1852" w:author="Erick Hizkia Pangihutan Marbun" w:date="2026-07-01T13:19:00Z" w16du:dateUtc="2026-07-01T06:19:00Z">
                    <w:r w:rsidRPr="00D9767C">
                      <w:rPr>
                        <w:rFonts w:cstheme="minorHAnsi"/>
                        <w:i/>
                        <w:iCs/>
                        <w:color w:val="5B9BD5" w:themeColor="accent5"/>
                        <w:sz w:val="16"/>
                        <w:szCs w:val="16"/>
                      </w:rPr>
                      <w:t>&lt;Annual basic premium + rider premium (if any)&gt;</w:t>
                    </w:r>
                  </w:ins>
                  <w:ins w:id="1853" w:author="Indria Mukti Efayanti" w:date="2025-05-05T15:08:00Z" w16du:dateUtc="2025-05-05T08:08:00Z">
                    <w:del w:id="1854" w:author="Erick Hizkia Pangihutan Marbun" w:date="2026-07-01T13:19:00Z" w16du:dateUtc="2026-07-01T06:19:00Z">
                      <w:r w:rsidRPr="00846DF7" w:rsidDel="007E6724">
                        <w:rPr>
                          <w:rFonts w:cstheme="minorHAnsi"/>
                          <w:sz w:val="16"/>
                          <w:szCs w:val="16"/>
                        </w:rPr>
                        <w:delText>32.848.315</w:delText>
                      </w:r>
                    </w:del>
                  </w:ins>
                </w:p>
              </w:tc>
              <w:tc>
                <w:tcPr>
                  <w:tcW w:w="1604" w:type="dxa"/>
                  <w:tcPrChange w:id="1855" w:author="Erick Hizkia Pangihutan Marbun" w:date="2026-07-01T13:20:00Z" w16du:dateUtc="2026-07-01T06:20:00Z">
                    <w:tcPr>
                      <w:tcW w:w="1612" w:type="dxa"/>
                      <w:gridSpan w:val="3"/>
                    </w:tcPr>
                  </w:tcPrChange>
                </w:tcPr>
                <w:p w14:paraId="5A7B2DA5" w14:textId="05FCD157" w:rsidR="007B5EE3" w:rsidRPr="008915FD" w:rsidRDefault="007B5EE3" w:rsidP="007B5EE3">
                  <w:pPr>
                    <w:jc w:val="center"/>
                    <w:rPr>
                      <w:ins w:id="1856" w:author="Indria Mukti Efayanti" w:date="2024-12-20T12:26:00Z" w16du:dateUtc="2024-12-20T05:26:00Z"/>
                      <w:rFonts w:eastAsia="Times New Roman" w:cstheme="minorHAnsi"/>
                      <w:i/>
                      <w:iCs/>
                      <w:color w:val="4472C4" w:themeColor="accent1"/>
                      <w:kern w:val="0"/>
                      <w:sz w:val="16"/>
                      <w:szCs w:val="16"/>
                      <w14:ligatures w14:val="none"/>
                    </w:rPr>
                    <w:pPrChange w:id="1857" w:author="Indria Mukti Efayanti" w:date="2025-01-06T23:18:00Z" w16du:dateUtc="2025-01-06T16:18:00Z">
                      <w:pPr>
                        <w:jc w:val="left"/>
                      </w:pPr>
                    </w:pPrChange>
                  </w:pPr>
                  <w:ins w:id="1858"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859" w:author="Indria Mukti Efayanti" w:date="2025-01-06T23:18:00Z" w16du:dateUtc="2025-01-06T16:18:00Z">
                    <w:del w:id="1860" w:author="Erick Hizkia Pangihutan Marbun" w:date="2026-07-01T13:20:00Z" w16du:dateUtc="2026-07-01T06:20:00Z">
                      <w:r w:rsidRPr="008915FD" w:rsidDel="00EC243F">
                        <w:rPr>
                          <w:rFonts w:cstheme="minorHAnsi"/>
                          <w:sz w:val="16"/>
                          <w:szCs w:val="16"/>
                        </w:rPr>
                        <w:delText>246.519.000</w:delText>
                      </w:r>
                    </w:del>
                  </w:ins>
                </w:p>
              </w:tc>
              <w:tc>
                <w:tcPr>
                  <w:tcW w:w="1603" w:type="dxa"/>
                  <w:tcPrChange w:id="1861" w:author="Erick Hizkia Pangihutan Marbun" w:date="2026-07-01T13:20:00Z" w16du:dateUtc="2026-07-01T06:20:00Z">
                    <w:tcPr>
                      <w:tcW w:w="1607" w:type="dxa"/>
                      <w:gridSpan w:val="3"/>
                    </w:tcPr>
                  </w:tcPrChange>
                </w:tcPr>
                <w:p w14:paraId="4292E789" w14:textId="1C0C92CE" w:rsidR="007B5EE3" w:rsidRPr="008915FD" w:rsidRDefault="007B5EE3" w:rsidP="007B5EE3">
                  <w:pPr>
                    <w:jc w:val="center"/>
                    <w:rPr>
                      <w:ins w:id="1862" w:author="Indria Mukti Efayanti" w:date="2024-12-20T12:26:00Z" w16du:dateUtc="2024-12-20T05:26:00Z"/>
                      <w:rFonts w:eastAsia="Times New Roman" w:cstheme="minorHAnsi"/>
                      <w:i/>
                      <w:iCs/>
                      <w:color w:val="4472C4" w:themeColor="accent1"/>
                      <w:kern w:val="0"/>
                      <w:sz w:val="16"/>
                      <w:szCs w:val="16"/>
                      <w14:ligatures w14:val="none"/>
                    </w:rPr>
                    <w:pPrChange w:id="1863" w:author="Indria Mukti Efayanti" w:date="2025-01-06T23:18:00Z" w16du:dateUtc="2025-01-06T16:18:00Z">
                      <w:pPr>
                        <w:jc w:val="left"/>
                      </w:pPr>
                    </w:pPrChange>
                  </w:pPr>
                  <w:ins w:id="1864" w:author="Erick Hizkia Pangihutan Marbun" w:date="2026-07-01T13:21:00Z" w16du:dateUtc="2026-07-01T06:21:00Z">
                    <w:r w:rsidRPr="00261322">
                      <w:rPr>
                        <w:rFonts w:cstheme="minorHAnsi"/>
                        <w:i/>
                        <w:iCs/>
                        <w:color w:val="5B9BD5" w:themeColor="accent5"/>
                        <w:sz w:val="16"/>
                        <w:szCs w:val="16"/>
                      </w:rPr>
                      <w:t>&lt;Natural death sum assured&gt;</w:t>
                    </w:r>
                  </w:ins>
                  <w:ins w:id="1865" w:author="Indria Mukti Efayanti" w:date="2025-01-06T23:18:00Z" w16du:dateUtc="2025-01-06T16:18:00Z">
                    <w:del w:id="1866"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867" w:author="Erick Hizkia Pangihutan Marbun" w:date="2026-07-01T13:20:00Z" w16du:dateUtc="2026-07-01T06:20:00Z">
                    <w:tcPr>
                      <w:tcW w:w="1301" w:type="dxa"/>
                      <w:gridSpan w:val="2"/>
                    </w:tcPr>
                  </w:tcPrChange>
                </w:tcPr>
                <w:p w14:paraId="18C94F62" w14:textId="6293EFBB" w:rsidR="007B5EE3" w:rsidRPr="008915FD" w:rsidRDefault="007B5EE3" w:rsidP="007B5EE3">
                  <w:pPr>
                    <w:jc w:val="center"/>
                    <w:rPr>
                      <w:ins w:id="1868" w:author="Indria Mukti Efayanti" w:date="2024-12-20T12:26:00Z" w16du:dateUtc="2024-12-20T05:26:00Z"/>
                      <w:rFonts w:eastAsia="Times New Roman" w:cstheme="minorHAnsi"/>
                      <w:i/>
                      <w:iCs/>
                      <w:color w:val="4472C4" w:themeColor="accent1"/>
                      <w:kern w:val="0"/>
                      <w:sz w:val="16"/>
                      <w:szCs w:val="16"/>
                      <w14:ligatures w14:val="none"/>
                      <w:rPrChange w:id="1869" w:author="Indria Mukti Efayanti" w:date="2025-04-25T17:01:00Z" w16du:dateUtc="2025-04-25T10:01:00Z">
                        <w:rPr>
                          <w:ins w:id="1870"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871" w:author="Indria Mukti Efayanti" w:date="2025-01-06T23:18:00Z" w16du:dateUtc="2025-01-06T16:18:00Z">
                      <w:pPr>
                        <w:jc w:val="left"/>
                      </w:pPr>
                    </w:pPrChange>
                  </w:pPr>
                  <w:ins w:id="1872" w:author="Erick Hizkia Pangihutan Marbun" w:date="2026-07-01T13:22:00Z" w16du:dateUtc="2026-07-01T06:22:00Z">
                    <w:r w:rsidRPr="00621447">
                      <w:rPr>
                        <w:rFonts w:cstheme="minorHAnsi"/>
                        <w:i/>
                        <w:iCs/>
                        <w:color w:val="5B9BD5" w:themeColor="accent5"/>
                        <w:sz w:val="16"/>
                        <w:szCs w:val="16"/>
                      </w:rPr>
                      <w:t>&lt;accidental death sum assured&gt;</w:t>
                    </w:r>
                  </w:ins>
                  <w:ins w:id="1873" w:author="Indria Mukti Efayanti" w:date="2025-01-06T23:18:00Z" w16du:dateUtc="2025-01-06T16:18:00Z">
                    <w:del w:id="1874"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875" w:author="Erick Hizkia Pangihutan Marbun" w:date="2026-07-01T13:20:00Z" w16du:dateUtc="2026-07-01T06:20:00Z">
                    <w:tcPr>
                      <w:tcW w:w="1513" w:type="dxa"/>
                      <w:gridSpan w:val="4"/>
                    </w:tcPr>
                  </w:tcPrChange>
                </w:tcPr>
                <w:p w14:paraId="7DF7298E" w14:textId="77777777" w:rsidR="007B5EE3" w:rsidRPr="008915FD" w:rsidRDefault="007B5EE3" w:rsidP="007B5EE3">
                  <w:pPr>
                    <w:jc w:val="center"/>
                    <w:rPr>
                      <w:ins w:id="1876" w:author="Indria Mukti Efayanti" w:date="2024-12-20T12:26:00Z" w16du:dateUtc="2024-12-20T05:26:00Z"/>
                      <w:rFonts w:eastAsia="Times New Roman" w:cstheme="minorHAnsi"/>
                      <w:i/>
                      <w:iCs/>
                      <w:color w:val="4472C4" w:themeColor="accent1"/>
                      <w:kern w:val="0"/>
                      <w:sz w:val="16"/>
                      <w:szCs w:val="16"/>
                      <w14:ligatures w14:val="none"/>
                    </w:rPr>
                    <w:pPrChange w:id="1877" w:author="Indria Mukti Efayanti" w:date="2025-01-06T23:18:00Z" w16du:dateUtc="2025-01-06T16:18:00Z">
                      <w:pPr>
                        <w:jc w:val="left"/>
                      </w:pPr>
                    </w:pPrChange>
                  </w:pPr>
                </w:p>
              </w:tc>
            </w:tr>
            <w:tr w:rsidR="007B5EE3" w:rsidRPr="008915FD" w14:paraId="5C1701F8" w14:textId="77777777" w:rsidTr="00EC243F">
              <w:tblPrEx>
                <w:tblPrExChange w:id="1878" w:author="Erick Hizkia Pangihutan Marbun" w:date="2026-07-01T13:20:00Z" w16du:dateUtc="2026-07-01T06:20:00Z">
                  <w:tblPrEx>
                    <w:tblW w:w="9789" w:type="dxa"/>
                    <w:tblInd w:w="0" w:type="dxa"/>
                  </w:tblPrEx>
                </w:tblPrExChange>
              </w:tblPrEx>
              <w:trPr>
                <w:ins w:id="1879" w:author="Indria Mukti Efayanti" w:date="2024-12-20T12:26:00Z"/>
                <w:trPrChange w:id="1880" w:author="Erick Hizkia Pangihutan Marbun" w:date="2026-07-01T13:20:00Z" w16du:dateUtc="2026-07-01T06:20:00Z">
                  <w:trPr>
                    <w:gridAfter w:val="0"/>
                  </w:trPr>
                </w:trPrChange>
              </w:trPr>
              <w:tc>
                <w:tcPr>
                  <w:tcW w:w="676" w:type="dxa"/>
                  <w:tcPrChange w:id="1881" w:author="Erick Hizkia Pangihutan Marbun" w:date="2026-07-01T13:20:00Z" w16du:dateUtc="2026-07-01T06:20:00Z">
                    <w:tcPr>
                      <w:tcW w:w="677" w:type="dxa"/>
                      <w:gridSpan w:val="3"/>
                    </w:tcPr>
                  </w:tcPrChange>
                </w:tcPr>
                <w:p w14:paraId="0491324E" w14:textId="64D70CDB" w:rsidR="007B5EE3" w:rsidRPr="008915FD" w:rsidRDefault="007B5EE3" w:rsidP="007B5EE3">
                  <w:pPr>
                    <w:ind w:right="33"/>
                    <w:jc w:val="center"/>
                    <w:rPr>
                      <w:ins w:id="1882" w:author="Indria Mukti Efayanti" w:date="2024-12-20T12:26:00Z" w16du:dateUtc="2024-12-20T05:26:00Z"/>
                      <w:rFonts w:eastAsia="Times New Roman" w:cstheme="minorHAnsi"/>
                      <w:i/>
                      <w:iCs/>
                      <w:color w:val="4472C4" w:themeColor="accent1"/>
                      <w:kern w:val="0"/>
                      <w:sz w:val="16"/>
                      <w:szCs w:val="16"/>
                      <w14:ligatures w14:val="none"/>
                      <w:rPrChange w:id="1883" w:author="Indria Mukti Efayanti" w:date="2025-04-25T17:01:00Z" w16du:dateUtc="2025-04-25T10:01:00Z">
                        <w:rPr>
                          <w:ins w:id="1884" w:author="Indria Mukti Efayanti" w:date="2024-12-20T12:26:00Z" w16du:dateUtc="2024-12-20T05:26:00Z"/>
                        </w:rPr>
                      </w:rPrChange>
                    </w:rPr>
                    <w:pPrChange w:id="1885" w:author="Indria Mukti Efayanti" w:date="2025-01-06T23:18:00Z" w16du:dateUtc="2025-01-06T16:18:00Z">
                      <w:pPr>
                        <w:pStyle w:val="ListParagraph"/>
                        <w:numPr>
                          <w:numId w:val="82"/>
                        </w:numPr>
                        <w:ind w:left="144" w:right="33" w:hanging="144"/>
                        <w:jc w:val="left"/>
                      </w:pPr>
                    </w:pPrChange>
                  </w:pPr>
                  <w:ins w:id="1886" w:author="Erick Hizkia Pangihutan Marbun" w:date="2026-07-01T13:18:00Z" w16du:dateUtc="2026-07-01T06:18:00Z">
                    <w:r w:rsidRPr="001F36C9">
                      <w:rPr>
                        <w:rFonts w:cstheme="minorHAnsi"/>
                        <w:i/>
                        <w:iCs/>
                        <w:color w:val="5B9BD5" w:themeColor="accent5"/>
                        <w:sz w:val="16"/>
                        <w:szCs w:val="16"/>
                      </w:rPr>
                      <w:t>&lt;Policy year&gt;</w:t>
                    </w:r>
                  </w:ins>
                  <w:ins w:id="1887" w:author="Indria Mukti Efayanti" w:date="2025-01-06T23:18:00Z" w16du:dateUtc="2025-01-06T16:18:00Z">
                    <w:del w:id="1888" w:author="Erick Hizkia Pangihutan Marbun" w:date="2026-07-01T13:18:00Z" w16du:dateUtc="2026-07-01T06:18:00Z">
                      <w:r w:rsidRPr="008915FD" w:rsidDel="00A55A38">
                        <w:rPr>
                          <w:rFonts w:cstheme="minorHAnsi"/>
                          <w:sz w:val="16"/>
                          <w:szCs w:val="16"/>
                        </w:rPr>
                        <w:delText>11</w:delText>
                      </w:r>
                    </w:del>
                  </w:ins>
                </w:p>
              </w:tc>
              <w:tc>
                <w:tcPr>
                  <w:tcW w:w="1490" w:type="dxa"/>
                  <w:tcPrChange w:id="1889" w:author="Erick Hizkia Pangihutan Marbun" w:date="2026-07-01T13:20:00Z" w16du:dateUtc="2026-07-01T06:20:00Z">
                    <w:tcPr>
                      <w:tcW w:w="1503" w:type="dxa"/>
                      <w:gridSpan w:val="3"/>
                      <w:vAlign w:val="center"/>
                    </w:tcPr>
                  </w:tcPrChange>
                </w:tcPr>
                <w:p w14:paraId="51437E73" w14:textId="76830473" w:rsidR="007B5EE3" w:rsidRPr="008915FD" w:rsidRDefault="007B5EE3" w:rsidP="007B5EE3">
                  <w:pPr>
                    <w:jc w:val="center"/>
                    <w:rPr>
                      <w:ins w:id="1890" w:author="Indria Mukti Efayanti" w:date="2024-12-20T12:26:00Z" w16du:dateUtc="2024-12-20T05:26:00Z"/>
                      <w:rFonts w:eastAsia="Times New Roman" w:cstheme="minorHAnsi"/>
                      <w:i/>
                      <w:iCs/>
                      <w:color w:val="4472C4" w:themeColor="accent1"/>
                      <w:kern w:val="0"/>
                      <w:sz w:val="16"/>
                      <w:szCs w:val="16"/>
                      <w14:ligatures w14:val="none"/>
                    </w:rPr>
                    <w:pPrChange w:id="1891" w:author="Indria Mukti Efayanti" w:date="2025-01-06T23:18:00Z" w16du:dateUtc="2025-01-06T16:18:00Z">
                      <w:pPr>
                        <w:jc w:val="left"/>
                      </w:pPr>
                    </w:pPrChange>
                  </w:pPr>
                  <w:ins w:id="1892" w:author="Erick Hizkia Pangihutan Marbun" w:date="2026-07-01T13:19:00Z" w16du:dateUtc="2026-07-01T06:19:00Z">
                    <w:r w:rsidRPr="00132F06">
                      <w:rPr>
                        <w:rFonts w:cstheme="minorHAnsi"/>
                        <w:i/>
                        <w:iCs/>
                        <w:color w:val="5B9BD5" w:themeColor="accent5"/>
                        <w:sz w:val="16"/>
                        <w:szCs w:val="16"/>
                      </w:rPr>
                      <w:t>&lt;age of Insured&gt;</w:t>
                    </w:r>
                  </w:ins>
                  <w:ins w:id="1893" w:author="Indria Mukti Efayanti" w:date="2025-01-06T23:18:00Z" w16du:dateUtc="2025-01-06T16:18:00Z">
                    <w:del w:id="1894" w:author="Erick Hizkia Pangihutan Marbun" w:date="2026-07-01T13:19:00Z" w16du:dateUtc="2026-07-01T06:19:00Z">
                      <w:r w:rsidRPr="008915FD" w:rsidDel="00BB2E6A">
                        <w:rPr>
                          <w:rFonts w:cstheme="minorHAnsi"/>
                          <w:sz w:val="16"/>
                          <w:szCs w:val="16"/>
                        </w:rPr>
                        <w:delText>45</w:delText>
                      </w:r>
                    </w:del>
                  </w:ins>
                </w:p>
              </w:tc>
              <w:tc>
                <w:tcPr>
                  <w:tcW w:w="1570" w:type="dxa"/>
                  <w:tcPrChange w:id="1895" w:author="Erick Hizkia Pangihutan Marbun" w:date="2026-07-01T13:20:00Z" w16du:dateUtc="2026-07-01T06:20:00Z">
                    <w:tcPr>
                      <w:tcW w:w="1576" w:type="dxa"/>
                      <w:gridSpan w:val="3"/>
                      <w:vAlign w:val="center"/>
                    </w:tcPr>
                  </w:tcPrChange>
                </w:tcPr>
                <w:p w14:paraId="2556F0C0" w14:textId="77777777" w:rsidR="007B5EE3" w:rsidRPr="008915FD" w:rsidRDefault="007B5EE3" w:rsidP="007B5EE3">
                  <w:pPr>
                    <w:jc w:val="center"/>
                    <w:rPr>
                      <w:ins w:id="1896" w:author="Indria Mukti Efayanti" w:date="2024-12-20T12:26:00Z" w16du:dateUtc="2024-12-20T05:26:00Z"/>
                      <w:rFonts w:eastAsia="Times New Roman" w:cstheme="minorHAnsi"/>
                      <w:i/>
                      <w:iCs/>
                      <w:color w:val="4472C4" w:themeColor="accent1"/>
                      <w:kern w:val="0"/>
                      <w:sz w:val="16"/>
                      <w:szCs w:val="16"/>
                      <w14:ligatures w14:val="none"/>
                    </w:rPr>
                    <w:pPrChange w:id="1897" w:author="Indria Mukti Efayanti" w:date="2025-01-06T23:18:00Z" w16du:dateUtc="2025-01-06T16:18:00Z">
                      <w:pPr>
                        <w:jc w:val="left"/>
                      </w:pPr>
                    </w:pPrChange>
                  </w:pPr>
                </w:p>
              </w:tc>
              <w:tc>
                <w:tcPr>
                  <w:tcW w:w="1604" w:type="dxa"/>
                  <w:tcPrChange w:id="1898" w:author="Erick Hizkia Pangihutan Marbun" w:date="2026-07-01T13:20:00Z" w16du:dateUtc="2026-07-01T06:20:00Z">
                    <w:tcPr>
                      <w:tcW w:w="1612" w:type="dxa"/>
                      <w:gridSpan w:val="3"/>
                    </w:tcPr>
                  </w:tcPrChange>
                </w:tcPr>
                <w:p w14:paraId="135EA99A" w14:textId="10A05E25" w:rsidR="007B5EE3" w:rsidRPr="008915FD" w:rsidRDefault="007B5EE3" w:rsidP="007B5EE3">
                  <w:pPr>
                    <w:jc w:val="center"/>
                    <w:rPr>
                      <w:ins w:id="1899" w:author="Indria Mukti Efayanti" w:date="2024-12-20T12:26:00Z" w16du:dateUtc="2024-12-20T05:26:00Z"/>
                      <w:rFonts w:eastAsia="Times New Roman" w:cstheme="minorHAnsi"/>
                      <w:i/>
                      <w:iCs/>
                      <w:color w:val="4472C4" w:themeColor="accent1"/>
                      <w:kern w:val="0"/>
                      <w:sz w:val="16"/>
                      <w:szCs w:val="16"/>
                      <w14:ligatures w14:val="none"/>
                    </w:rPr>
                    <w:pPrChange w:id="1900" w:author="Indria Mukti Efayanti" w:date="2025-01-06T23:18:00Z" w16du:dateUtc="2025-01-06T16:18:00Z">
                      <w:pPr>
                        <w:jc w:val="left"/>
                      </w:pPr>
                    </w:pPrChange>
                  </w:pPr>
                  <w:ins w:id="1901"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902" w:author="Indria Mukti Efayanti" w:date="2025-01-06T23:18:00Z" w16du:dateUtc="2025-01-06T16:18:00Z">
                    <w:del w:id="1903" w:author="Erick Hizkia Pangihutan Marbun" w:date="2026-07-01T13:20:00Z" w16du:dateUtc="2026-07-01T06:20:00Z">
                      <w:r w:rsidRPr="008915FD" w:rsidDel="00EC243F">
                        <w:rPr>
                          <w:rFonts w:cstheme="minorHAnsi"/>
                          <w:sz w:val="16"/>
                          <w:szCs w:val="16"/>
                        </w:rPr>
                        <w:delText>269.997.000</w:delText>
                      </w:r>
                    </w:del>
                  </w:ins>
                </w:p>
              </w:tc>
              <w:tc>
                <w:tcPr>
                  <w:tcW w:w="1603" w:type="dxa"/>
                  <w:tcPrChange w:id="1904" w:author="Erick Hizkia Pangihutan Marbun" w:date="2026-07-01T13:20:00Z" w16du:dateUtc="2026-07-01T06:20:00Z">
                    <w:tcPr>
                      <w:tcW w:w="1607" w:type="dxa"/>
                      <w:gridSpan w:val="3"/>
                    </w:tcPr>
                  </w:tcPrChange>
                </w:tcPr>
                <w:p w14:paraId="319D4719" w14:textId="2D109CEF" w:rsidR="007B5EE3" w:rsidRPr="008915FD" w:rsidRDefault="007B5EE3" w:rsidP="007B5EE3">
                  <w:pPr>
                    <w:jc w:val="center"/>
                    <w:rPr>
                      <w:ins w:id="1905" w:author="Indria Mukti Efayanti" w:date="2024-12-20T12:26:00Z" w16du:dateUtc="2024-12-20T05:26:00Z"/>
                      <w:rFonts w:eastAsia="Times New Roman" w:cstheme="minorHAnsi"/>
                      <w:i/>
                      <w:iCs/>
                      <w:color w:val="4472C4" w:themeColor="accent1"/>
                      <w:kern w:val="0"/>
                      <w:sz w:val="16"/>
                      <w:szCs w:val="16"/>
                      <w14:ligatures w14:val="none"/>
                    </w:rPr>
                    <w:pPrChange w:id="1906" w:author="Indria Mukti Efayanti" w:date="2025-01-06T23:18:00Z" w16du:dateUtc="2025-01-06T16:18:00Z">
                      <w:pPr>
                        <w:jc w:val="left"/>
                      </w:pPr>
                    </w:pPrChange>
                  </w:pPr>
                  <w:ins w:id="1907" w:author="Erick Hizkia Pangihutan Marbun" w:date="2026-07-01T13:21:00Z" w16du:dateUtc="2026-07-01T06:21:00Z">
                    <w:r w:rsidRPr="00261322">
                      <w:rPr>
                        <w:rFonts w:cstheme="minorHAnsi"/>
                        <w:i/>
                        <w:iCs/>
                        <w:color w:val="5B9BD5" w:themeColor="accent5"/>
                        <w:sz w:val="16"/>
                        <w:szCs w:val="16"/>
                      </w:rPr>
                      <w:t>&lt;Natural death sum assured&gt;</w:t>
                    </w:r>
                  </w:ins>
                  <w:ins w:id="1908" w:author="Indria Mukti Efayanti" w:date="2025-01-06T23:18:00Z" w16du:dateUtc="2025-01-06T16:18:00Z">
                    <w:del w:id="1909"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910" w:author="Erick Hizkia Pangihutan Marbun" w:date="2026-07-01T13:20:00Z" w16du:dateUtc="2026-07-01T06:20:00Z">
                    <w:tcPr>
                      <w:tcW w:w="1301" w:type="dxa"/>
                      <w:gridSpan w:val="2"/>
                    </w:tcPr>
                  </w:tcPrChange>
                </w:tcPr>
                <w:p w14:paraId="79BD4EDD" w14:textId="7DFB4AF2" w:rsidR="007B5EE3" w:rsidRPr="008915FD" w:rsidRDefault="007B5EE3" w:rsidP="007B5EE3">
                  <w:pPr>
                    <w:jc w:val="center"/>
                    <w:rPr>
                      <w:ins w:id="1911" w:author="Indria Mukti Efayanti" w:date="2024-12-20T12:26:00Z" w16du:dateUtc="2024-12-20T05:26:00Z"/>
                      <w:rFonts w:eastAsia="Times New Roman" w:cstheme="minorHAnsi"/>
                      <w:i/>
                      <w:iCs/>
                      <w:color w:val="4472C4" w:themeColor="accent1"/>
                      <w:kern w:val="0"/>
                      <w:sz w:val="16"/>
                      <w:szCs w:val="16"/>
                      <w14:ligatures w14:val="none"/>
                      <w:rPrChange w:id="1912" w:author="Indria Mukti Efayanti" w:date="2025-04-25T17:01:00Z" w16du:dateUtc="2025-04-25T10:01:00Z">
                        <w:rPr>
                          <w:ins w:id="1913"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914" w:author="Indria Mukti Efayanti" w:date="2025-01-06T23:18:00Z" w16du:dateUtc="2025-01-06T16:18:00Z">
                      <w:pPr>
                        <w:jc w:val="left"/>
                      </w:pPr>
                    </w:pPrChange>
                  </w:pPr>
                  <w:ins w:id="1915" w:author="Erick Hizkia Pangihutan Marbun" w:date="2026-07-01T13:22:00Z" w16du:dateUtc="2026-07-01T06:22:00Z">
                    <w:r w:rsidRPr="00621447">
                      <w:rPr>
                        <w:rFonts w:cstheme="minorHAnsi"/>
                        <w:i/>
                        <w:iCs/>
                        <w:color w:val="5B9BD5" w:themeColor="accent5"/>
                        <w:sz w:val="16"/>
                        <w:szCs w:val="16"/>
                      </w:rPr>
                      <w:t>&lt;accidental death sum assured&gt;</w:t>
                    </w:r>
                  </w:ins>
                  <w:ins w:id="1916" w:author="Indria Mukti Efayanti" w:date="2025-01-06T23:18:00Z" w16du:dateUtc="2025-01-06T16:18:00Z">
                    <w:del w:id="1917"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918" w:author="Erick Hizkia Pangihutan Marbun" w:date="2026-07-01T13:20:00Z" w16du:dateUtc="2026-07-01T06:20:00Z">
                    <w:tcPr>
                      <w:tcW w:w="1513" w:type="dxa"/>
                      <w:gridSpan w:val="4"/>
                    </w:tcPr>
                  </w:tcPrChange>
                </w:tcPr>
                <w:p w14:paraId="6E876ABF" w14:textId="77777777" w:rsidR="007B5EE3" w:rsidRPr="008915FD" w:rsidRDefault="007B5EE3" w:rsidP="007B5EE3">
                  <w:pPr>
                    <w:jc w:val="center"/>
                    <w:rPr>
                      <w:ins w:id="1919" w:author="Indria Mukti Efayanti" w:date="2024-12-20T12:26:00Z" w16du:dateUtc="2024-12-20T05:26:00Z"/>
                      <w:rFonts w:eastAsia="Times New Roman" w:cstheme="minorHAnsi"/>
                      <w:i/>
                      <w:iCs/>
                      <w:color w:val="4472C4" w:themeColor="accent1"/>
                      <w:kern w:val="0"/>
                      <w:sz w:val="16"/>
                      <w:szCs w:val="16"/>
                      <w14:ligatures w14:val="none"/>
                    </w:rPr>
                    <w:pPrChange w:id="1920" w:author="Indria Mukti Efayanti" w:date="2025-01-06T23:18:00Z" w16du:dateUtc="2025-01-06T16:18:00Z">
                      <w:pPr>
                        <w:jc w:val="left"/>
                      </w:pPr>
                    </w:pPrChange>
                  </w:pPr>
                </w:p>
              </w:tc>
            </w:tr>
            <w:tr w:rsidR="007B5EE3" w:rsidRPr="008915FD" w14:paraId="7F4D11F0" w14:textId="77777777" w:rsidTr="00EC243F">
              <w:tblPrEx>
                <w:tblPrExChange w:id="1921" w:author="Erick Hizkia Pangihutan Marbun" w:date="2026-07-01T13:20:00Z" w16du:dateUtc="2026-07-01T06:20:00Z">
                  <w:tblPrEx>
                    <w:tblW w:w="9789" w:type="dxa"/>
                    <w:tblInd w:w="0" w:type="dxa"/>
                  </w:tblPrEx>
                </w:tblPrExChange>
              </w:tblPrEx>
              <w:trPr>
                <w:ins w:id="1922" w:author="Indria Mukti Efayanti" w:date="2024-12-20T12:26:00Z"/>
                <w:trPrChange w:id="1923" w:author="Erick Hizkia Pangihutan Marbun" w:date="2026-07-01T13:20:00Z" w16du:dateUtc="2026-07-01T06:20:00Z">
                  <w:trPr>
                    <w:gridAfter w:val="0"/>
                  </w:trPr>
                </w:trPrChange>
              </w:trPr>
              <w:tc>
                <w:tcPr>
                  <w:tcW w:w="676" w:type="dxa"/>
                  <w:tcPrChange w:id="1924" w:author="Erick Hizkia Pangihutan Marbun" w:date="2026-07-01T13:20:00Z" w16du:dateUtc="2026-07-01T06:20:00Z">
                    <w:tcPr>
                      <w:tcW w:w="677" w:type="dxa"/>
                      <w:gridSpan w:val="3"/>
                    </w:tcPr>
                  </w:tcPrChange>
                </w:tcPr>
                <w:p w14:paraId="79B3662D" w14:textId="2972E714" w:rsidR="007B5EE3" w:rsidRPr="008915FD" w:rsidRDefault="007B5EE3" w:rsidP="007B5EE3">
                  <w:pPr>
                    <w:ind w:right="33"/>
                    <w:jc w:val="center"/>
                    <w:rPr>
                      <w:ins w:id="1925" w:author="Indria Mukti Efayanti" w:date="2024-12-20T12:26:00Z" w16du:dateUtc="2024-12-20T05:26:00Z"/>
                      <w:rFonts w:eastAsia="Times New Roman" w:cstheme="minorHAnsi"/>
                      <w:i/>
                      <w:iCs/>
                      <w:color w:val="4472C4" w:themeColor="accent1"/>
                      <w:kern w:val="0"/>
                      <w:sz w:val="16"/>
                      <w:szCs w:val="16"/>
                      <w14:ligatures w14:val="none"/>
                      <w:rPrChange w:id="1926" w:author="Indria Mukti Efayanti" w:date="2025-04-25T17:01:00Z" w16du:dateUtc="2025-04-25T10:01:00Z">
                        <w:rPr>
                          <w:ins w:id="1927" w:author="Indria Mukti Efayanti" w:date="2024-12-20T12:26:00Z" w16du:dateUtc="2024-12-20T05:26:00Z"/>
                        </w:rPr>
                      </w:rPrChange>
                    </w:rPr>
                    <w:pPrChange w:id="1928" w:author="Indria Mukti Efayanti" w:date="2025-01-06T23:18:00Z" w16du:dateUtc="2025-01-06T16:18:00Z">
                      <w:pPr>
                        <w:pStyle w:val="ListParagraph"/>
                        <w:numPr>
                          <w:numId w:val="82"/>
                        </w:numPr>
                        <w:ind w:left="144" w:right="33" w:hanging="144"/>
                        <w:jc w:val="left"/>
                      </w:pPr>
                    </w:pPrChange>
                  </w:pPr>
                  <w:ins w:id="1929" w:author="Erick Hizkia Pangihutan Marbun" w:date="2026-07-01T13:18:00Z" w16du:dateUtc="2026-07-01T06:18:00Z">
                    <w:r w:rsidRPr="001F36C9">
                      <w:rPr>
                        <w:rFonts w:cstheme="minorHAnsi"/>
                        <w:i/>
                        <w:iCs/>
                        <w:color w:val="5B9BD5" w:themeColor="accent5"/>
                        <w:sz w:val="16"/>
                        <w:szCs w:val="16"/>
                      </w:rPr>
                      <w:t>&lt;Policy year&gt;</w:t>
                    </w:r>
                  </w:ins>
                  <w:ins w:id="1930" w:author="Indria Mukti Efayanti" w:date="2025-01-06T23:18:00Z" w16du:dateUtc="2025-01-06T16:18:00Z">
                    <w:del w:id="1931" w:author="Erick Hizkia Pangihutan Marbun" w:date="2026-07-01T13:18:00Z" w16du:dateUtc="2026-07-01T06:18:00Z">
                      <w:r w:rsidRPr="008915FD" w:rsidDel="00A55A38">
                        <w:rPr>
                          <w:rFonts w:cstheme="minorHAnsi"/>
                          <w:sz w:val="16"/>
                          <w:szCs w:val="16"/>
                        </w:rPr>
                        <w:delText>12</w:delText>
                      </w:r>
                    </w:del>
                  </w:ins>
                </w:p>
              </w:tc>
              <w:tc>
                <w:tcPr>
                  <w:tcW w:w="1490" w:type="dxa"/>
                  <w:tcPrChange w:id="1932" w:author="Erick Hizkia Pangihutan Marbun" w:date="2026-07-01T13:20:00Z" w16du:dateUtc="2026-07-01T06:20:00Z">
                    <w:tcPr>
                      <w:tcW w:w="1503" w:type="dxa"/>
                      <w:gridSpan w:val="3"/>
                      <w:vAlign w:val="center"/>
                    </w:tcPr>
                  </w:tcPrChange>
                </w:tcPr>
                <w:p w14:paraId="7263B971" w14:textId="309D51BA" w:rsidR="007B5EE3" w:rsidRPr="008915FD" w:rsidRDefault="007B5EE3" w:rsidP="007B5EE3">
                  <w:pPr>
                    <w:jc w:val="center"/>
                    <w:rPr>
                      <w:ins w:id="1933" w:author="Indria Mukti Efayanti" w:date="2024-12-20T12:26:00Z" w16du:dateUtc="2024-12-20T05:26:00Z"/>
                      <w:rFonts w:eastAsia="Times New Roman" w:cstheme="minorHAnsi"/>
                      <w:i/>
                      <w:iCs/>
                      <w:color w:val="4472C4" w:themeColor="accent1"/>
                      <w:kern w:val="0"/>
                      <w:sz w:val="16"/>
                      <w:szCs w:val="16"/>
                      <w14:ligatures w14:val="none"/>
                    </w:rPr>
                    <w:pPrChange w:id="1934" w:author="Indria Mukti Efayanti" w:date="2025-01-06T23:18:00Z" w16du:dateUtc="2025-01-06T16:18:00Z">
                      <w:pPr>
                        <w:jc w:val="left"/>
                      </w:pPr>
                    </w:pPrChange>
                  </w:pPr>
                  <w:ins w:id="1935" w:author="Erick Hizkia Pangihutan Marbun" w:date="2026-07-01T13:19:00Z" w16du:dateUtc="2026-07-01T06:19:00Z">
                    <w:r w:rsidRPr="00132F06">
                      <w:rPr>
                        <w:rFonts w:cstheme="minorHAnsi"/>
                        <w:i/>
                        <w:iCs/>
                        <w:color w:val="5B9BD5" w:themeColor="accent5"/>
                        <w:sz w:val="16"/>
                        <w:szCs w:val="16"/>
                      </w:rPr>
                      <w:t>&lt;age of Insured&gt;</w:t>
                    </w:r>
                  </w:ins>
                  <w:ins w:id="1936" w:author="Indria Mukti Efayanti" w:date="2025-01-06T23:18:00Z" w16du:dateUtc="2025-01-06T16:18:00Z">
                    <w:del w:id="1937" w:author="Erick Hizkia Pangihutan Marbun" w:date="2026-07-01T13:19:00Z" w16du:dateUtc="2026-07-01T06:19:00Z">
                      <w:r w:rsidRPr="008915FD" w:rsidDel="00BB2E6A">
                        <w:rPr>
                          <w:rFonts w:cstheme="minorHAnsi"/>
                          <w:sz w:val="16"/>
                          <w:szCs w:val="16"/>
                        </w:rPr>
                        <w:delText>46</w:delText>
                      </w:r>
                    </w:del>
                  </w:ins>
                </w:p>
              </w:tc>
              <w:tc>
                <w:tcPr>
                  <w:tcW w:w="1570" w:type="dxa"/>
                  <w:tcPrChange w:id="1938" w:author="Erick Hizkia Pangihutan Marbun" w:date="2026-07-01T13:20:00Z" w16du:dateUtc="2026-07-01T06:20:00Z">
                    <w:tcPr>
                      <w:tcW w:w="1576" w:type="dxa"/>
                      <w:gridSpan w:val="3"/>
                      <w:vAlign w:val="center"/>
                    </w:tcPr>
                  </w:tcPrChange>
                </w:tcPr>
                <w:p w14:paraId="76CE0FDF" w14:textId="77777777" w:rsidR="007B5EE3" w:rsidRPr="008915FD" w:rsidRDefault="007B5EE3" w:rsidP="007B5EE3">
                  <w:pPr>
                    <w:jc w:val="center"/>
                    <w:rPr>
                      <w:ins w:id="1939" w:author="Indria Mukti Efayanti" w:date="2024-12-20T12:26:00Z" w16du:dateUtc="2024-12-20T05:26:00Z"/>
                      <w:rFonts w:eastAsia="Times New Roman" w:cstheme="minorHAnsi"/>
                      <w:i/>
                      <w:iCs/>
                      <w:color w:val="4472C4" w:themeColor="accent1"/>
                      <w:kern w:val="0"/>
                      <w:sz w:val="16"/>
                      <w:szCs w:val="16"/>
                      <w14:ligatures w14:val="none"/>
                    </w:rPr>
                    <w:pPrChange w:id="1940" w:author="Indria Mukti Efayanti" w:date="2025-01-06T23:18:00Z" w16du:dateUtc="2025-01-06T16:18:00Z">
                      <w:pPr>
                        <w:jc w:val="left"/>
                      </w:pPr>
                    </w:pPrChange>
                  </w:pPr>
                </w:p>
              </w:tc>
              <w:tc>
                <w:tcPr>
                  <w:tcW w:w="1604" w:type="dxa"/>
                  <w:tcPrChange w:id="1941" w:author="Erick Hizkia Pangihutan Marbun" w:date="2026-07-01T13:20:00Z" w16du:dateUtc="2026-07-01T06:20:00Z">
                    <w:tcPr>
                      <w:tcW w:w="1612" w:type="dxa"/>
                      <w:gridSpan w:val="3"/>
                    </w:tcPr>
                  </w:tcPrChange>
                </w:tcPr>
                <w:p w14:paraId="5A43C689" w14:textId="3DCCC097" w:rsidR="007B5EE3" w:rsidRPr="008915FD" w:rsidRDefault="007B5EE3" w:rsidP="007B5EE3">
                  <w:pPr>
                    <w:jc w:val="center"/>
                    <w:rPr>
                      <w:ins w:id="1942" w:author="Indria Mukti Efayanti" w:date="2024-12-20T12:26:00Z" w16du:dateUtc="2024-12-20T05:26:00Z"/>
                      <w:rFonts w:eastAsia="Times New Roman" w:cstheme="minorHAnsi"/>
                      <w:i/>
                      <w:iCs/>
                      <w:color w:val="4472C4" w:themeColor="accent1"/>
                      <w:kern w:val="0"/>
                      <w:sz w:val="16"/>
                      <w:szCs w:val="16"/>
                      <w14:ligatures w14:val="none"/>
                    </w:rPr>
                    <w:pPrChange w:id="1943" w:author="Indria Mukti Efayanti" w:date="2025-01-06T23:18:00Z" w16du:dateUtc="2025-01-06T16:18:00Z">
                      <w:pPr>
                        <w:jc w:val="left"/>
                      </w:pPr>
                    </w:pPrChange>
                  </w:pPr>
                  <w:ins w:id="1944"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945" w:author="Indria Mukti Efayanti" w:date="2025-01-06T23:18:00Z" w16du:dateUtc="2025-01-06T16:18:00Z">
                    <w:del w:id="1946" w:author="Erick Hizkia Pangihutan Marbun" w:date="2026-07-01T13:20:00Z" w16du:dateUtc="2026-07-01T06:20:00Z">
                      <w:r w:rsidRPr="008915FD" w:rsidDel="00EC243F">
                        <w:rPr>
                          <w:rFonts w:cstheme="minorHAnsi"/>
                          <w:sz w:val="16"/>
                          <w:szCs w:val="16"/>
                        </w:rPr>
                        <w:delText>296.409.750</w:delText>
                      </w:r>
                    </w:del>
                  </w:ins>
                </w:p>
              </w:tc>
              <w:tc>
                <w:tcPr>
                  <w:tcW w:w="1603" w:type="dxa"/>
                  <w:tcPrChange w:id="1947" w:author="Erick Hizkia Pangihutan Marbun" w:date="2026-07-01T13:20:00Z" w16du:dateUtc="2026-07-01T06:20:00Z">
                    <w:tcPr>
                      <w:tcW w:w="1607" w:type="dxa"/>
                      <w:gridSpan w:val="3"/>
                    </w:tcPr>
                  </w:tcPrChange>
                </w:tcPr>
                <w:p w14:paraId="75245E97" w14:textId="3D3575B7" w:rsidR="007B5EE3" w:rsidRPr="008915FD" w:rsidRDefault="007B5EE3" w:rsidP="007B5EE3">
                  <w:pPr>
                    <w:jc w:val="center"/>
                    <w:rPr>
                      <w:ins w:id="1948" w:author="Indria Mukti Efayanti" w:date="2024-12-20T12:26:00Z" w16du:dateUtc="2024-12-20T05:26:00Z"/>
                      <w:rFonts w:eastAsia="Times New Roman" w:cstheme="minorHAnsi"/>
                      <w:i/>
                      <w:iCs/>
                      <w:color w:val="4472C4" w:themeColor="accent1"/>
                      <w:kern w:val="0"/>
                      <w:sz w:val="16"/>
                      <w:szCs w:val="16"/>
                      <w14:ligatures w14:val="none"/>
                    </w:rPr>
                    <w:pPrChange w:id="1949" w:author="Indria Mukti Efayanti" w:date="2025-01-06T23:18:00Z" w16du:dateUtc="2025-01-06T16:18:00Z">
                      <w:pPr>
                        <w:jc w:val="left"/>
                      </w:pPr>
                    </w:pPrChange>
                  </w:pPr>
                  <w:ins w:id="1950" w:author="Erick Hizkia Pangihutan Marbun" w:date="2026-07-01T13:21:00Z" w16du:dateUtc="2026-07-01T06:21:00Z">
                    <w:r w:rsidRPr="00261322">
                      <w:rPr>
                        <w:rFonts w:cstheme="minorHAnsi"/>
                        <w:i/>
                        <w:iCs/>
                        <w:color w:val="5B9BD5" w:themeColor="accent5"/>
                        <w:sz w:val="16"/>
                        <w:szCs w:val="16"/>
                      </w:rPr>
                      <w:t>&lt;Natural death sum assured&gt;</w:t>
                    </w:r>
                  </w:ins>
                  <w:ins w:id="1951" w:author="Indria Mukti Efayanti" w:date="2025-01-06T23:18:00Z" w16du:dateUtc="2025-01-06T16:18:00Z">
                    <w:del w:id="1952"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953" w:author="Erick Hizkia Pangihutan Marbun" w:date="2026-07-01T13:20:00Z" w16du:dateUtc="2026-07-01T06:20:00Z">
                    <w:tcPr>
                      <w:tcW w:w="1301" w:type="dxa"/>
                      <w:gridSpan w:val="2"/>
                    </w:tcPr>
                  </w:tcPrChange>
                </w:tcPr>
                <w:p w14:paraId="0F4DCB7B" w14:textId="6FBC58B6" w:rsidR="007B5EE3" w:rsidRPr="008915FD" w:rsidRDefault="007B5EE3" w:rsidP="007B5EE3">
                  <w:pPr>
                    <w:jc w:val="center"/>
                    <w:rPr>
                      <w:ins w:id="1954" w:author="Indria Mukti Efayanti" w:date="2024-12-20T12:26:00Z" w16du:dateUtc="2024-12-20T05:26:00Z"/>
                      <w:rFonts w:eastAsia="Times New Roman" w:cstheme="minorHAnsi"/>
                      <w:i/>
                      <w:iCs/>
                      <w:color w:val="4472C4" w:themeColor="accent1"/>
                      <w:kern w:val="0"/>
                      <w:sz w:val="16"/>
                      <w:szCs w:val="16"/>
                      <w14:ligatures w14:val="none"/>
                      <w:rPrChange w:id="1955" w:author="Indria Mukti Efayanti" w:date="2025-04-25T17:01:00Z" w16du:dateUtc="2025-04-25T10:01:00Z">
                        <w:rPr>
                          <w:ins w:id="1956"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1957" w:author="Indria Mukti Efayanti" w:date="2025-01-06T23:18:00Z" w16du:dateUtc="2025-01-06T16:18:00Z">
                      <w:pPr>
                        <w:jc w:val="left"/>
                      </w:pPr>
                    </w:pPrChange>
                  </w:pPr>
                  <w:ins w:id="1958" w:author="Erick Hizkia Pangihutan Marbun" w:date="2026-07-01T13:22:00Z" w16du:dateUtc="2026-07-01T06:22:00Z">
                    <w:r w:rsidRPr="00621447">
                      <w:rPr>
                        <w:rFonts w:cstheme="minorHAnsi"/>
                        <w:i/>
                        <w:iCs/>
                        <w:color w:val="5B9BD5" w:themeColor="accent5"/>
                        <w:sz w:val="16"/>
                        <w:szCs w:val="16"/>
                      </w:rPr>
                      <w:t>&lt;accidental death sum assured&gt;</w:t>
                    </w:r>
                  </w:ins>
                  <w:ins w:id="1959" w:author="Indria Mukti Efayanti" w:date="2025-01-06T23:18:00Z" w16du:dateUtc="2025-01-06T16:18:00Z">
                    <w:del w:id="1960" w:author="Erick Hizkia Pangihutan Marbun" w:date="2026-07-01T13:22:00Z" w16du:dateUtc="2026-07-01T06:22:00Z">
                      <w:r w:rsidRPr="008915FD" w:rsidDel="000D567B">
                        <w:rPr>
                          <w:rFonts w:cstheme="minorHAnsi"/>
                          <w:sz w:val="16"/>
                          <w:szCs w:val="16"/>
                        </w:rPr>
                        <w:delText>500.000.000</w:delText>
                      </w:r>
                    </w:del>
                  </w:ins>
                </w:p>
              </w:tc>
              <w:tc>
                <w:tcPr>
                  <w:tcW w:w="1624" w:type="dxa"/>
                  <w:tcPrChange w:id="1961" w:author="Erick Hizkia Pangihutan Marbun" w:date="2026-07-01T13:20:00Z" w16du:dateUtc="2026-07-01T06:20:00Z">
                    <w:tcPr>
                      <w:tcW w:w="1513" w:type="dxa"/>
                      <w:gridSpan w:val="4"/>
                    </w:tcPr>
                  </w:tcPrChange>
                </w:tcPr>
                <w:p w14:paraId="3683F4A4" w14:textId="77777777" w:rsidR="007B5EE3" w:rsidRPr="008915FD" w:rsidRDefault="007B5EE3" w:rsidP="007B5EE3">
                  <w:pPr>
                    <w:jc w:val="center"/>
                    <w:rPr>
                      <w:ins w:id="1962" w:author="Indria Mukti Efayanti" w:date="2024-12-20T12:26:00Z" w16du:dateUtc="2024-12-20T05:26:00Z"/>
                      <w:rFonts w:eastAsia="Times New Roman" w:cstheme="minorHAnsi"/>
                      <w:i/>
                      <w:iCs/>
                      <w:color w:val="4472C4" w:themeColor="accent1"/>
                      <w:kern w:val="0"/>
                      <w:sz w:val="16"/>
                      <w:szCs w:val="16"/>
                      <w14:ligatures w14:val="none"/>
                    </w:rPr>
                    <w:pPrChange w:id="1963" w:author="Indria Mukti Efayanti" w:date="2025-01-06T23:18:00Z" w16du:dateUtc="2025-01-06T16:18:00Z">
                      <w:pPr>
                        <w:jc w:val="left"/>
                      </w:pPr>
                    </w:pPrChange>
                  </w:pPr>
                </w:p>
              </w:tc>
            </w:tr>
            <w:tr w:rsidR="007B5EE3" w:rsidRPr="008915FD" w14:paraId="305359BC" w14:textId="77777777" w:rsidTr="00EC243F">
              <w:tblPrEx>
                <w:tblPrExChange w:id="1964" w:author="Erick Hizkia Pangihutan Marbun" w:date="2026-07-01T13:20:00Z" w16du:dateUtc="2026-07-01T06:20:00Z">
                  <w:tblPrEx>
                    <w:tblW w:w="9789" w:type="dxa"/>
                    <w:tblInd w:w="0" w:type="dxa"/>
                  </w:tblPrEx>
                </w:tblPrExChange>
              </w:tblPrEx>
              <w:trPr>
                <w:ins w:id="1965" w:author="Indria Mukti Efayanti" w:date="2024-12-20T12:26:00Z"/>
                <w:trPrChange w:id="1966" w:author="Erick Hizkia Pangihutan Marbun" w:date="2026-07-01T13:20:00Z" w16du:dateUtc="2026-07-01T06:20:00Z">
                  <w:trPr>
                    <w:gridAfter w:val="0"/>
                  </w:trPr>
                </w:trPrChange>
              </w:trPr>
              <w:tc>
                <w:tcPr>
                  <w:tcW w:w="676" w:type="dxa"/>
                  <w:tcPrChange w:id="1967" w:author="Erick Hizkia Pangihutan Marbun" w:date="2026-07-01T13:20:00Z" w16du:dateUtc="2026-07-01T06:20:00Z">
                    <w:tcPr>
                      <w:tcW w:w="677" w:type="dxa"/>
                      <w:gridSpan w:val="3"/>
                    </w:tcPr>
                  </w:tcPrChange>
                </w:tcPr>
                <w:p w14:paraId="4AB626A3" w14:textId="001650A7" w:rsidR="007B5EE3" w:rsidRPr="008915FD" w:rsidRDefault="007B5EE3" w:rsidP="007B5EE3">
                  <w:pPr>
                    <w:ind w:right="33"/>
                    <w:jc w:val="center"/>
                    <w:rPr>
                      <w:ins w:id="1968" w:author="Indria Mukti Efayanti" w:date="2024-12-20T12:26:00Z" w16du:dateUtc="2024-12-20T05:26:00Z"/>
                      <w:rFonts w:eastAsia="Times New Roman" w:cstheme="minorHAnsi"/>
                      <w:i/>
                      <w:iCs/>
                      <w:color w:val="4472C4" w:themeColor="accent1"/>
                      <w:kern w:val="0"/>
                      <w:sz w:val="16"/>
                      <w:szCs w:val="16"/>
                      <w14:ligatures w14:val="none"/>
                      <w:rPrChange w:id="1969" w:author="Indria Mukti Efayanti" w:date="2025-04-25T17:01:00Z" w16du:dateUtc="2025-04-25T10:01:00Z">
                        <w:rPr>
                          <w:ins w:id="1970" w:author="Indria Mukti Efayanti" w:date="2024-12-20T12:26:00Z" w16du:dateUtc="2024-12-20T05:26:00Z"/>
                        </w:rPr>
                      </w:rPrChange>
                    </w:rPr>
                    <w:pPrChange w:id="1971" w:author="Indria Mukti Efayanti" w:date="2025-01-06T23:18:00Z" w16du:dateUtc="2025-01-06T16:18:00Z">
                      <w:pPr>
                        <w:pStyle w:val="ListParagraph"/>
                        <w:numPr>
                          <w:numId w:val="82"/>
                        </w:numPr>
                        <w:ind w:left="144" w:right="33" w:hanging="144"/>
                        <w:jc w:val="left"/>
                      </w:pPr>
                    </w:pPrChange>
                  </w:pPr>
                  <w:ins w:id="1972" w:author="Erick Hizkia Pangihutan Marbun" w:date="2026-07-01T13:18:00Z" w16du:dateUtc="2026-07-01T06:18:00Z">
                    <w:r w:rsidRPr="001F36C9">
                      <w:rPr>
                        <w:rFonts w:cstheme="minorHAnsi"/>
                        <w:i/>
                        <w:iCs/>
                        <w:color w:val="5B9BD5" w:themeColor="accent5"/>
                        <w:sz w:val="16"/>
                        <w:szCs w:val="16"/>
                      </w:rPr>
                      <w:lastRenderedPageBreak/>
                      <w:t>&lt;Policy year&gt;</w:t>
                    </w:r>
                  </w:ins>
                  <w:ins w:id="1973" w:author="Indria Mukti Efayanti" w:date="2025-01-06T23:18:00Z" w16du:dateUtc="2025-01-06T16:18:00Z">
                    <w:del w:id="1974" w:author="Erick Hizkia Pangihutan Marbun" w:date="2026-07-01T13:18:00Z" w16du:dateUtc="2026-07-01T06:18:00Z">
                      <w:r w:rsidRPr="008915FD" w:rsidDel="00A55A38">
                        <w:rPr>
                          <w:rFonts w:cstheme="minorHAnsi"/>
                          <w:sz w:val="16"/>
                          <w:szCs w:val="16"/>
                        </w:rPr>
                        <w:delText>13</w:delText>
                      </w:r>
                    </w:del>
                  </w:ins>
                </w:p>
              </w:tc>
              <w:tc>
                <w:tcPr>
                  <w:tcW w:w="1490" w:type="dxa"/>
                  <w:tcPrChange w:id="1975" w:author="Erick Hizkia Pangihutan Marbun" w:date="2026-07-01T13:20:00Z" w16du:dateUtc="2026-07-01T06:20:00Z">
                    <w:tcPr>
                      <w:tcW w:w="1503" w:type="dxa"/>
                      <w:gridSpan w:val="3"/>
                      <w:vAlign w:val="center"/>
                    </w:tcPr>
                  </w:tcPrChange>
                </w:tcPr>
                <w:p w14:paraId="48F51E32" w14:textId="43A0FC77" w:rsidR="007B5EE3" w:rsidRPr="008915FD" w:rsidRDefault="007B5EE3" w:rsidP="007B5EE3">
                  <w:pPr>
                    <w:jc w:val="center"/>
                    <w:rPr>
                      <w:ins w:id="1976" w:author="Indria Mukti Efayanti" w:date="2024-12-20T12:26:00Z" w16du:dateUtc="2024-12-20T05:26:00Z"/>
                      <w:rFonts w:eastAsia="Times New Roman" w:cstheme="minorHAnsi"/>
                      <w:i/>
                      <w:iCs/>
                      <w:color w:val="4472C4" w:themeColor="accent1"/>
                      <w:kern w:val="0"/>
                      <w:sz w:val="16"/>
                      <w:szCs w:val="16"/>
                      <w14:ligatures w14:val="none"/>
                    </w:rPr>
                    <w:pPrChange w:id="1977" w:author="Indria Mukti Efayanti" w:date="2025-01-06T23:18:00Z" w16du:dateUtc="2025-01-06T16:18:00Z">
                      <w:pPr>
                        <w:jc w:val="left"/>
                      </w:pPr>
                    </w:pPrChange>
                  </w:pPr>
                  <w:ins w:id="1978" w:author="Erick Hizkia Pangihutan Marbun" w:date="2026-07-01T13:19:00Z" w16du:dateUtc="2026-07-01T06:19:00Z">
                    <w:r w:rsidRPr="00132F06">
                      <w:rPr>
                        <w:rFonts w:cstheme="minorHAnsi"/>
                        <w:i/>
                        <w:iCs/>
                        <w:color w:val="5B9BD5" w:themeColor="accent5"/>
                        <w:sz w:val="16"/>
                        <w:szCs w:val="16"/>
                      </w:rPr>
                      <w:t>&lt;age of Insured&gt;</w:t>
                    </w:r>
                  </w:ins>
                  <w:ins w:id="1979" w:author="Indria Mukti Efayanti" w:date="2025-01-06T23:18:00Z" w16du:dateUtc="2025-01-06T16:18:00Z">
                    <w:del w:id="1980" w:author="Erick Hizkia Pangihutan Marbun" w:date="2026-07-01T13:19:00Z" w16du:dateUtc="2026-07-01T06:19:00Z">
                      <w:r w:rsidRPr="008915FD" w:rsidDel="00BB2E6A">
                        <w:rPr>
                          <w:rFonts w:cstheme="minorHAnsi"/>
                          <w:sz w:val="16"/>
                          <w:szCs w:val="16"/>
                        </w:rPr>
                        <w:delText>47</w:delText>
                      </w:r>
                    </w:del>
                  </w:ins>
                </w:p>
              </w:tc>
              <w:tc>
                <w:tcPr>
                  <w:tcW w:w="1570" w:type="dxa"/>
                  <w:tcPrChange w:id="1981" w:author="Erick Hizkia Pangihutan Marbun" w:date="2026-07-01T13:20:00Z" w16du:dateUtc="2026-07-01T06:20:00Z">
                    <w:tcPr>
                      <w:tcW w:w="1576" w:type="dxa"/>
                      <w:gridSpan w:val="3"/>
                      <w:vAlign w:val="center"/>
                    </w:tcPr>
                  </w:tcPrChange>
                </w:tcPr>
                <w:p w14:paraId="7E943BFA" w14:textId="77777777" w:rsidR="007B5EE3" w:rsidRPr="008915FD" w:rsidRDefault="007B5EE3" w:rsidP="007B5EE3">
                  <w:pPr>
                    <w:jc w:val="center"/>
                    <w:rPr>
                      <w:ins w:id="1982" w:author="Indria Mukti Efayanti" w:date="2024-12-20T12:26:00Z" w16du:dateUtc="2024-12-20T05:26:00Z"/>
                      <w:rFonts w:eastAsia="Times New Roman" w:cstheme="minorHAnsi"/>
                      <w:i/>
                      <w:iCs/>
                      <w:color w:val="4472C4" w:themeColor="accent1"/>
                      <w:kern w:val="0"/>
                      <w:sz w:val="16"/>
                      <w:szCs w:val="16"/>
                      <w14:ligatures w14:val="none"/>
                    </w:rPr>
                    <w:pPrChange w:id="1983" w:author="Indria Mukti Efayanti" w:date="2025-01-06T23:18:00Z" w16du:dateUtc="2025-01-06T16:18:00Z">
                      <w:pPr>
                        <w:jc w:val="left"/>
                      </w:pPr>
                    </w:pPrChange>
                  </w:pPr>
                </w:p>
              </w:tc>
              <w:tc>
                <w:tcPr>
                  <w:tcW w:w="1604" w:type="dxa"/>
                  <w:tcPrChange w:id="1984" w:author="Erick Hizkia Pangihutan Marbun" w:date="2026-07-01T13:20:00Z" w16du:dateUtc="2026-07-01T06:20:00Z">
                    <w:tcPr>
                      <w:tcW w:w="1612" w:type="dxa"/>
                      <w:gridSpan w:val="3"/>
                    </w:tcPr>
                  </w:tcPrChange>
                </w:tcPr>
                <w:p w14:paraId="17CDE188" w14:textId="2CBA788B" w:rsidR="007B5EE3" w:rsidRPr="008915FD" w:rsidRDefault="007B5EE3" w:rsidP="007B5EE3">
                  <w:pPr>
                    <w:jc w:val="center"/>
                    <w:rPr>
                      <w:ins w:id="1985" w:author="Indria Mukti Efayanti" w:date="2024-12-20T12:26:00Z" w16du:dateUtc="2024-12-20T05:26:00Z"/>
                      <w:rFonts w:eastAsia="Times New Roman" w:cstheme="minorHAnsi"/>
                      <w:i/>
                      <w:iCs/>
                      <w:color w:val="4472C4" w:themeColor="accent1"/>
                      <w:kern w:val="0"/>
                      <w:sz w:val="16"/>
                      <w:szCs w:val="16"/>
                      <w14:ligatures w14:val="none"/>
                    </w:rPr>
                    <w:pPrChange w:id="1986" w:author="Indria Mukti Efayanti" w:date="2025-01-06T23:18:00Z" w16du:dateUtc="2025-01-06T16:18:00Z">
                      <w:pPr>
                        <w:jc w:val="left"/>
                      </w:pPr>
                    </w:pPrChange>
                  </w:pPr>
                  <w:ins w:id="1987"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1988" w:author="Indria Mukti Efayanti" w:date="2025-01-06T23:18:00Z" w16du:dateUtc="2025-01-06T16:18:00Z">
                    <w:del w:id="1989" w:author="Erick Hizkia Pangihutan Marbun" w:date="2026-07-01T13:20:00Z" w16du:dateUtc="2026-07-01T06:20:00Z">
                      <w:r w:rsidRPr="008915FD" w:rsidDel="00EC243F">
                        <w:rPr>
                          <w:rFonts w:cstheme="minorHAnsi"/>
                          <w:sz w:val="16"/>
                          <w:szCs w:val="16"/>
                        </w:rPr>
                        <w:delText>319.887.750</w:delText>
                      </w:r>
                    </w:del>
                  </w:ins>
                </w:p>
              </w:tc>
              <w:tc>
                <w:tcPr>
                  <w:tcW w:w="1603" w:type="dxa"/>
                  <w:tcPrChange w:id="1990" w:author="Erick Hizkia Pangihutan Marbun" w:date="2026-07-01T13:20:00Z" w16du:dateUtc="2026-07-01T06:20:00Z">
                    <w:tcPr>
                      <w:tcW w:w="1607" w:type="dxa"/>
                      <w:gridSpan w:val="3"/>
                    </w:tcPr>
                  </w:tcPrChange>
                </w:tcPr>
                <w:p w14:paraId="5051CDAF" w14:textId="4597D987" w:rsidR="007B5EE3" w:rsidRPr="008915FD" w:rsidRDefault="007B5EE3" w:rsidP="007B5EE3">
                  <w:pPr>
                    <w:jc w:val="center"/>
                    <w:rPr>
                      <w:ins w:id="1991" w:author="Indria Mukti Efayanti" w:date="2024-12-20T12:26:00Z" w16du:dateUtc="2024-12-20T05:26:00Z"/>
                      <w:rFonts w:eastAsia="Times New Roman" w:cstheme="minorHAnsi"/>
                      <w:i/>
                      <w:iCs/>
                      <w:color w:val="4472C4" w:themeColor="accent1"/>
                      <w:kern w:val="0"/>
                      <w:sz w:val="16"/>
                      <w:szCs w:val="16"/>
                      <w14:ligatures w14:val="none"/>
                    </w:rPr>
                    <w:pPrChange w:id="1992" w:author="Indria Mukti Efayanti" w:date="2025-01-06T23:18:00Z" w16du:dateUtc="2025-01-06T16:18:00Z">
                      <w:pPr>
                        <w:jc w:val="left"/>
                      </w:pPr>
                    </w:pPrChange>
                  </w:pPr>
                  <w:ins w:id="1993" w:author="Erick Hizkia Pangihutan Marbun" w:date="2026-07-01T13:21:00Z" w16du:dateUtc="2026-07-01T06:21:00Z">
                    <w:r w:rsidRPr="00261322">
                      <w:rPr>
                        <w:rFonts w:cstheme="minorHAnsi"/>
                        <w:i/>
                        <w:iCs/>
                        <w:color w:val="5B9BD5" w:themeColor="accent5"/>
                        <w:sz w:val="16"/>
                        <w:szCs w:val="16"/>
                      </w:rPr>
                      <w:t>&lt;Natural death sum assured&gt;</w:t>
                    </w:r>
                  </w:ins>
                  <w:ins w:id="1994" w:author="Indria Mukti Efayanti" w:date="2025-01-06T23:18:00Z" w16du:dateUtc="2025-01-06T16:18:00Z">
                    <w:del w:id="1995"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1996" w:author="Erick Hizkia Pangihutan Marbun" w:date="2026-07-01T13:20:00Z" w16du:dateUtc="2026-07-01T06:20:00Z">
                    <w:tcPr>
                      <w:tcW w:w="1301" w:type="dxa"/>
                      <w:gridSpan w:val="2"/>
                    </w:tcPr>
                  </w:tcPrChange>
                </w:tcPr>
                <w:p w14:paraId="6D4CA403" w14:textId="3E2E2C74" w:rsidR="007B5EE3" w:rsidRPr="008915FD" w:rsidRDefault="007B5EE3" w:rsidP="007B5EE3">
                  <w:pPr>
                    <w:jc w:val="center"/>
                    <w:rPr>
                      <w:ins w:id="1997" w:author="Indria Mukti Efayanti" w:date="2024-12-20T12:26:00Z" w16du:dateUtc="2024-12-20T05:26:00Z"/>
                      <w:rFonts w:eastAsia="Times New Roman" w:cstheme="minorHAnsi"/>
                      <w:i/>
                      <w:iCs/>
                      <w:color w:val="4472C4" w:themeColor="accent1"/>
                      <w:kern w:val="0"/>
                      <w:sz w:val="16"/>
                      <w:szCs w:val="16"/>
                      <w14:ligatures w14:val="none"/>
                      <w:rPrChange w:id="1998" w:author="Indria Mukti Efayanti" w:date="2025-04-25T17:01:00Z" w16du:dateUtc="2025-04-25T10:01:00Z">
                        <w:rPr>
                          <w:ins w:id="1999"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000" w:author="Indria Mukti Efayanti" w:date="2025-01-06T23:18:00Z" w16du:dateUtc="2025-01-06T16:18:00Z">
                      <w:pPr>
                        <w:jc w:val="left"/>
                      </w:pPr>
                    </w:pPrChange>
                  </w:pPr>
                  <w:ins w:id="2001" w:author="Erick Hizkia Pangihutan Marbun" w:date="2026-07-01T13:22:00Z" w16du:dateUtc="2026-07-01T06:22:00Z">
                    <w:r w:rsidRPr="00AA75D7">
                      <w:rPr>
                        <w:rFonts w:cstheme="minorHAnsi"/>
                        <w:i/>
                        <w:iCs/>
                        <w:color w:val="5B9BD5" w:themeColor="accent5"/>
                        <w:sz w:val="16"/>
                        <w:szCs w:val="16"/>
                      </w:rPr>
                      <w:t>&lt;accidental death sum assured&gt;</w:t>
                    </w:r>
                  </w:ins>
                  <w:ins w:id="2002" w:author="Indria Mukti Efayanti" w:date="2025-01-06T23:18:00Z" w16du:dateUtc="2025-01-06T16:18:00Z">
                    <w:del w:id="2003" w:author="Erick Hizkia Pangihutan Marbun" w:date="2026-07-01T13:22:00Z" w16du:dateUtc="2026-07-01T06:22:00Z">
                      <w:r w:rsidRPr="008915FD" w:rsidDel="00187C56">
                        <w:rPr>
                          <w:rFonts w:cstheme="minorHAnsi"/>
                          <w:sz w:val="16"/>
                          <w:szCs w:val="16"/>
                        </w:rPr>
                        <w:delText>500.000.000</w:delText>
                      </w:r>
                    </w:del>
                  </w:ins>
                </w:p>
              </w:tc>
              <w:tc>
                <w:tcPr>
                  <w:tcW w:w="1624" w:type="dxa"/>
                  <w:tcPrChange w:id="2004" w:author="Erick Hizkia Pangihutan Marbun" w:date="2026-07-01T13:20:00Z" w16du:dateUtc="2026-07-01T06:20:00Z">
                    <w:tcPr>
                      <w:tcW w:w="1513" w:type="dxa"/>
                      <w:gridSpan w:val="4"/>
                    </w:tcPr>
                  </w:tcPrChange>
                </w:tcPr>
                <w:p w14:paraId="303D0771" w14:textId="77777777" w:rsidR="007B5EE3" w:rsidRPr="008915FD" w:rsidRDefault="007B5EE3" w:rsidP="007B5EE3">
                  <w:pPr>
                    <w:jc w:val="center"/>
                    <w:rPr>
                      <w:ins w:id="2005" w:author="Indria Mukti Efayanti" w:date="2024-12-20T12:26:00Z" w16du:dateUtc="2024-12-20T05:26:00Z"/>
                      <w:rFonts w:eastAsia="Times New Roman" w:cstheme="minorHAnsi"/>
                      <w:i/>
                      <w:iCs/>
                      <w:color w:val="4472C4" w:themeColor="accent1"/>
                      <w:kern w:val="0"/>
                      <w:sz w:val="16"/>
                      <w:szCs w:val="16"/>
                      <w14:ligatures w14:val="none"/>
                    </w:rPr>
                    <w:pPrChange w:id="2006" w:author="Indria Mukti Efayanti" w:date="2025-01-06T23:18:00Z" w16du:dateUtc="2025-01-06T16:18:00Z">
                      <w:pPr>
                        <w:jc w:val="left"/>
                      </w:pPr>
                    </w:pPrChange>
                  </w:pPr>
                </w:p>
              </w:tc>
            </w:tr>
            <w:tr w:rsidR="007B5EE3" w:rsidRPr="008915FD" w14:paraId="3D9B6D91" w14:textId="77777777" w:rsidTr="00EC243F">
              <w:tblPrEx>
                <w:tblPrExChange w:id="2007" w:author="Erick Hizkia Pangihutan Marbun" w:date="2026-07-01T13:20:00Z" w16du:dateUtc="2026-07-01T06:20:00Z">
                  <w:tblPrEx>
                    <w:tblW w:w="9789" w:type="dxa"/>
                    <w:tblInd w:w="0" w:type="dxa"/>
                  </w:tblPrEx>
                </w:tblPrExChange>
              </w:tblPrEx>
              <w:trPr>
                <w:ins w:id="2008" w:author="Indria Mukti Efayanti" w:date="2024-12-20T12:26:00Z"/>
                <w:trPrChange w:id="2009" w:author="Erick Hizkia Pangihutan Marbun" w:date="2026-07-01T13:20:00Z" w16du:dateUtc="2026-07-01T06:20:00Z">
                  <w:trPr>
                    <w:gridAfter w:val="0"/>
                  </w:trPr>
                </w:trPrChange>
              </w:trPr>
              <w:tc>
                <w:tcPr>
                  <w:tcW w:w="676" w:type="dxa"/>
                  <w:tcPrChange w:id="2010" w:author="Erick Hizkia Pangihutan Marbun" w:date="2026-07-01T13:20:00Z" w16du:dateUtc="2026-07-01T06:20:00Z">
                    <w:tcPr>
                      <w:tcW w:w="677" w:type="dxa"/>
                      <w:gridSpan w:val="3"/>
                    </w:tcPr>
                  </w:tcPrChange>
                </w:tcPr>
                <w:p w14:paraId="08A6596B" w14:textId="4B42A743" w:rsidR="007B5EE3" w:rsidRPr="008915FD" w:rsidRDefault="007B5EE3" w:rsidP="007B5EE3">
                  <w:pPr>
                    <w:ind w:right="33"/>
                    <w:jc w:val="center"/>
                    <w:rPr>
                      <w:ins w:id="2011" w:author="Indria Mukti Efayanti" w:date="2024-12-20T12:26:00Z" w16du:dateUtc="2024-12-20T05:26:00Z"/>
                      <w:rFonts w:eastAsia="Times New Roman" w:cstheme="minorHAnsi"/>
                      <w:i/>
                      <w:iCs/>
                      <w:color w:val="4472C4" w:themeColor="accent1"/>
                      <w:kern w:val="0"/>
                      <w:sz w:val="16"/>
                      <w:szCs w:val="16"/>
                      <w14:ligatures w14:val="none"/>
                      <w:rPrChange w:id="2012" w:author="Indria Mukti Efayanti" w:date="2025-04-25T17:01:00Z" w16du:dateUtc="2025-04-25T10:01:00Z">
                        <w:rPr>
                          <w:ins w:id="2013" w:author="Indria Mukti Efayanti" w:date="2024-12-20T12:26:00Z" w16du:dateUtc="2024-12-20T05:26:00Z"/>
                        </w:rPr>
                      </w:rPrChange>
                    </w:rPr>
                    <w:pPrChange w:id="2014" w:author="Indria Mukti Efayanti" w:date="2025-01-06T23:18:00Z" w16du:dateUtc="2025-01-06T16:18:00Z">
                      <w:pPr>
                        <w:pStyle w:val="ListParagraph"/>
                        <w:numPr>
                          <w:numId w:val="82"/>
                        </w:numPr>
                        <w:ind w:left="144" w:right="33" w:hanging="144"/>
                        <w:jc w:val="left"/>
                      </w:pPr>
                    </w:pPrChange>
                  </w:pPr>
                  <w:ins w:id="2015" w:author="Erick Hizkia Pangihutan Marbun" w:date="2026-07-01T13:18:00Z" w16du:dateUtc="2026-07-01T06:18:00Z">
                    <w:r w:rsidRPr="001F36C9">
                      <w:rPr>
                        <w:rFonts w:cstheme="minorHAnsi"/>
                        <w:i/>
                        <w:iCs/>
                        <w:color w:val="5B9BD5" w:themeColor="accent5"/>
                        <w:sz w:val="16"/>
                        <w:szCs w:val="16"/>
                      </w:rPr>
                      <w:t>&lt;Policy year&gt;</w:t>
                    </w:r>
                  </w:ins>
                  <w:ins w:id="2016" w:author="Indria Mukti Efayanti" w:date="2025-01-06T23:18:00Z" w16du:dateUtc="2025-01-06T16:18:00Z">
                    <w:del w:id="2017" w:author="Erick Hizkia Pangihutan Marbun" w:date="2026-07-01T13:18:00Z" w16du:dateUtc="2026-07-01T06:18:00Z">
                      <w:r w:rsidRPr="008915FD" w:rsidDel="00A55A38">
                        <w:rPr>
                          <w:rFonts w:cstheme="minorHAnsi"/>
                          <w:sz w:val="16"/>
                          <w:szCs w:val="16"/>
                        </w:rPr>
                        <w:delText>14</w:delText>
                      </w:r>
                    </w:del>
                  </w:ins>
                </w:p>
              </w:tc>
              <w:tc>
                <w:tcPr>
                  <w:tcW w:w="1490" w:type="dxa"/>
                  <w:tcPrChange w:id="2018" w:author="Erick Hizkia Pangihutan Marbun" w:date="2026-07-01T13:20:00Z" w16du:dateUtc="2026-07-01T06:20:00Z">
                    <w:tcPr>
                      <w:tcW w:w="1503" w:type="dxa"/>
                      <w:gridSpan w:val="3"/>
                      <w:vAlign w:val="center"/>
                    </w:tcPr>
                  </w:tcPrChange>
                </w:tcPr>
                <w:p w14:paraId="70C1025C" w14:textId="77E672A2" w:rsidR="007B5EE3" w:rsidRPr="008915FD" w:rsidRDefault="007B5EE3" w:rsidP="007B5EE3">
                  <w:pPr>
                    <w:jc w:val="center"/>
                    <w:rPr>
                      <w:ins w:id="2019" w:author="Indria Mukti Efayanti" w:date="2024-12-20T12:26:00Z" w16du:dateUtc="2024-12-20T05:26:00Z"/>
                      <w:rFonts w:eastAsia="Times New Roman" w:cstheme="minorHAnsi"/>
                      <w:i/>
                      <w:iCs/>
                      <w:color w:val="4472C4" w:themeColor="accent1"/>
                      <w:kern w:val="0"/>
                      <w:sz w:val="16"/>
                      <w:szCs w:val="16"/>
                      <w14:ligatures w14:val="none"/>
                    </w:rPr>
                    <w:pPrChange w:id="2020" w:author="Indria Mukti Efayanti" w:date="2025-01-06T23:18:00Z" w16du:dateUtc="2025-01-06T16:18:00Z">
                      <w:pPr>
                        <w:jc w:val="left"/>
                      </w:pPr>
                    </w:pPrChange>
                  </w:pPr>
                  <w:ins w:id="2021" w:author="Erick Hizkia Pangihutan Marbun" w:date="2026-07-01T13:19:00Z" w16du:dateUtc="2026-07-01T06:19:00Z">
                    <w:r w:rsidRPr="00132F06">
                      <w:rPr>
                        <w:rFonts w:cstheme="minorHAnsi"/>
                        <w:i/>
                        <w:iCs/>
                        <w:color w:val="5B9BD5" w:themeColor="accent5"/>
                        <w:sz w:val="16"/>
                        <w:szCs w:val="16"/>
                      </w:rPr>
                      <w:t>&lt;age of Insured&gt;</w:t>
                    </w:r>
                  </w:ins>
                  <w:ins w:id="2022" w:author="Indria Mukti Efayanti" w:date="2025-01-06T23:18:00Z" w16du:dateUtc="2025-01-06T16:18:00Z">
                    <w:del w:id="2023" w:author="Erick Hizkia Pangihutan Marbun" w:date="2026-07-01T13:19:00Z" w16du:dateUtc="2026-07-01T06:19:00Z">
                      <w:r w:rsidRPr="008915FD" w:rsidDel="00BB2E6A">
                        <w:rPr>
                          <w:rFonts w:cstheme="minorHAnsi"/>
                          <w:sz w:val="16"/>
                          <w:szCs w:val="16"/>
                        </w:rPr>
                        <w:delText>48</w:delText>
                      </w:r>
                    </w:del>
                  </w:ins>
                </w:p>
              </w:tc>
              <w:tc>
                <w:tcPr>
                  <w:tcW w:w="1570" w:type="dxa"/>
                  <w:tcPrChange w:id="2024" w:author="Erick Hizkia Pangihutan Marbun" w:date="2026-07-01T13:20:00Z" w16du:dateUtc="2026-07-01T06:20:00Z">
                    <w:tcPr>
                      <w:tcW w:w="1576" w:type="dxa"/>
                      <w:gridSpan w:val="3"/>
                      <w:vAlign w:val="center"/>
                    </w:tcPr>
                  </w:tcPrChange>
                </w:tcPr>
                <w:p w14:paraId="37846EDF" w14:textId="77777777" w:rsidR="007B5EE3" w:rsidRPr="008915FD" w:rsidRDefault="007B5EE3" w:rsidP="007B5EE3">
                  <w:pPr>
                    <w:jc w:val="center"/>
                    <w:rPr>
                      <w:ins w:id="2025" w:author="Indria Mukti Efayanti" w:date="2024-12-20T12:26:00Z" w16du:dateUtc="2024-12-20T05:26:00Z"/>
                      <w:rFonts w:eastAsia="Times New Roman" w:cstheme="minorHAnsi"/>
                      <w:i/>
                      <w:iCs/>
                      <w:color w:val="4472C4" w:themeColor="accent1"/>
                      <w:kern w:val="0"/>
                      <w:sz w:val="16"/>
                      <w:szCs w:val="16"/>
                      <w14:ligatures w14:val="none"/>
                    </w:rPr>
                    <w:pPrChange w:id="2026" w:author="Indria Mukti Efayanti" w:date="2025-01-06T23:18:00Z" w16du:dateUtc="2025-01-06T16:18:00Z">
                      <w:pPr>
                        <w:jc w:val="left"/>
                      </w:pPr>
                    </w:pPrChange>
                  </w:pPr>
                </w:p>
              </w:tc>
              <w:tc>
                <w:tcPr>
                  <w:tcW w:w="1604" w:type="dxa"/>
                  <w:tcPrChange w:id="2027" w:author="Erick Hizkia Pangihutan Marbun" w:date="2026-07-01T13:20:00Z" w16du:dateUtc="2026-07-01T06:20:00Z">
                    <w:tcPr>
                      <w:tcW w:w="1612" w:type="dxa"/>
                      <w:gridSpan w:val="3"/>
                    </w:tcPr>
                  </w:tcPrChange>
                </w:tcPr>
                <w:p w14:paraId="6E9E26C4" w14:textId="42B7D621" w:rsidR="007B5EE3" w:rsidRPr="008915FD" w:rsidRDefault="007B5EE3" w:rsidP="007B5EE3">
                  <w:pPr>
                    <w:jc w:val="center"/>
                    <w:rPr>
                      <w:ins w:id="2028" w:author="Indria Mukti Efayanti" w:date="2024-12-20T12:26:00Z" w16du:dateUtc="2024-12-20T05:26:00Z"/>
                      <w:rFonts w:eastAsia="Times New Roman" w:cstheme="minorHAnsi"/>
                      <w:i/>
                      <w:iCs/>
                      <w:color w:val="4472C4" w:themeColor="accent1"/>
                      <w:kern w:val="0"/>
                      <w:sz w:val="16"/>
                      <w:szCs w:val="16"/>
                      <w14:ligatures w14:val="none"/>
                    </w:rPr>
                    <w:pPrChange w:id="2029" w:author="Indria Mukti Efayanti" w:date="2025-01-06T23:18:00Z" w16du:dateUtc="2025-01-06T16:18:00Z">
                      <w:pPr>
                        <w:jc w:val="left"/>
                      </w:pPr>
                    </w:pPrChange>
                  </w:pPr>
                  <w:ins w:id="2030" w:author="Erick Hizkia Pangihutan Marbun" w:date="2026-07-01T13:20:00Z" w16du:dateUtc="2026-07-01T06:20:00Z">
                    <w:r w:rsidRPr="00800B39">
                      <w:rPr>
                        <w:rFonts w:cstheme="minorHAnsi"/>
                        <w:i/>
                        <w:iCs/>
                        <w:color w:val="5B9BD5" w:themeColor="accent5"/>
                        <w:sz w:val="16"/>
                        <w:szCs w:val="16"/>
                      </w:rPr>
                      <w:t>&lt;Cash value end of policy year, refer to actuarial calc&gt;</w:t>
                    </w:r>
                  </w:ins>
                  <w:ins w:id="2031" w:author="Indria Mukti Efayanti" w:date="2025-01-06T23:18:00Z" w16du:dateUtc="2025-01-06T16:18:00Z">
                    <w:del w:id="2032" w:author="Erick Hizkia Pangihutan Marbun" w:date="2026-07-01T13:20:00Z" w16du:dateUtc="2026-07-01T06:20:00Z">
                      <w:r w:rsidRPr="008915FD" w:rsidDel="00EC243F">
                        <w:rPr>
                          <w:rFonts w:cstheme="minorHAnsi"/>
                          <w:sz w:val="16"/>
                          <w:szCs w:val="16"/>
                        </w:rPr>
                        <w:delText>346.300.500</w:delText>
                      </w:r>
                    </w:del>
                  </w:ins>
                </w:p>
              </w:tc>
              <w:tc>
                <w:tcPr>
                  <w:tcW w:w="1603" w:type="dxa"/>
                  <w:tcPrChange w:id="2033" w:author="Erick Hizkia Pangihutan Marbun" w:date="2026-07-01T13:20:00Z" w16du:dateUtc="2026-07-01T06:20:00Z">
                    <w:tcPr>
                      <w:tcW w:w="1607" w:type="dxa"/>
                      <w:gridSpan w:val="3"/>
                    </w:tcPr>
                  </w:tcPrChange>
                </w:tcPr>
                <w:p w14:paraId="44423187" w14:textId="0703847B" w:rsidR="007B5EE3" w:rsidRPr="008915FD" w:rsidRDefault="007B5EE3" w:rsidP="007B5EE3">
                  <w:pPr>
                    <w:jc w:val="center"/>
                    <w:rPr>
                      <w:ins w:id="2034" w:author="Indria Mukti Efayanti" w:date="2024-12-20T12:26:00Z" w16du:dateUtc="2024-12-20T05:26:00Z"/>
                      <w:rFonts w:eastAsia="Times New Roman" w:cstheme="minorHAnsi"/>
                      <w:i/>
                      <w:iCs/>
                      <w:color w:val="4472C4" w:themeColor="accent1"/>
                      <w:kern w:val="0"/>
                      <w:sz w:val="16"/>
                      <w:szCs w:val="16"/>
                      <w14:ligatures w14:val="none"/>
                    </w:rPr>
                    <w:pPrChange w:id="2035" w:author="Indria Mukti Efayanti" w:date="2025-01-06T23:18:00Z" w16du:dateUtc="2025-01-06T16:18:00Z">
                      <w:pPr>
                        <w:jc w:val="left"/>
                      </w:pPr>
                    </w:pPrChange>
                  </w:pPr>
                  <w:ins w:id="2036" w:author="Erick Hizkia Pangihutan Marbun" w:date="2026-07-01T13:21:00Z" w16du:dateUtc="2026-07-01T06:21:00Z">
                    <w:r w:rsidRPr="00261322">
                      <w:rPr>
                        <w:rFonts w:cstheme="minorHAnsi"/>
                        <w:i/>
                        <w:iCs/>
                        <w:color w:val="5B9BD5" w:themeColor="accent5"/>
                        <w:sz w:val="16"/>
                        <w:szCs w:val="16"/>
                      </w:rPr>
                      <w:t>&lt;Natural death sum assured&gt;</w:t>
                    </w:r>
                  </w:ins>
                  <w:ins w:id="2037" w:author="Indria Mukti Efayanti" w:date="2025-01-06T23:18:00Z" w16du:dateUtc="2025-01-06T16:18:00Z">
                    <w:del w:id="2038" w:author="Erick Hizkia Pangihutan Marbun" w:date="2026-07-01T13:21:00Z" w16du:dateUtc="2026-07-01T06:21:00Z">
                      <w:r w:rsidRPr="008915FD" w:rsidDel="00220D16">
                        <w:rPr>
                          <w:rFonts w:cstheme="minorHAnsi"/>
                          <w:sz w:val="16"/>
                          <w:szCs w:val="16"/>
                        </w:rPr>
                        <w:delText>500.000.000</w:delText>
                      </w:r>
                    </w:del>
                  </w:ins>
                </w:p>
              </w:tc>
              <w:tc>
                <w:tcPr>
                  <w:tcW w:w="1782" w:type="dxa"/>
                  <w:tcPrChange w:id="2039" w:author="Erick Hizkia Pangihutan Marbun" w:date="2026-07-01T13:20:00Z" w16du:dateUtc="2026-07-01T06:20:00Z">
                    <w:tcPr>
                      <w:tcW w:w="1301" w:type="dxa"/>
                      <w:gridSpan w:val="2"/>
                    </w:tcPr>
                  </w:tcPrChange>
                </w:tcPr>
                <w:p w14:paraId="3A72D97E" w14:textId="2BEC298B" w:rsidR="007B5EE3" w:rsidRPr="008915FD" w:rsidRDefault="007B5EE3" w:rsidP="007B5EE3">
                  <w:pPr>
                    <w:jc w:val="center"/>
                    <w:rPr>
                      <w:ins w:id="2040" w:author="Indria Mukti Efayanti" w:date="2024-12-20T12:26:00Z" w16du:dateUtc="2024-12-20T05:26:00Z"/>
                      <w:rFonts w:eastAsia="Times New Roman" w:cstheme="minorHAnsi"/>
                      <w:i/>
                      <w:iCs/>
                      <w:color w:val="4472C4" w:themeColor="accent1"/>
                      <w:kern w:val="0"/>
                      <w:sz w:val="16"/>
                      <w:szCs w:val="16"/>
                      <w14:ligatures w14:val="none"/>
                      <w:rPrChange w:id="2041" w:author="Indria Mukti Efayanti" w:date="2025-04-25T17:01:00Z" w16du:dateUtc="2025-04-25T10:01:00Z">
                        <w:rPr>
                          <w:ins w:id="2042"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043" w:author="Indria Mukti Efayanti" w:date="2025-01-06T23:18:00Z" w16du:dateUtc="2025-01-06T16:18:00Z">
                      <w:pPr>
                        <w:jc w:val="left"/>
                      </w:pPr>
                    </w:pPrChange>
                  </w:pPr>
                  <w:ins w:id="2044" w:author="Erick Hizkia Pangihutan Marbun" w:date="2026-07-01T13:22:00Z" w16du:dateUtc="2026-07-01T06:22:00Z">
                    <w:r w:rsidRPr="00AA75D7">
                      <w:rPr>
                        <w:rFonts w:cstheme="minorHAnsi"/>
                        <w:i/>
                        <w:iCs/>
                        <w:color w:val="5B9BD5" w:themeColor="accent5"/>
                        <w:sz w:val="16"/>
                        <w:szCs w:val="16"/>
                      </w:rPr>
                      <w:t>&lt;accidental death sum assured&gt;</w:t>
                    </w:r>
                  </w:ins>
                  <w:ins w:id="2045" w:author="Indria Mukti Efayanti" w:date="2025-01-06T23:18:00Z" w16du:dateUtc="2025-01-06T16:18:00Z">
                    <w:del w:id="2046" w:author="Erick Hizkia Pangihutan Marbun" w:date="2026-07-01T13:22:00Z" w16du:dateUtc="2026-07-01T06:22:00Z">
                      <w:r w:rsidRPr="008915FD" w:rsidDel="00187C56">
                        <w:rPr>
                          <w:rFonts w:cstheme="minorHAnsi"/>
                          <w:sz w:val="16"/>
                          <w:szCs w:val="16"/>
                        </w:rPr>
                        <w:delText>500.000.000</w:delText>
                      </w:r>
                    </w:del>
                  </w:ins>
                </w:p>
              </w:tc>
              <w:tc>
                <w:tcPr>
                  <w:tcW w:w="1624" w:type="dxa"/>
                  <w:tcPrChange w:id="2047" w:author="Erick Hizkia Pangihutan Marbun" w:date="2026-07-01T13:20:00Z" w16du:dateUtc="2026-07-01T06:20:00Z">
                    <w:tcPr>
                      <w:tcW w:w="1513" w:type="dxa"/>
                      <w:gridSpan w:val="4"/>
                    </w:tcPr>
                  </w:tcPrChange>
                </w:tcPr>
                <w:p w14:paraId="630E7B42" w14:textId="77777777" w:rsidR="007B5EE3" w:rsidRPr="008915FD" w:rsidRDefault="007B5EE3" w:rsidP="007B5EE3">
                  <w:pPr>
                    <w:jc w:val="center"/>
                    <w:rPr>
                      <w:ins w:id="2048" w:author="Indria Mukti Efayanti" w:date="2024-12-20T12:26:00Z" w16du:dateUtc="2024-12-20T05:26:00Z"/>
                      <w:rFonts w:eastAsia="Times New Roman" w:cstheme="minorHAnsi"/>
                      <w:i/>
                      <w:iCs/>
                      <w:color w:val="4472C4" w:themeColor="accent1"/>
                      <w:kern w:val="0"/>
                      <w:sz w:val="16"/>
                      <w:szCs w:val="16"/>
                      <w14:ligatures w14:val="none"/>
                    </w:rPr>
                    <w:pPrChange w:id="2049" w:author="Indria Mukti Efayanti" w:date="2025-01-06T23:18:00Z" w16du:dateUtc="2025-01-06T16:18:00Z">
                      <w:pPr>
                        <w:jc w:val="left"/>
                      </w:pPr>
                    </w:pPrChange>
                  </w:pPr>
                </w:p>
              </w:tc>
            </w:tr>
            <w:tr w:rsidR="007B5EE3" w:rsidRPr="008915FD" w14:paraId="67E485D8" w14:textId="77777777" w:rsidTr="002A0213">
              <w:tblPrEx>
                <w:tblPrExChange w:id="2050" w:author="Erick Hizkia Pangihutan Marbun" w:date="2026-07-01T13:20:00Z" w16du:dateUtc="2026-07-01T06:20:00Z">
                  <w:tblPrEx>
                    <w:tblW w:w="9789" w:type="dxa"/>
                    <w:tblInd w:w="0" w:type="dxa"/>
                  </w:tblPrEx>
                </w:tblPrExChange>
              </w:tblPrEx>
              <w:trPr>
                <w:ins w:id="2051" w:author="Indria Mukti Efayanti" w:date="2024-12-20T12:26:00Z"/>
                <w:trPrChange w:id="2052" w:author="Erick Hizkia Pangihutan Marbun" w:date="2026-07-01T13:20:00Z" w16du:dateUtc="2026-07-01T06:20:00Z">
                  <w:trPr>
                    <w:gridAfter w:val="0"/>
                  </w:trPr>
                </w:trPrChange>
              </w:trPr>
              <w:tc>
                <w:tcPr>
                  <w:tcW w:w="676" w:type="dxa"/>
                  <w:tcPrChange w:id="2053" w:author="Erick Hizkia Pangihutan Marbun" w:date="2026-07-01T13:20:00Z" w16du:dateUtc="2026-07-01T06:20:00Z">
                    <w:tcPr>
                      <w:tcW w:w="677" w:type="dxa"/>
                      <w:gridSpan w:val="3"/>
                    </w:tcPr>
                  </w:tcPrChange>
                </w:tcPr>
                <w:p w14:paraId="0EC71E4F" w14:textId="3E8361E2" w:rsidR="007B5EE3" w:rsidRPr="008915FD" w:rsidRDefault="007B5EE3" w:rsidP="007B5EE3">
                  <w:pPr>
                    <w:ind w:right="33"/>
                    <w:jc w:val="center"/>
                    <w:rPr>
                      <w:ins w:id="2054" w:author="Indria Mukti Efayanti" w:date="2024-12-20T12:26:00Z" w16du:dateUtc="2024-12-20T05:26:00Z"/>
                      <w:rFonts w:eastAsia="Times New Roman" w:cstheme="minorHAnsi"/>
                      <w:i/>
                      <w:iCs/>
                      <w:color w:val="4472C4" w:themeColor="accent1"/>
                      <w:kern w:val="0"/>
                      <w:sz w:val="16"/>
                      <w:szCs w:val="16"/>
                      <w14:ligatures w14:val="none"/>
                      <w:rPrChange w:id="2055" w:author="Indria Mukti Efayanti" w:date="2025-04-25T17:01:00Z" w16du:dateUtc="2025-04-25T10:01:00Z">
                        <w:rPr>
                          <w:ins w:id="2056" w:author="Indria Mukti Efayanti" w:date="2024-12-20T12:26:00Z" w16du:dateUtc="2024-12-20T05:26:00Z"/>
                        </w:rPr>
                      </w:rPrChange>
                    </w:rPr>
                    <w:pPrChange w:id="2057" w:author="Indria Mukti Efayanti" w:date="2025-01-06T23:18:00Z" w16du:dateUtc="2025-01-06T16:18:00Z">
                      <w:pPr>
                        <w:pStyle w:val="ListParagraph"/>
                        <w:numPr>
                          <w:numId w:val="82"/>
                        </w:numPr>
                        <w:ind w:left="144" w:right="33" w:hanging="144"/>
                        <w:jc w:val="left"/>
                      </w:pPr>
                    </w:pPrChange>
                  </w:pPr>
                  <w:ins w:id="2058" w:author="Erick Hizkia Pangihutan Marbun" w:date="2026-07-01T13:18:00Z" w16du:dateUtc="2026-07-01T06:18:00Z">
                    <w:r w:rsidRPr="001F36C9">
                      <w:rPr>
                        <w:rFonts w:cstheme="minorHAnsi"/>
                        <w:i/>
                        <w:iCs/>
                        <w:color w:val="5B9BD5" w:themeColor="accent5"/>
                        <w:sz w:val="16"/>
                        <w:szCs w:val="16"/>
                      </w:rPr>
                      <w:t>&lt;Policy year&gt;</w:t>
                    </w:r>
                  </w:ins>
                  <w:ins w:id="2059" w:author="Indria Mukti Efayanti" w:date="2025-01-06T23:18:00Z" w16du:dateUtc="2025-01-06T16:18:00Z">
                    <w:del w:id="2060" w:author="Erick Hizkia Pangihutan Marbun" w:date="2026-07-01T13:18:00Z" w16du:dateUtc="2026-07-01T06:18:00Z">
                      <w:r w:rsidRPr="008915FD" w:rsidDel="00A55A38">
                        <w:rPr>
                          <w:rFonts w:cstheme="minorHAnsi"/>
                          <w:sz w:val="16"/>
                          <w:szCs w:val="16"/>
                        </w:rPr>
                        <w:delText>15</w:delText>
                      </w:r>
                    </w:del>
                  </w:ins>
                </w:p>
              </w:tc>
              <w:tc>
                <w:tcPr>
                  <w:tcW w:w="1490" w:type="dxa"/>
                  <w:tcPrChange w:id="2061" w:author="Erick Hizkia Pangihutan Marbun" w:date="2026-07-01T13:20:00Z" w16du:dateUtc="2026-07-01T06:20:00Z">
                    <w:tcPr>
                      <w:tcW w:w="1503" w:type="dxa"/>
                      <w:gridSpan w:val="3"/>
                      <w:vAlign w:val="center"/>
                    </w:tcPr>
                  </w:tcPrChange>
                </w:tcPr>
                <w:p w14:paraId="07E26CE2" w14:textId="514F8302" w:rsidR="007B5EE3" w:rsidRPr="008915FD" w:rsidRDefault="007B5EE3" w:rsidP="007B5EE3">
                  <w:pPr>
                    <w:jc w:val="center"/>
                    <w:rPr>
                      <w:ins w:id="2062" w:author="Indria Mukti Efayanti" w:date="2024-12-20T12:26:00Z" w16du:dateUtc="2024-12-20T05:26:00Z"/>
                      <w:rFonts w:eastAsia="Times New Roman" w:cstheme="minorHAnsi"/>
                      <w:i/>
                      <w:iCs/>
                      <w:color w:val="4472C4" w:themeColor="accent1"/>
                      <w:kern w:val="0"/>
                      <w:sz w:val="16"/>
                      <w:szCs w:val="16"/>
                      <w14:ligatures w14:val="none"/>
                    </w:rPr>
                    <w:pPrChange w:id="2063" w:author="Indria Mukti Efayanti" w:date="2025-01-06T23:18:00Z" w16du:dateUtc="2025-01-06T16:18:00Z">
                      <w:pPr>
                        <w:jc w:val="left"/>
                      </w:pPr>
                    </w:pPrChange>
                  </w:pPr>
                  <w:ins w:id="2064" w:author="Erick Hizkia Pangihutan Marbun" w:date="2026-07-01T13:19:00Z" w16du:dateUtc="2026-07-01T06:19:00Z">
                    <w:r w:rsidRPr="000B388B">
                      <w:rPr>
                        <w:rFonts w:cstheme="minorHAnsi"/>
                        <w:i/>
                        <w:iCs/>
                        <w:color w:val="5B9BD5" w:themeColor="accent5"/>
                        <w:sz w:val="16"/>
                        <w:szCs w:val="16"/>
                      </w:rPr>
                      <w:t>&lt;age of Insured&gt;</w:t>
                    </w:r>
                  </w:ins>
                  <w:ins w:id="2065" w:author="Indria Mukti Efayanti" w:date="2025-01-06T23:18:00Z" w16du:dateUtc="2025-01-06T16:18:00Z">
                    <w:del w:id="2066" w:author="Erick Hizkia Pangihutan Marbun" w:date="2026-07-01T13:19:00Z" w16du:dateUtc="2026-07-01T06:19:00Z">
                      <w:r w:rsidRPr="008915FD" w:rsidDel="00791FEB">
                        <w:rPr>
                          <w:rFonts w:cstheme="minorHAnsi"/>
                          <w:sz w:val="16"/>
                          <w:szCs w:val="16"/>
                        </w:rPr>
                        <w:delText>49</w:delText>
                      </w:r>
                    </w:del>
                  </w:ins>
                </w:p>
              </w:tc>
              <w:tc>
                <w:tcPr>
                  <w:tcW w:w="1570" w:type="dxa"/>
                  <w:tcPrChange w:id="2067" w:author="Erick Hizkia Pangihutan Marbun" w:date="2026-07-01T13:20:00Z" w16du:dateUtc="2026-07-01T06:20:00Z">
                    <w:tcPr>
                      <w:tcW w:w="1576" w:type="dxa"/>
                      <w:gridSpan w:val="3"/>
                      <w:vAlign w:val="center"/>
                    </w:tcPr>
                  </w:tcPrChange>
                </w:tcPr>
                <w:p w14:paraId="1477C5B6" w14:textId="77777777" w:rsidR="007B5EE3" w:rsidRPr="008915FD" w:rsidRDefault="007B5EE3" w:rsidP="007B5EE3">
                  <w:pPr>
                    <w:jc w:val="center"/>
                    <w:rPr>
                      <w:ins w:id="2068" w:author="Indria Mukti Efayanti" w:date="2024-12-20T12:26:00Z" w16du:dateUtc="2024-12-20T05:26:00Z"/>
                      <w:rFonts w:eastAsia="Times New Roman" w:cstheme="minorHAnsi"/>
                      <w:i/>
                      <w:iCs/>
                      <w:color w:val="4472C4" w:themeColor="accent1"/>
                      <w:kern w:val="0"/>
                      <w:sz w:val="16"/>
                      <w:szCs w:val="16"/>
                      <w14:ligatures w14:val="none"/>
                    </w:rPr>
                    <w:pPrChange w:id="2069" w:author="Indria Mukti Efayanti" w:date="2025-01-06T23:18:00Z" w16du:dateUtc="2025-01-06T16:18:00Z">
                      <w:pPr>
                        <w:jc w:val="left"/>
                      </w:pPr>
                    </w:pPrChange>
                  </w:pPr>
                </w:p>
              </w:tc>
              <w:tc>
                <w:tcPr>
                  <w:tcW w:w="1604" w:type="dxa"/>
                  <w:tcPrChange w:id="2070" w:author="Erick Hizkia Pangihutan Marbun" w:date="2026-07-01T13:20:00Z" w16du:dateUtc="2026-07-01T06:20:00Z">
                    <w:tcPr>
                      <w:tcW w:w="1612" w:type="dxa"/>
                      <w:gridSpan w:val="3"/>
                    </w:tcPr>
                  </w:tcPrChange>
                </w:tcPr>
                <w:p w14:paraId="51E8A604" w14:textId="7789C309" w:rsidR="007B5EE3" w:rsidRPr="008915FD" w:rsidRDefault="007B5EE3" w:rsidP="007B5EE3">
                  <w:pPr>
                    <w:jc w:val="center"/>
                    <w:rPr>
                      <w:ins w:id="2071" w:author="Indria Mukti Efayanti" w:date="2024-12-20T12:26:00Z" w16du:dateUtc="2024-12-20T05:26:00Z"/>
                      <w:rFonts w:eastAsia="Times New Roman" w:cstheme="minorHAnsi"/>
                      <w:i/>
                      <w:iCs/>
                      <w:color w:val="4472C4" w:themeColor="accent1"/>
                      <w:kern w:val="0"/>
                      <w:sz w:val="16"/>
                      <w:szCs w:val="16"/>
                      <w14:ligatures w14:val="none"/>
                    </w:rPr>
                    <w:pPrChange w:id="2072" w:author="Indria Mukti Efayanti" w:date="2025-01-06T23:18:00Z" w16du:dateUtc="2025-01-06T16:18:00Z">
                      <w:pPr>
                        <w:jc w:val="left"/>
                      </w:pPr>
                    </w:pPrChange>
                  </w:pPr>
                  <w:ins w:id="2073" w:author="Erick Hizkia Pangihutan Marbun" w:date="2026-07-01T13:20:00Z" w16du:dateUtc="2026-07-01T06:20:00Z">
                    <w:r w:rsidRPr="00D13E3B">
                      <w:rPr>
                        <w:rFonts w:cstheme="minorHAnsi"/>
                        <w:i/>
                        <w:iCs/>
                        <w:color w:val="5B9BD5" w:themeColor="accent5"/>
                        <w:sz w:val="16"/>
                        <w:szCs w:val="16"/>
                      </w:rPr>
                      <w:t>&lt;Cash value end of policy year, refer to actuarial calc&gt;</w:t>
                    </w:r>
                  </w:ins>
                  <w:ins w:id="2074" w:author="Indria Mukti Efayanti" w:date="2025-01-06T23:18:00Z" w16du:dateUtc="2025-01-06T16:18:00Z">
                    <w:del w:id="2075" w:author="Erick Hizkia Pangihutan Marbun" w:date="2026-07-01T13:20:00Z" w16du:dateUtc="2026-07-01T06:20:00Z">
                      <w:r w:rsidRPr="008915FD" w:rsidDel="002A0213">
                        <w:rPr>
                          <w:rFonts w:cstheme="minorHAnsi"/>
                          <w:sz w:val="16"/>
                          <w:szCs w:val="16"/>
                        </w:rPr>
                        <w:delText>372.713.250</w:delText>
                      </w:r>
                    </w:del>
                  </w:ins>
                </w:p>
              </w:tc>
              <w:tc>
                <w:tcPr>
                  <w:tcW w:w="1603" w:type="dxa"/>
                  <w:tcPrChange w:id="2076" w:author="Erick Hizkia Pangihutan Marbun" w:date="2026-07-01T13:20:00Z" w16du:dateUtc="2026-07-01T06:20:00Z">
                    <w:tcPr>
                      <w:tcW w:w="1607" w:type="dxa"/>
                      <w:gridSpan w:val="3"/>
                    </w:tcPr>
                  </w:tcPrChange>
                </w:tcPr>
                <w:p w14:paraId="6535CB8E" w14:textId="07B209AC" w:rsidR="007B5EE3" w:rsidRPr="008915FD" w:rsidRDefault="007B5EE3" w:rsidP="007B5EE3">
                  <w:pPr>
                    <w:jc w:val="center"/>
                    <w:rPr>
                      <w:ins w:id="2077" w:author="Indria Mukti Efayanti" w:date="2024-12-20T12:26:00Z" w16du:dateUtc="2024-12-20T05:26:00Z"/>
                      <w:rFonts w:eastAsia="Times New Roman" w:cstheme="minorHAnsi"/>
                      <w:i/>
                      <w:iCs/>
                      <w:color w:val="4472C4" w:themeColor="accent1"/>
                      <w:kern w:val="0"/>
                      <w:sz w:val="16"/>
                      <w:szCs w:val="16"/>
                      <w14:ligatures w14:val="none"/>
                    </w:rPr>
                    <w:pPrChange w:id="2078" w:author="Indria Mukti Efayanti" w:date="2025-01-06T23:18:00Z" w16du:dateUtc="2025-01-06T16:18:00Z">
                      <w:pPr>
                        <w:jc w:val="left"/>
                      </w:pPr>
                    </w:pPrChange>
                  </w:pPr>
                  <w:ins w:id="2079" w:author="Erick Hizkia Pangihutan Marbun" w:date="2026-07-01T13:21:00Z" w16du:dateUtc="2026-07-01T06:21:00Z">
                    <w:r w:rsidRPr="007848E6">
                      <w:rPr>
                        <w:rFonts w:cstheme="minorHAnsi"/>
                        <w:i/>
                        <w:iCs/>
                        <w:color w:val="5B9BD5" w:themeColor="accent5"/>
                        <w:sz w:val="16"/>
                        <w:szCs w:val="16"/>
                      </w:rPr>
                      <w:t>&lt;Natural death sum assured&gt;</w:t>
                    </w:r>
                  </w:ins>
                  <w:ins w:id="2080" w:author="Indria Mukti Efayanti" w:date="2025-01-06T23:18:00Z" w16du:dateUtc="2025-01-06T16:18:00Z">
                    <w:del w:id="2081"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082" w:author="Erick Hizkia Pangihutan Marbun" w:date="2026-07-01T13:20:00Z" w16du:dateUtc="2026-07-01T06:20:00Z">
                    <w:tcPr>
                      <w:tcW w:w="1301" w:type="dxa"/>
                      <w:gridSpan w:val="2"/>
                    </w:tcPr>
                  </w:tcPrChange>
                </w:tcPr>
                <w:p w14:paraId="5BCEFA33" w14:textId="3A2CEBA6" w:rsidR="007B5EE3" w:rsidRPr="008915FD" w:rsidRDefault="007B5EE3" w:rsidP="007B5EE3">
                  <w:pPr>
                    <w:jc w:val="center"/>
                    <w:rPr>
                      <w:ins w:id="2083" w:author="Indria Mukti Efayanti" w:date="2024-12-20T12:26:00Z" w16du:dateUtc="2024-12-20T05:26:00Z"/>
                      <w:rFonts w:eastAsia="Times New Roman" w:cstheme="minorHAnsi"/>
                      <w:i/>
                      <w:iCs/>
                      <w:color w:val="4472C4" w:themeColor="accent1"/>
                      <w:kern w:val="0"/>
                      <w:sz w:val="16"/>
                      <w:szCs w:val="16"/>
                      <w14:ligatures w14:val="none"/>
                      <w:rPrChange w:id="2084" w:author="Indria Mukti Efayanti" w:date="2025-04-25T17:01:00Z" w16du:dateUtc="2025-04-25T10:01:00Z">
                        <w:rPr>
                          <w:ins w:id="2085"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086" w:author="Indria Mukti Efayanti" w:date="2025-01-06T23:18:00Z" w16du:dateUtc="2025-01-06T16:18:00Z">
                      <w:pPr>
                        <w:jc w:val="left"/>
                      </w:pPr>
                    </w:pPrChange>
                  </w:pPr>
                  <w:ins w:id="2087" w:author="Erick Hizkia Pangihutan Marbun" w:date="2026-07-01T13:22:00Z" w16du:dateUtc="2026-07-01T06:22:00Z">
                    <w:r w:rsidRPr="00DD0085">
                      <w:rPr>
                        <w:rFonts w:cstheme="minorHAnsi"/>
                        <w:i/>
                        <w:iCs/>
                        <w:color w:val="5B9BD5" w:themeColor="accent5"/>
                        <w:sz w:val="16"/>
                        <w:szCs w:val="16"/>
                      </w:rPr>
                      <w:t>&lt;accidental death sum assured&gt;</w:t>
                    </w:r>
                  </w:ins>
                  <w:ins w:id="2088" w:author="Indria Mukti Efayanti" w:date="2025-01-06T23:18:00Z" w16du:dateUtc="2025-01-06T16:18:00Z">
                    <w:del w:id="2089" w:author="Erick Hizkia Pangihutan Marbun" w:date="2026-07-01T13:22:00Z" w16du:dateUtc="2026-07-01T06:22:00Z">
                      <w:r w:rsidRPr="008915FD" w:rsidDel="000F7269">
                        <w:rPr>
                          <w:rFonts w:cstheme="minorHAnsi"/>
                          <w:sz w:val="16"/>
                          <w:szCs w:val="16"/>
                        </w:rPr>
                        <w:delText>500.000.000</w:delText>
                      </w:r>
                    </w:del>
                  </w:ins>
                </w:p>
              </w:tc>
              <w:tc>
                <w:tcPr>
                  <w:tcW w:w="1624" w:type="dxa"/>
                  <w:tcPrChange w:id="2090" w:author="Erick Hizkia Pangihutan Marbun" w:date="2026-07-01T13:20:00Z" w16du:dateUtc="2026-07-01T06:20:00Z">
                    <w:tcPr>
                      <w:tcW w:w="1513" w:type="dxa"/>
                      <w:gridSpan w:val="4"/>
                    </w:tcPr>
                  </w:tcPrChange>
                </w:tcPr>
                <w:p w14:paraId="2E615AC8" w14:textId="77777777" w:rsidR="007B5EE3" w:rsidRPr="008915FD" w:rsidRDefault="007B5EE3" w:rsidP="007B5EE3">
                  <w:pPr>
                    <w:jc w:val="center"/>
                    <w:rPr>
                      <w:ins w:id="2091" w:author="Indria Mukti Efayanti" w:date="2024-12-20T12:26:00Z" w16du:dateUtc="2024-12-20T05:26:00Z"/>
                      <w:rFonts w:eastAsia="Times New Roman" w:cstheme="minorHAnsi"/>
                      <w:i/>
                      <w:iCs/>
                      <w:color w:val="4472C4" w:themeColor="accent1"/>
                      <w:kern w:val="0"/>
                      <w:sz w:val="16"/>
                      <w:szCs w:val="16"/>
                      <w14:ligatures w14:val="none"/>
                    </w:rPr>
                    <w:pPrChange w:id="2092" w:author="Indria Mukti Efayanti" w:date="2025-01-06T23:18:00Z" w16du:dateUtc="2025-01-06T16:18:00Z">
                      <w:pPr>
                        <w:jc w:val="left"/>
                      </w:pPr>
                    </w:pPrChange>
                  </w:pPr>
                </w:p>
              </w:tc>
            </w:tr>
            <w:tr w:rsidR="007B5EE3" w:rsidRPr="008915FD" w14:paraId="3C3C68A8" w14:textId="77777777" w:rsidTr="002A0213">
              <w:tblPrEx>
                <w:tblPrExChange w:id="2093" w:author="Erick Hizkia Pangihutan Marbun" w:date="2026-07-01T13:20:00Z" w16du:dateUtc="2026-07-01T06:20:00Z">
                  <w:tblPrEx>
                    <w:tblW w:w="9789" w:type="dxa"/>
                    <w:tblInd w:w="0" w:type="dxa"/>
                  </w:tblPrEx>
                </w:tblPrExChange>
              </w:tblPrEx>
              <w:trPr>
                <w:ins w:id="2094" w:author="Indria Mukti Efayanti" w:date="2024-12-20T12:26:00Z"/>
                <w:trPrChange w:id="2095" w:author="Erick Hizkia Pangihutan Marbun" w:date="2026-07-01T13:20:00Z" w16du:dateUtc="2026-07-01T06:20:00Z">
                  <w:trPr>
                    <w:gridAfter w:val="0"/>
                  </w:trPr>
                </w:trPrChange>
              </w:trPr>
              <w:tc>
                <w:tcPr>
                  <w:tcW w:w="676" w:type="dxa"/>
                  <w:tcPrChange w:id="2096" w:author="Erick Hizkia Pangihutan Marbun" w:date="2026-07-01T13:20:00Z" w16du:dateUtc="2026-07-01T06:20:00Z">
                    <w:tcPr>
                      <w:tcW w:w="677" w:type="dxa"/>
                      <w:gridSpan w:val="3"/>
                    </w:tcPr>
                  </w:tcPrChange>
                </w:tcPr>
                <w:p w14:paraId="44EF8B7B" w14:textId="5BB32342" w:rsidR="007B5EE3" w:rsidRPr="008915FD" w:rsidRDefault="007B5EE3" w:rsidP="007B5EE3">
                  <w:pPr>
                    <w:ind w:right="33"/>
                    <w:jc w:val="center"/>
                    <w:rPr>
                      <w:ins w:id="2097" w:author="Indria Mukti Efayanti" w:date="2024-12-20T12:26:00Z" w16du:dateUtc="2024-12-20T05:26:00Z"/>
                      <w:rFonts w:eastAsia="Times New Roman" w:cstheme="minorHAnsi"/>
                      <w:i/>
                      <w:iCs/>
                      <w:color w:val="4472C4" w:themeColor="accent1"/>
                      <w:kern w:val="0"/>
                      <w:sz w:val="16"/>
                      <w:szCs w:val="16"/>
                      <w14:ligatures w14:val="none"/>
                      <w:rPrChange w:id="2098" w:author="Indria Mukti Efayanti" w:date="2025-04-25T17:01:00Z" w16du:dateUtc="2025-04-25T10:01:00Z">
                        <w:rPr>
                          <w:ins w:id="2099" w:author="Indria Mukti Efayanti" w:date="2024-12-20T12:26:00Z" w16du:dateUtc="2024-12-20T05:26:00Z"/>
                        </w:rPr>
                      </w:rPrChange>
                    </w:rPr>
                    <w:pPrChange w:id="2100" w:author="Indria Mukti Efayanti" w:date="2025-01-06T23:18:00Z" w16du:dateUtc="2025-01-06T16:18:00Z">
                      <w:pPr>
                        <w:pStyle w:val="ListParagraph"/>
                        <w:numPr>
                          <w:numId w:val="82"/>
                        </w:numPr>
                        <w:ind w:left="144" w:right="33" w:hanging="144"/>
                        <w:jc w:val="left"/>
                      </w:pPr>
                    </w:pPrChange>
                  </w:pPr>
                  <w:ins w:id="2101" w:author="Erick Hizkia Pangihutan Marbun" w:date="2026-07-01T13:18:00Z" w16du:dateUtc="2026-07-01T06:18:00Z">
                    <w:r w:rsidRPr="001F36C9">
                      <w:rPr>
                        <w:rFonts w:cstheme="minorHAnsi"/>
                        <w:i/>
                        <w:iCs/>
                        <w:color w:val="5B9BD5" w:themeColor="accent5"/>
                        <w:sz w:val="16"/>
                        <w:szCs w:val="16"/>
                      </w:rPr>
                      <w:t>&lt;Policy year&gt;</w:t>
                    </w:r>
                  </w:ins>
                  <w:ins w:id="2102" w:author="Indria Mukti Efayanti" w:date="2025-01-06T23:18:00Z" w16du:dateUtc="2025-01-06T16:18:00Z">
                    <w:del w:id="2103" w:author="Erick Hizkia Pangihutan Marbun" w:date="2026-07-01T13:18:00Z" w16du:dateUtc="2026-07-01T06:18:00Z">
                      <w:r w:rsidRPr="008915FD" w:rsidDel="00A55A38">
                        <w:rPr>
                          <w:rFonts w:cstheme="minorHAnsi"/>
                          <w:sz w:val="16"/>
                          <w:szCs w:val="16"/>
                        </w:rPr>
                        <w:delText>16</w:delText>
                      </w:r>
                    </w:del>
                  </w:ins>
                </w:p>
              </w:tc>
              <w:tc>
                <w:tcPr>
                  <w:tcW w:w="1490" w:type="dxa"/>
                  <w:tcPrChange w:id="2104" w:author="Erick Hizkia Pangihutan Marbun" w:date="2026-07-01T13:20:00Z" w16du:dateUtc="2026-07-01T06:20:00Z">
                    <w:tcPr>
                      <w:tcW w:w="1503" w:type="dxa"/>
                      <w:gridSpan w:val="3"/>
                      <w:vAlign w:val="center"/>
                    </w:tcPr>
                  </w:tcPrChange>
                </w:tcPr>
                <w:p w14:paraId="34C6C99F" w14:textId="29B8209A" w:rsidR="007B5EE3" w:rsidRPr="008915FD" w:rsidRDefault="007B5EE3" w:rsidP="007B5EE3">
                  <w:pPr>
                    <w:jc w:val="center"/>
                    <w:rPr>
                      <w:ins w:id="2105" w:author="Indria Mukti Efayanti" w:date="2024-12-20T12:26:00Z" w16du:dateUtc="2024-12-20T05:26:00Z"/>
                      <w:rFonts w:eastAsia="Times New Roman" w:cstheme="minorHAnsi"/>
                      <w:i/>
                      <w:iCs/>
                      <w:color w:val="4472C4" w:themeColor="accent1"/>
                      <w:kern w:val="0"/>
                      <w:sz w:val="16"/>
                      <w:szCs w:val="16"/>
                      <w14:ligatures w14:val="none"/>
                    </w:rPr>
                    <w:pPrChange w:id="2106" w:author="Indria Mukti Efayanti" w:date="2025-01-06T23:18:00Z" w16du:dateUtc="2025-01-06T16:18:00Z">
                      <w:pPr>
                        <w:jc w:val="left"/>
                      </w:pPr>
                    </w:pPrChange>
                  </w:pPr>
                  <w:ins w:id="2107" w:author="Erick Hizkia Pangihutan Marbun" w:date="2026-07-01T13:19:00Z" w16du:dateUtc="2026-07-01T06:19:00Z">
                    <w:r w:rsidRPr="000B388B">
                      <w:rPr>
                        <w:rFonts w:cstheme="minorHAnsi"/>
                        <w:i/>
                        <w:iCs/>
                        <w:color w:val="5B9BD5" w:themeColor="accent5"/>
                        <w:sz w:val="16"/>
                        <w:szCs w:val="16"/>
                      </w:rPr>
                      <w:t>&lt;age of Insured&gt;</w:t>
                    </w:r>
                  </w:ins>
                  <w:ins w:id="2108" w:author="Indria Mukti Efayanti" w:date="2025-01-06T23:18:00Z" w16du:dateUtc="2025-01-06T16:18:00Z">
                    <w:del w:id="2109" w:author="Erick Hizkia Pangihutan Marbun" w:date="2026-07-01T13:19:00Z" w16du:dateUtc="2026-07-01T06:19:00Z">
                      <w:r w:rsidRPr="008915FD" w:rsidDel="00791FEB">
                        <w:rPr>
                          <w:rFonts w:cstheme="minorHAnsi"/>
                          <w:sz w:val="16"/>
                          <w:szCs w:val="16"/>
                        </w:rPr>
                        <w:delText>50</w:delText>
                      </w:r>
                    </w:del>
                  </w:ins>
                </w:p>
              </w:tc>
              <w:tc>
                <w:tcPr>
                  <w:tcW w:w="1570" w:type="dxa"/>
                  <w:tcPrChange w:id="2110" w:author="Erick Hizkia Pangihutan Marbun" w:date="2026-07-01T13:20:00Z" w16du:dateUtc="2026-07-01T06:20:00Z">
                    <w:tcPr>
                      <w:tcW w:w="1576" w:type="dxa"/>
                      <w:gridSpan w:val="3"/>
                      <w:vAlign w:val="center"/>
                    </w:tcPr>
                  </w:tcPrChange>
                </w:tcPr>
                <w:p w14:paraId="4931ADBB" w14:textId="77777777" w:rsidR="007B5EE3" w:rsidRPr="008915FD" w:rsidRDefault="007B5EE3" w:rsidP="007B5EE3">
                  <w:pPr>
                    <w:jc w:val="center"/>
                    <w:rPr>
                      <w:ins w:id="2111" w:author="Indria Mukti Efayanti" w:date="2024-12-20T12:26:00Z" w16du:dateUtc="2024-12-20T05:26:00Z"/>
                      <w:rFonts w:eastAsia="Times New Roman" w:cstheme="minorHAnsi"/>
                      <w:i/>
                      <w:iCs/>
                      <w:color w:val="4472C4" w:themeColor="accent1"/>
                      <w:kern w:val="0"/>
                      <w:sz w:val="16"/>
                      <w:szCs w:val="16"/>
                      <w14:ligatures w14:val="none"/>
                    </w:rPr>
                    <w:pPrChange w:id="2112" w:author="Indria Mukti Efayanti" w:date="2025-01-06T23:18:00Z" w16du:dateUtc="2025-01-06T16:18:00Z">
                      <w:pPr>
                        <w:jc w:val="left"/>
                      </w:pPr>
                    </w:pPrChange>
                  </w:pPr>
                </w:p>
              </w:tc>
              <w:tc>
                <w:tcPr>
                  <w:tcW w:w="1604" w:type="dxa"/>
                  <w:tcPrChange w:id="2113" w:author="Erick Hizkia Pangihutan Marbun" w:date="2026-07-01T13:20:00Z" w16du:dateUtc="2026-07-01T06:20:00Z">
                    <w:tcPr>
                      <w:tcW w:w="1612" w:type="dxa"/>
                      <w:gridSpan w:val="3"/>
                    </w:tcPr>
                  </w:tcPrChange>
                </w:tcPr>
                <w:p w14:paraId="11E2B807" w14:textId="1C1FB58E" w:rsidR="007B5EE3" w:rsidRPr="008915FD" w:rsidRDefault="007B5EE3" w:rsidP="007B5EE3">
                  <w:pPr>
                    <w:jc w:val="center"/>
                    <w:rPr>
                      <w:ins w:id="2114" w:author="Indria Mukti Efayanti" w:date="2024-12-20T12:26:00Z" w16du:dateUtc="2024-12-20T05:26:00Z"/>
                      <w:rFonts w:eastAsia="Times New Roman" w:cstheme="minorHAnsi"/>
                      <w:i/>
                      <w:iCs/>
                      <w:color w:val="4472C4" w:themeColor="accent1"/>
                      <w:kern w:val="0"/>
                      <w:sz w:val="16"/>
                      <w:szCs w:val="16"/>
                      <w14:ligatures w14:val="none"/>
                    </w:rPr>
                    <w:pPrChange w:id="2115" w:author="Indria Mukti Efayanti" w:date="2025-01-06T23:18:00Z" w16du:dateUtc="2025-01-06T16:18:00Z">
                      <w:pPr>
                        <w:jc w:val="left"/>
                      </w:pPr>
                    </w:pPrChange>
                  </w:pPr>
                  <w:ins w:id="2116" w:author="Erick Hizkia Pangihutan Marbun" w:date="2026-07-01T13:20:00Z" w16du:dateUtc="2026-07-01T06:20:00Z">
                    <w:r w:rsidRPr="00D13E3B">
                      <w:rPr>
                        <w:rFonts w:cstheme="minorHAnsi"/>
                        <w:i/>
                        <w:iCs/>
                        <w:color w:val="5B9BD5" w:themeColor="accent5"/>
                        <w:sz w:val="16"/>
                        <w:szCs w:val="16"/>
                      </w:rPr>
                      <w:t>&lt;Cash value end of policy year, refer to actuarial calc&gt;</w:t>
                    </w:r>
                  </w:ins>
                  <w:ins w:id="2117" w:author="Indria Mukti Efayanti" w:date="2025-01-06T23:18:00Z" w16du:dateUtc="2025-01-06T16:18:00Z">
                    <w:del w:id="2118" w:author="Erick Hizkia Pangihutan Marbun" w:date="2026-07-01T13:20:00Z" w16du:dateUtc="2026-07-01T06:20:00Z">
                      <w:r w:rsidRPr="008915FD" w:rsidDel="002A0213">
                        <w:rPr>
                          <w:rFonts w:cstheme="minorHAnsi"/>
                          <w:sz w:val="16"/>
                          <w:szCs w:val="16"/>
                        </w:rPr>
                        <w:delText>396.191.250</w:delText>
                      </w:r>
                    </w:del>
                  </w:ins>
                </w:p>
              </w:tc>
              <w:tc>
                <w:tcPr>
                  <w:tcW w:w="1603" w:type="dxa"/>
                  <w:tcPrChange w:id="2119" w:author="Erick Hizkia Pangihutan Marbun" w:date="2026-07-01T13:20:00Z" w16du:dateUtc="2026-07-01T06:20:00Z">
                    <w:tcPr>
                      <w:tcW w:w="1607" w:type="dxa"/>
                      <w:gridSpan w:val="3"/>
                    </w:tcPr>
                  </w:tcPrChange>
                </w:tcPr>
                <w:p w14:paraId="41BA96E5" w14:textId="5EFD4725" w:rsidR="007B5EE3" w:rsidRPr="008915FD" w:rsidRDefault="007B5EE3" w:rsidP="007B5EE3">
                  <w:pPr>
                    <w:jc w:val="center"/>
                    <w:rPr>
                      <w:ins w:id="2120" w:author="Indria Mukti Efayanti" w:date="2024-12-20T12:26:00Z" w16du:dateUtc="2024-12-20T05:26:00Z"/>
                      <w:rFonts w:eastAsia="Times New Roman" w:cstheme="minorHAnsi"/>
                      <w:i/>
                      <w:iCs/>
                      <w:color w:val="4472C4" w:themeColor="accent1"/>
                      <w:kern w:val="0"/>
                      <w:sz w:val="16"/>
                      <w:szCs w:val="16"/>
                      <w14:ligatures w14:val="none"/>
                    </w:rPr>
                    <w:pPrChange w:id="2121" w:author="Indria Mukti Efayanti" w:date="2025-01-06T23:18:00Z" w16du:dateUtc="2025-01-06T16:18:00Z">
                      <w:pPr>
                        <w:jc w:val="left"/>
                      </w:pPr>
                    </w:pPrChange>
                  </w:pPr>
                  <w:ins w:id="2122" w:author="Erick Hizkia Pangihutan Marbun" w:date="2026-07-01T13:21:00Z" w16du:dateUtc="2026-07-01T06:21:00Z">
                    <w:r w:rsidRPr="007848E6">
                      <w:rPr>
                        <w:rFonts w:cstheme="minorHAnsi"/>
                        <w:i/>
                        <w:iCs/>
                        <w:color w:val="5B9BD5" w:themeColor="accent5"/>
                        <w:sz w:val="16"/>
                        <w:szCs w:val="16"/>
                      </w:rPr>
                      <w:t>&lt;Natural death sum assured&gt;</w:t>
                    </w:r>
                  </w:ins>
                  <w:ins w:id="2123" w:author="Indria Mukti Efayanti" w:date="2025-01-06T23:18:00Z" w16du:dateUtc="2025-01-06T16:18:00Z">
                    <w:del w:id="2124"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125" w:author="Erick Hizkia Pangihutan Marbun" w:date="2026-07-01T13:20:00Z" w16du:dateUtc="2026-07-01T06:20:00Z">
                    <w:tcPr>
                      <w:tcW w:w="1301" w:type="dxa"/>
                      <w:gridSpan w:val="2"/>
                    </w:tcPr>
                  </w:tcPrChange>
                </w:tcPr>
                <w:p w14:paraId="2E3BAB6E" w14:textId="3DE70973" w:rsidR="007B5EE3" w:rsidRPr="008915FD" w:rsidRDefault="007B5EE3" w:rsidP="007B5EE3">
                  <w:pPr>
                    <w:jc w:val="center"/>
                    <w:rPr>
                      <w:ins w:id="2126" w:author="Indria Mukti Efayanti" w:date="2024-12-20T12:26:00Z" w16du:dateUtc="2024-12-20T05:26:00Z"/>
                      <w:rFonts w:eastAsia="Times New Roman" w:cstheme="minorHAnsi"/>
                      <w:i/>
                      <w:iCs/>
                      <w:color w:val="4472C4" w:themeColor="accent1"/>
                      <w:kern w:val="0"/>
                      <w:sz w:val="16"/>
                      <w:szCs w:val="16"/>
                      <w14:ligatures w14:val="none"/>
                      <w:rPrChange w:id="2127" w:author="Indria Mukti Efayanti" w:date="2025-04-25T17:01:00Z" w16du:dateUtc="2025-04-25T10:01:00Z">
                        <w:rPr>
                          <w:ins w:id="2128"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129" w:author="Indria Mukti Efayanti" w:date="2025-01-06T23:18:00Z" w16du:dateUtc="2025-01-06T16:18:00Z">
                      <w:pPr>
                        <w:jc w:val="left"/>
                      </w:pPr>
                    </w:pPrChange>
                  </w:pPr>
                  <w:ins w:id="2130" w:author="Erick Hizkia Pangihutan Marbun" w:date="2026-07-01T13:22:00Z" w16du:dateUtc="2026-07-01T06:22:00Z">
                    <w:r w:rsidRPr="00DD0085">
                      <w:rPr>
                        <w:rFonts w:cstheme="minorHAnsi"/>
                        <w:i/>
                        <w:iCs/>
                        <w:color w:val="5B9BD5" w:themeColor="accent5"/>
                        <w:sz w:val="16"/>
                        <w:szCs w:val="16"/>
                      </w:rPr>
                      <w:t>&lt;accidental death sum assured&gt;</w:t>
                    </w:r>
                  </w:ins>
                  <w:ins w:id="2131" w:author="Indria Mukti Efayanti" w:date="2025-01-06T23:18:00Z" w16du:dateUtc="2025-01-06T16:18:00Z">
                    <w:del w:id="2132" w:author="Erick Hizkia Pangihutan Marbun" w:date="2026-07-01T13:22:00Z" w16du:dateUtc="2026-07-01T06:22:00Z">
                      <w:r w:rsidRPr="008915FD" w:rsidDel="000F7269">
                        <w:rPr>
                          <w:rFonts w:cstheme="minorHAnsi"/>
                          <w:sz w:val="16"/>
                          <w:szCs w:val="16"/>
                        </w:rPr>
                        <w:delText>500.000.000</w:delText>
                      </w:r>
                    </w:del>
                  </w:ins>
                </w:p>
              </w:tc>
              <w:tc>
                <w:tcPr>
                  <w:tcW w:w="1624" w:type="dxa"/>
                  <w:tcPrChange w:id="2133" w:author="Erick Hizkia Pangihutan Marbun" w:date="2026-07-01T13:20:00Z" w16du:dateUtc="2026-07-01T06:20:00Z">
                    <w:tcPr>
                      <w:tcW w:w="1513" w:type="dxa"/>
                      <w:gridSpan w:val="4"/>
                    </w:tcPr>
                  </w:tcPrChange>
                </w:tcPr>
                <w:p w14:paraId="422C6571" w14:textId="77777777" w:rsidR="007B5EE3" w:rsidRPr="008915FD" w:rsidRDefault="007B5EE3" w:rsidP="007B5EE3">
                  <w:pPr>
                    <w:jc w:val="center"/>
                    <w:rPr>
                      <w:ins w:id="2134" w:author="Indria Mukti Efayanti" w:date="2024-12-20T12:26:00Z" w16du:dateUtc="2024-12-20T05:26:00Z"/>
                      <w:rFonts w:eastAsia="Times New Roman" w:cstheme="minorHAnsi"/>
                      <w:i/>
                      <w:iCs/>
                      <w:color w:val="4472C4" w:themeColor="accent1"/>
                      <w:kern w:val="0"/>
                      <w:sz w:val="16"/>
                      <w:szCs w:val="16"/>
                      <w14:ligatures w14:val="none"/>
                    </w:rPr>
                    <w:pPrChange w:id="2135" w:author="Indria Mukti Efayanti" w:date="2025-01-06T23:18:00Z" w16du:dateUtc="2025-01-06T16:18:00Z">
                      <w:pPr>
                        <w:jc w:val="left"/>
                      </w:pPr>
                    </w:pPrChange>
                  </w:pPr>
                </w:p>
              </w:tc>
            </w:tr>
            <w:tr w:rsidR="007B5EE3" w:rsidRPr="008915FD" w14:paraId="3EB83AA0" w14:textId="77777777" w:rsidTr="002A0213">
              <w:tblPrEx>
                <w:tblPrExChange w:id="2136" w:author="Erick Hizkia Pangihutan Marbun" w:date="2026-07-01T13:20:00Z" w16du:dateUtc="2026-07-01T06:20:00Z">
                  <w:tblPrEx>
                    <w:tblW w:w="9789" w:type="dxa"/>
                    <w:tblInd w:w="0" w:type="dxa"/>
                  </w:tblPrEx>
                </w:tblPrExChange>
              </w:tblPrEx>
              <w:trPr>
                <w:ins w:id="2137" w:author="Indria Mukti Efayanti" w:date="2024-12-20T12:26:00Z"/>
                <w:trPrChange w:id="2138" w:author="Erick Hizkia Pangihutan Marbun" w:date="2026-07-01T13:20:00Z" w16du:dateUtc="2026-07-01T06:20:00Z">
                  <w:trPr>
                    <w:gridAfter w:val="0"/>
                  </w:trPr>
                </w:trPrChange>
              </w:trPr>
              <w:tc>
                <w:tcPr>
                  <w:tcW w:w="676" w:type="dxa"/>
                  <w:tcPrChange w:id="2139" w:author="Erick Hizkia Pangihutan Marbun" w:date="2026-07-01T13:20:00Z" w16du:dateUtc="2026-07-01T06:20:00Z">
                    <w:tcPr>
                      <w:tcW w:w="677" w:type="dxa"/>
                      <w:gridSpan w:val="3"/>
                    </w:tcPr>
                  </w:tcPrChange>
                </w:tcPr>
                <w:p w14:paraId="7487CF3E" w14:textId="31C0732A" w:rsidR="007B5EE3" w:rsidRPr="008915FD" w:rsidRDefault="007B5EE3" w:rsidP="007B5EE3">
                  <w:pPr>
                    <w:ind w:right="33"/>
                    <w:jc w:val="center"/>
                    <w:rPr>
                      <w:ins w:id="2140" w:author="Indria Mukti Efayanti" w:date="2024-12-20T12:26:00Z" w16du:dateUtc="2024-12-20T05:26:00Z"/>
                      <w:rFonts w:eastAsia="Times New Roman" w:cstheme="minorHAnsi"/>
                      <w:i/>
                      <w:iCs/>
                      <w:color w:val="4472C4" w:themeColor="accent1"/>
                      <w:kern w:val="0"/>
                      <w:sz w:val="16"/>
                      <w:szCs w:val="16"/>
                      <w14:ligatures w14:val="none"/>
                      <w:rPrChange w:id="2141" w:author="Indria Mukti Efayanti" w:date="2025-04-25T17:01:00Z" w16du:dateUtc="2025-04-25T10:01:00Z">
                        <w:rPr>
                          <w:ins w:id="2142" w:author="Indria Mukti Efayanti" w:date="2024-12-20T12:26:00Z" w16du:dateUtc="2024-12-20T05:26:00Z"/>
                        </w:rPr>
                      </w:rPrChange>
                    </w:rPr>
                    <w:pPrChange w:id="2143" w:author="Indria Mukti Efayanti" w:date="2025-01-06T23:18:00Z" w16du:dateUtc="2025-01-06T16:18:00Z">
                      <w:pPr>
                        <w:pStyle w:val="ListParagraph"/>
                        <w:numPr>
                          <w:numId w:val="82"/>
                        </w:numPr>
                        <w:ind w:left="144" w:right="33" w:hanging="144"/>
                        <w:jc w:val="left"/>
                      </w:pPr>
                    </w:pPrChange>
                  </w:pPr>
                  <w:ins w:id="2144" w:author="Erick Hizkia Pangihutan Marbun" w:date="2026-07-01T13:18:00Z" w16du:dateUtc="2026-07-01T06:18:00Z">
                    <w:r w:rsidRPr="001F36C9">
                      <w:rPr>
                        <w:rFonts w:cstheme="minorHAnsi"/>
                        <w:i/>
                        <w:iCs/>
                        <w:color w:val="5B9BD5" w:themeColor="accent5"/>
                        <w:sz w:val="16"/>
                        <w:szCs w:val="16"/>
                      </w:rPr>
                      <w:t>&lt;Policy year&gt;</w:t>
                    </w:r>
                  </w:ins>
                  <w:ins w:id="2145" w:author="Indria Mukti Efayanti" w:date="2025-01-06T23:18:00Z" w16du:dateUtc="2025-01-06T16:18:00Z">
                    <w:del w:id="2146" w:author="Erick Hizkia Pangihutan Marbun" w:date="2026-07-01T13:18:00Z" w16du:dateUtc="2026-07-01T06:18:00Z">
                      <w:r w:rsidRPr="008915FD" w:rsidDel="00A55A38">
                        <w:rPr>
                          <w:rFonts w:cstheme="minorHAnsi"/>
                          <w:sz w:val="16"/>
                          <w:szCs w:val="16"/>
                        </w:rPr>
                        <w:delText>17</w:delText>
                      </w:r>
                    </w:del>
                  </w:ins>
                </w:p>
              </w:tc>
              <w:tc>
                <w:tcPr>
                  <w:tcW w:w="1490" w:type="dxa"/>
                  <w:tcPrChange w:id="2147" w:author="Erick Hizkia Pangihutan Marbun" w:date="2026-07-01T13:20:00Z" w16du:dateUtc="2026-07-01T06:20:00Z">
                    <w:tcPr>
                      <w:tcW w:w="1503" w:type="dxa"/>
                      <w:gridSpan w:val="3"/>
                      <w:vAlign w:val="center"/>
                    </w:tcPr>
                  </w:tcPrChange>
                </w:tcPr>
                <w:p w14:paraId="1926720A" w14:textId="59C5D5A9" w:rsidR="007B5EE3" w:rsidRPr="008915FD" w:rsidRDefault="007B5EE3" w:rsidP="007B5EE3">
                  <w:pPr>
                    <w:jc w:val="center"/>
                    <w:rPr>
                      <w:ins w:id="2148" w:author="Indria Mukti Efayanti" w:date="2024-12-20T12:26:00Z" w16du:dateUtc="2024-12-20T05:26:00Z"/>
                      <w:rFonts w:eastAsia="Times New Roman" w:cstheme="minorHAnsi"/>
                      <w:i/>
                      <w:iCs/>
                      <w:color w:val="4472C4" w:themeColor="accent1"/>
                      <w:kern w:val="0"/>
                      <w:sz w:val="16"/>
                      <w:szCs w:val="16"/>
                      <w14:ligatures w14:val="none"/>
                    </w:rPr>
                    <w:pPrChange w:id="2149" w:author="Indria Mukti Efayanti" w:date="2025-01-06T23:18:00Z" w16du:dateUtc="2025-01-06T16:18:00Z">
                      <w:pPr>
                        <w:jc w:val="left"/>
                      </w:pPr>
                    </w:pPrChange>
                  </w:pPr>
                  <w:ins w:id="2150" w:author="Erick Hizkia Pangihutan Marbun" w:date="2026-07-01T13:19:00Z" w16du:dateUtc="2026-07-01T06:19:00Z">
                    <w:r w:rsidRPr="000B388B">
                      <w:rPr>
                        <w:rFonts w:cstheme="minorHAnsi"/>
                        <w:i/>
                        <w:iCs/>
                        <w:color w:val="5B9BD5" w:themeColor="accent5"/>
                        <w:sz w:val="16"/>
                        <w:szCs w:val="16"/>
                      </w:rPr>
                      <w:t>&lt;age of Insured&gt;</w:t>
                    </w:r>
                  </w:ins>
                  <w:ins w:id="2151" w:author="Indria Mukti Efayanti" w:date="2025-01-06T23:18:00Z" w16du:dateUtc="2025-01-06T16:18:00Z">
                    <w:del w:id="2152" w:author="Erick Hizkia Pangihutan Marbun" w:date="2026-07-01T13:19:00Z" w16du:dateUtc="2026-07-01T06:19:00Z">
                      <w:r w:rsidRPr="008915FD" w:rsidDel="00791FEB">
                        <w:rPr>
                          <w:rFonts w:cstheme="minorHAnsi"/>
                          <w:sz w:val="16"/>
                          <w:szCs w:val="16"/>
                        </w:rPr>
                        <w:delText>51</w:delText>
                      </w:r>
                    </w:del>
                  </w:ins>
                </w:p>
              </w:tc>
              <w:tc>
                <w:tcPr>
                  <w:tcW w:w="1570" w:type="dxa"/>
                  <w:tcPrChange w:id="2153" w:author="Erick Hizkia Pangihutan Marbun" w:date="2026-07-01T13:20:00Z" w16du:dateUtc="2026-07-01T06:20:00Z">
                    <w:tcPr>
                      <w:tcW w:w="1576" w:type="dxa"/>
                      <w:gridSpan w:val="3"/>
                      <w:vAlign w:val="center"/>
                    </w:tcPr>
                  </w:tcPrChange>
                </w:tcPr>
                <w:p w14:paraId="72F1AE7D" w14:textId="77777777" w:rsidR="007B5EE3" w:rsidRPr="008915FD" w:rsidRDefault="007B5EE3" w:rsidP="007B5EE3">
                  <w:pPr>
                    <w:jc w:val="center"/>
                    <w:rPr>
                      <w:ins w:id="2154" w:author="Indria Mukti Efayanti" w:date="2024-12-20T12:26:00Z" w16du:dateUtc="2024-12-20T05:26:00Z"/>
                      <w:rFonts w:eastAsia="Times New Roman" w:cstheme="minorHAnsi"/>
                      <w:i/>
                      <w:iCs/>
                      <w:color w:val="4472C4" w:themeColor="accent1"/>
                      <w:kern w:val="0"/>
                      <w:sz w:val="16"/>
                      <w:szCs w:val="16"/>
                      <w14:ligatures w14:val="none"/>
                    </w:rPr>
                    <w:pPrChange w:id="2155" w:author="Indria Mukti Efayanti" w:date="2025-01-06T23:18:00Z" w16du:dateUtc="2025-01-06T16:18:00Z">
                      <w:pPr>
                        <w:jc w:val="left"/>
                      </w:pPr>
                    </w:pPrChange>
                  </w:pPr>
                </w:p>
              </w:tc>
              <w:tc>
                <w:tcPr>
                  <w:tcW w:w="1604" w:type="dxa"/>
                  <w:tcPrChange w:id="2156" w:author="Erick Hizkia Pangihutan Marbun" w:date="2026-07-01T13:20:00Z" w16du:dateUtc="2026-07-01T06:20:00Z">
                    <w:tcPr>
                      <w:tcW w:w="1612" w:type="dxa"/>
                      <w:gridSpan w:val="3"/>
                    </w:tcPr>
                  </w:tcPrChange>
                </w:tcPr>
                <w:p w14:paraId="3CBFEED7" w14:textId="0A29C3BF" w:rsidR="007B5EE3" w:rsidRPr="008915FD" w:rsidRDefault="007B5EE3" w:rsidP="007B5EE3">
                  <w:pPr>
                    <w:jc w:val="center"/>
                    <w:rPr>
                      <w:ins w:id="2157" w:author="Indria Mukti Efayanti" w:date="2024-12-20T12:26:00Z" w16du:dateUtc="2024-12-20T05:26:00Z"/>
                      <w:rFonts w:eastAsia="Times New Roman" w:cstheme="minorHAnsi"/>
                      <w:i/>
                      <w:iCs/>
                      <w:color w:val="4472C4" w:themeColor="accent1"/>
                      <w:kern w:val="0"/>
                      <w:sz w:val="16"/>
                      <w:szCs w:val="16"/>
                      <w14:ligatures w14:val="none"/>
                    </w:rPr>
                    <w:pPrChange w:id="2158" w:author="Indria Mukti Efayanti" w:date="2025-01-06T23:18:00Z" w16du:dateUtc="2025-01-06T16:18:00Z">
                      <w:pPr>
                        <w:jc w:val="left"/>
                      </w:pPr>
                    </w:pPrChange>
                  </w:pPr>
                  <w:ins w:id="2159" w:author="Erick Hizkia Pangihutan Marbun" w:date="2026-07-01T13:20:00Z" w16du:dateUtc="2026-07-01T06:20:00Z">
                    <w:r w:rsidRPr="00D13E3B">
                      <w:rPr>
                        <w:rFonts w:cstheme="minorHAnsi"/>
                        <w:i/>
                        <w:iCs/>
                        <w:color w:val="5B9BD5" w:themeColor="accent5"/>
                        <w:sz w:val="16"/>
                        <w:szCs w:val="16"/>
                      </w:rPr>
                      <w:t>&lt;Cash value end of policy year, refer to actuarial calc&gt;</w:t>
                    </w:r>
                  </w:ins>
                  <w:ins w:id="2160" w:author="Indria Mukti Efayanti" w:date="2025-01-06T23:18:00Z" w16du:dateUtc="2025-01-06T16:18:00Z">
                    <w:del w:id="2161" w:author="Erick Hizkia Pangihutan Marbun" w:date="2026-07-01T13:20:00Z" w16du:dateUtc="2026-07-01T06:20:00Z">
                      <w:r w:rsidRPr="008915FD" w:rsidDel="002A0213">
                        <w:rPr>
                          <w:rFonts w:cstheme="minorHAnsi"/>
                          <w:sz w:val="16"/>
                          <w:szCs w:val="16"/>
                        </w:rPr>
                        <w:delText>422.604.000</w:delText>
                      </w:r>
                    </w:del>
                  </w:ins>
                </w:p>
              </w:tc>
              <w:tc>
                <w:tcPr>
                  <w:tcW w:w="1603" w:type="dxa"/>
                  <w:tcPrChange w:id="2162" w:author="Erick Hizkia Pangihutan Marbun" w:date="2026-07-01T13:20:00Z" w16du:dateUtc="2026-07-01T06:20:00Z">
                    <w:tcPr>
                      <w:tcW w:w="1607" w:type="dxa"/>
                      <w:gridSpan w:val="3"/>
                    </w:tcPr>
                  </w:tcPrChange>
                </w:tcPr>
                <w:p w14:paraId="2A3A8AA5" w14:textId="37344A05" w:rsidR="007B5EE3" w:rsidRPr="008915FD" w:rsidRDefault="007B5EE3" w:rsidP="007B5EE3">
                  <w:pPr>
                    <w:jc w:val="center"/>
                    <w:rPr>
                      <w:ins w:id="2163" w:author="Indria Mukti Efayanti" w:date="2024-12-20T12:26:00Z" w16du:dateUtc="2024-12-20T05:26:00Z"/>
                      <w:rFonts w:eastAsia="Times New Roman" w:cstheme="minorHAnsi"/>
                      <w:i/>
                      <w:iCs/>
                      <w:color w:val="4472C4" w:themeColor="accent1"/>
                      <w:kern w:val="0"/>
                      <w:sz w:val="16"/>
                      <w:szCs w:val="16"/>
                      <w14:ligatures w14:val="none"/>
                    </w:rPr>
                    <w:pPrChange w:id="2164" w:author="Indria Mukti Efayanti" w:date="2025-01-06T23:18:00Z" w16du:dateUtc="2025-01-06T16:18:00Z">
                      <w:pPr>
                        <w:jc w:val="left"/>
                      </w:pPr>
                    </w:pPrChange>
                  </w:pPr>
                  <w:ins w:id="2165" w:author="Erick Hizkia Pangihutan Marbun" w:date="2026-07-01T13:21:00Z" w16du:dateUtc="2026-07-01T06:21:00Z">
                    <w:r w:rsidRPr="007848E6">
                      <w:rPr>
                        <w:rFonts w:cstheme="minorHAnsi"/>
                        <w:i/>
                        <w:iCs/>
                        <w:color w:val="5B9BD5" w:themeColor="accent5"/>
                        <w:sz w:val="16"/>
                        <w:szCs w:val="16"/>
                      </w:rPr>
                      <w:t>&lt;Natural death sum assured&gt;</w:t>
                    </w:r>
                  </w:ins>
                  <w:ins w:id="2166" w:author="Indria Mukti Efayanti" w:date="2025-01-06T23:18:00Z" w16du:dateUtc="2025-01-06T16:18:00Z">
                    <w:del w:id="2167"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168" w:author="Erick Hizkia Pangihutan Marbun" w:date="2026-07-01T13:20:00Z" w16du:dateUtc="2026-07-01T06:20:00Z">
                    <w:tcPr>
                      <w:tcW w:w="1301" w:type="dxa"/>
                      <w:gridSpan w:val="2"/>
                    </w:tcPr>
                  </w:tcPrChange>
                </w:tcPr>
                <w:p w14:paraId="22E59BEF" w14:textId="4E079EE8" w:rsidR="007B5EE3" w:rsidRPr="008915FD" w:rsidRDefault="007B5EE3" w:rsidP="007B5EE3">
                  <w:pPr>
                    <w:jc w:val="center"/>
                    <w:rPr>
                      <w:ins w:id="2169" w:author="Indria Mukti Efayanti" w:date="2024-12-20T12:26:00Z" w16du:dateUtc="2024-12-20T05:26:00Z"/>
                      <w:rFonts w:eastAsia="Times New Roman" w:cstheme="minorHAnsi"/>
                      <w:i/>
                      <w:iCs/>
                      <w:color w:val="4472C4" w:themeColor="accent1"/>
                      <w:kern w:val="0"/>
                      <w:sz w:val="16"/>
                      <w:szCs w:val="16"/>
                      <w14:ligatures w14:val="none"/>
                      <w:rPrChange w:id="2170" w:author="Indria Mukti Efayanti" w:date="2025-04-25T17:01:00Z" w16du:dateUtc="2025-04-25T10:01:00Z">
                        <w:rPr>
                          <w:ins w:id="2171"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172" w:author="Indria Mukti Efayanti" w:date="2025-01-06T23:18:00Z" w16du:dateUtc="2025-01-06T16:18:00Z">
                      <w:pPr>
                        <w:jc w:val="left"/>
                      </w:pPr>
                    </w:pPrChange>
                  </w:pPr>
                  <w:ins w:id="2173" w:author="Erick Hizkia Pangihutan Marbun" w:date="2026-07-01T13:22:00Z" w16du:dateUtc="2026-07-01T06:22:00Z">
                    <w:r w:rsidRPr="00DD0085">
                      <w:rPr>
                        <w:rFonts w:cstheme="minorHAnsi"/>
                        <w:i/>
                        <w:iCs/>
                        <w:color w:val="5B9BD5" w:themeColor="accent5"/>
                        <w:sz w:val="16"/>
                        <w:szCs w:val="16"/>
                      </w:rPr>
                      <w:t>&lt;accidental death sum assured&gt;</w:t>
                    </w:r>
                  </w:ins>
                  <w:ins w:id="2174" w:author="Indria Mukti Efayanti" w:date="2025-01-06T23:18:00Z" w16du:dateUtc="2025-01-06T16:18:00Z">
                    <w:del w:id="2175" w:author="Erick Hizkia Pangihutan Marbun" w:date="2026-07-01T13:22:00Z" w16du:dateUtc="2026-07-01T06:22:00Z">
                      <w:r w:rsidRPr="008915FD" w:rsidDel="000F7269">
                        <w:rPr>
                          <w:rFonts w:cstheme="minorHAnsi"/>
                          <w:sz w:val="16"/>
                          <w:szCs w:val="16"/>
                        </w:rPr>
                        <w:delText>500.000.000</w:delText>
                      </w:r>
                    </w:del>
                  </w:ins>
                </w:p>
              </w:tc>
              <w:tc>
                <w:tcPr>
                  <w:tcW w:w="1624" w:type="dxa"/>
                  <w:tcPrChange w:id="2176" w:author="Erick Hizkia Pangihutan Marbun" w:date="2026-07-01T13:20:00Z" w16du:dateUtc="2026-07-01T06:20:00Z">
                    <w:tcPr>
                      <w:tcW w:w="1513" w:type="dxa"/>
                      <w:gridSpan w:val="4"/>
                    </w:tcPr>
                  </w:tcPrChange>
                </w:tcPr>
                <w:p w14:paraId="5D9BD7F2" w14:textId="77777777" w:rsidR="007B5EE3" w:rsidRPr="008915FD" w:rsidRDefault="007B5EE3" w:rsidP="007B5EE3">
                  <w:pPr>
                    <w:jc w:val="center"/>
                    <w:rPr>
                      <w:ins w:id="2177" w:author="Indria Mukti Efayanti" w:date="2024-12-20T12:26:00Z" w16du:dateUtc="2024-12-20T05:26:00Z"/>
                      <w:rFonts w:eastAsia="Times New Roman" w:cstheme="minorHAnsi"/>
                      <w:i/>
                      <w:iCs/>
                      <w:color w:val="4472C4" w:themeColor="accent1"/>
                      <w:kern w:val="0"/>
                      <w:sz w:val="16"/>
                      <w:szCs w:val="16"/>
                      <w14:ligatures w14:val="none"/>
                    </w:rPr>
                    <w:pPrChange w:id="2178" w:author="Indria Mukti Efayanti" w:date="2025-01-06T23:18:00Z" w16du:dateUtc="2025-01-06T16:18:00Z">
                      <w:pPr>
                        <w:jc w:val="left"/>
                      </w:pPr>
                    </w:pPrChange>
                  </w:pPr>
                </w:p>
              </w:tc>
            </w:tr>
            <w:tr w:rsidR="007B5EE3" w:rsidRPr="008915FD" w14:paraId="5195961E" w14:textId="77777777" w:rsidTr="002A0213">
              <w:tblPrEx>
                <w:tblPrExChange w:id="2179" w:author="Erick Hizkia Pangihutan Marbun" w:date="2026-07-01T13:20:00Z" w16du:dateUtc="2026-07-01T06:20:00Z">
                  <w:tblPrEx>
                    <w:tblW w:w="9789" w:type="dxa"/>
                    <w:tblInd w:w="0" w:type="dxa"/>
                  </w:tblPrEx>
                </w:tblPrExChange>
              </w:tblPrEx>
              <w:trPr>
                <w:ins w:id="2180" w:author="Indria Mukti Efayanti" w:date="2024-12-20T12:26:00Z"/>
                <w:trPrChange w:id="2181" w:author="Erick Hizkia Pangihutan Marbun" w:date="2026-07-01T13:20:00Z" w16du:dateUtc="2026-07-01T06:20:00Z">
                  <w:trPr>
                    <w:gridAfter w:val="0"/>
                  </w:trPr>
                </w:trPrChange>
              </w:trPr>
              <w:tc>
                <w:tcPr>
                  <w:tcW w:w="676" w:type="dxa"/>
                  <w:tcPrChange w:id="2182" w:author="Erick Hizkia Pangihutan Marbun" w:date="2026-07-01T13:20:00Z" w16du:dateUtc="2026-07-01T06:20:00Z">
                    <w:tcPr>
                      <w:tcW w:w="677" w:type="dxa"/>
                      <w:gridSpan w:val="3"/>
                    </w:tcPr>
                  </w:tcPrChange>
                </w:tcPr>
                <w:p w14:paraId="3CADF28D" w14:textId="3A9B62B9" w:rsidR="007B5EE3" w:rsidRPr="008915FD" w:rsidRDefault="007B5EE3" w:rsidP="007B5EE3">
                  <w:pPr>
                    <w:ind w:right="33"/>
                    <w:jc w:val="center"/>
                    <w:rPr>
                      <w:ins w:id="2183" w:author="Indria Mukti Efayanti" w:date="2024-12-20T12:26:00Z" w16du:dateUtc="2024-12-20T05:26:00Z"/>
                      <w:rFonts w:eastAsia="Times New Roman" w:cstheme="minorHAnsi"/>
                      <w:i/>
                      <w:iCs/>
                      <w:color w:val="4472C4" w:themeColor="accent1"/>
                      <w:kern w:val="0"/>
                      <w:sz w:val="16"/>
                      <w:szCs w:val="16"/>
                      <w14:ligatures w14:val="none"/>
                      <w:rPrChange w:id="2184" w:author="Indria Mukti Efayanti" w:date="2025-04-25T17:01:00Z" w16du:dateUtc="2025-04-25T10:01:00Z">
                        <w:rPr>
                          <w:ins w:id="2185" w:author="Indria Mukti Efayanti" w:date="2024-12-20T12:26:00Z" w16du:dateUtc="2024-12-20T05:26:00Z"/>
                        </w:rPr>
                      </w:rPrChange>
                    </w:rPr>
                    <w:pPrChange w:id="2186" w:author="Indria Mukti Efayanti" w:date="2025-01-06T23:18:00Z" w16du:dateUtc="2025-01-06T16:18:00Z">
                      <w:pPr>
                        <w:pStyle w:val="ListParagraph"/>
                        <w:numPr>
                          <w:numId w:val="82"/>
                        </w:numPr>
                        <w:ind w:left="144" w:right="33" w:hanging="144"/>
                        <w:jc w:val="left"/>
                      </w:pPr>
                    </w:pPrChange>
                  </w:pPr>
                  <w:ins w:id="2187" w:author="Erick Hizkia Pangihutan Marbun" w:date="2026-07-01T13:18:00Z" w16du:dateUtc="2026-07-01T06:18:00Z">
                    <w:r w:rsidRPr="001F36C9">
                      <w:rPr>
                        <w:rFonts w:cstheme="minorHAnsi"/>
                        <w:i/>
                        <w:iCs/>
                        <w:color w:val="5B9BD5" w:themeColor="accent5"/>
                        <w:sz w:val="16"/>
                        <w:szCs w:val="16"/>
                      </w:rPr>
                      <w:t>&lt;Policy year&gt;</w:t>
                    </w:r>
                  </w:ins>
                  <w:ins w:id="2188" w:author="Indria Mukti Efayanti" w:date="2025-01-06T23:18:00Z" w16du:dateUtc="2025-01-06T16:18:00Z">
                    <w:del w:id="2189" w:author="Erick Hizkia Pangihutan Marbun" w:date="2026-07-01T13:18:00Z" w16du:dateUtc="2026-07-01T06:18:00Z">
                      <w:r w:rsidRPr="008915FD" w:rsidDel="00A55A38">
                        <w:rPr>
                          <w:rFonts w:cstheme="minorHAnsi"/>
                          <w:sz w:val="16"/>
                          <w:szCs w:val="16"/>
                        </w:rPr>
                        <w:delText>18</w:delText>
                      </w:r>
                    </w:del>
                  </w:ins>
                </w:p>
              </w:tc>
              <w:tc>
                <w:tcPr>
                  <w:tcW w:w="1490" w:type="dxa"/>
                  <w:tcPrChange w:id="2190" w:author="Erick Hizkia Pangihutan Marbun" w:date="2026-07-01T13:20:00Z" w16du:dateUtc="2026-07-01T06:20:00Z">
                    <w:tcPr>
                      <w:tcW w:w="1503" w:type="dxa"/>
                      <w:gridSpan w:val="3"/>
                      <w:vAlign w:val="center"/>
                    </w:tcPr>
                  </w:tcPrChange>
                </w:tcPr>
                <w:p w14:paraId="783EF0AC" w14:textId="1B288397" w:rsidR="007B5EE3" w:rsidRPr="008915FD" w:rsidRDefault="007B5EE3" w:rsidP="007B5EE3">
                  <w:pPr>
                    <w:jc w:val="center"/>
                    <w:rPr>
                      <w:ins w:id="2191" w:author="Indria Mukti Efayanti" w:date="2024-12-20T12:26:00Z" w16du:dateUtc="2024-12-20T05:26:00Z"/>
                      <w:rFonts w:eastAsia="Times New Roman" w:cstheme="minorHAnsi"/>
                      <w:i/>
                      <w:iCs/>
                      <w:color w:val="4472C4" w:themeColor="accent1"/>
                      <w:kern w:val="0"/>
                      <w:sz w:val="16"/>
                      <w:szCs w:val="16"/>
                      <w14:ligatures w14:val="none"/>
                    </w:rPr>
                    <w:pPrChange w:id="2192" w:author="Indria Mukti Efayanti" w:date="2025-01-06T23:18:00Z" w16du:dateUtc="2025-01-06T16:18:00Z">
                      <w:pPr>
                        <w:jc w:val="left"/>
                      </w:pPr>
                    </w:pPrChange>
                  </w:pPr>
                  <w:ins w:id="2193" w:author="Erick Hizkia Pangihutan Marbun" w:date="2026-07-01T13:19:00Z" w16du:dateUtc="2026-07-01T06:19:00Z">
                    <w:r w:rsidRPr="000B388B">
                      <w:rPr>
                        <w:rFonts w:cstheme="minorHAnsi"/>
                        <w:i/>
                        <w:iCs/>
                        <w:color w:val="5B9BD5" w:themeColor="accent5"/>
                        <w:sz w:val="16"/>
                        <w:szCs w:val="16"/>
                      </w:rPr>
                      <w:t>&lt;age of Insured&gt;</w:t>
                    </w:r>
                  </w:ins>
                  <w:ins w:id="2194" w:author="Indria Mukti Efayanti" w:date="2025-01-06T23:18:00Z" w16du:dateUtc="2025-01-06T16:18:00Z">
                    <w:del w:id="2195" w:author="Erick Hizkia Pangihutan Marbun" w:date="2026-07-01T13:19:00Z" w16du:dateUtc="2026-07-01T06:19:00Z">
                      <w:r w:rsidRPr="008915FD" w:rsidDel="00791FEB">
                        <w:rPr>
                          <w:rFonts w:cstheme="minorHAnsi"/>
                          <w:sz w:val="16"/>
                          <w:szCs w:val="16"/>
                        </w:rPr>
                        <w:delText>52</w:delText>
                      </w:r>
                    </w:del>
                  </w:ins>
                </w:p>
              </w:tc>
              <w:tc>
                <w:tcPr>
                  <w:tcW w:w="1570" w:type="dxa"/>
                  <w:tcPrChange w:id="2196" w:author="Erick Hizkia Pangihutan Marbun" w:date="2026-07-01T13:20:00Z" w16du:dateUtc="2026-07-01T06:20:00Z">
                    <w:tcPr>
                      <w:tcW w:w="1576" w:type="dxa"/>
                      <w:gridSpan w:val="3"/>
                      <w:vAlign w:val="center"/>
                    </w:tcPr>
                  </w:tcPrChange>
                </w:tcPr>
                <w:p w14:paraId="21A3F471" w14:textId="77777777" w:rsidR="007B5EE3" w:rsidRPr="008915FD" w:rsidRDefault="007B5EE3" w:rsidP="007B5EE3">
                  <w:pPr>
                    <w:jc w:val="center"/>
                    <w:rPr>
                      <w:ins w:id="2197" w:author="Indria Mukti Efayanti" w:date="2024-12-20T12:26:00Z" w16du:dateUtc="2024-12-20T05:26:00Z"/>
                      <w:rFonts w:eastAsia="Times New Roman" w:cstheme="minorHAnsi"/>
                      <w:i/>
                      <w:iCs/>
                      <w:color w:val="4472C4" w:themeColor="accent1"/>
                      <w:kern w:val="0"/>
                      <w:sz w:val="16"/>
                      <w:szCs w:val="16"/>
                      <w14:ligatures w14:val="none"/>
                    </w:rPr>
                    <w:pPrChange w:id="2198" w:author="Indria Mukti Efayanti" w:date="2025-01-06T23:18:00Z" w16du:dateUtc="2025-01-06T16:18:00Z">
                      <w:pPr>
                        <w:jc w:val="left"/>
                      </w:pPr>
                    </w:pPrChange>
                  </w:pPr>
                </w:p>
              </w:tc>
              <w:tc>
                <w:tcPr>
                  <w:tcW w:w="1604" w:type="dxa"/>
                  <w:tcPrChange w:id="2199" w:author="Erick Hizkia Pangihutan Marbun" w:date="2026-07-01T13:20:00Z" w16du:dateUtc="2026-07-01T06:20:00Z">
                    <w:tcPr>
                      <w:tcW w:w="1612" w:type="dxa"/>
                      <w:gridSpan w:val="3"/>
                    </w:tcPr>
                  </w:tcPrChange>
                </w:tcPr>
                <w:p w14:paraId="29E55391" w14:textId="6948C781" w:rsidR="007B5EE3" w:rsidRPr="008915FD" w:rsidRDefault="007B5EE3" w:rsidP="007B5EE3">
                  <w:pPr>
                    <w:jc w:val="center"/>
                    <w:rPr>
                      <w:ins w:id="2200" w:author="Indria Mukti Efayanti" w:date="2024-12-20T12:26:00Z" w16du:dateUtc="2024-12-20T05:26:00Z"/>
                      <w:rFonts w:eastAsia="Times New Roman" w:cstheme="minorHAnsi"/>
                      <w:i/>
                      <w:iCs/>
                      <w:color w:val="4472C4" w:themeColor="accent1"/>
                      <w:kern w:val="0"/>
                      <w:sz w:val="16"/>
                      <w:szCs w:val="16"/>
                      <w14:ligatures w14:val="none"/>
                    </w:rPr>
                    <w:pPrChange w:id="2201" w:author="Indria Mukti Efayanti" w:date="2025-01-06T23:18:00Z" w16du:dateUtc="2025-01-06T16:18:00Z">
                      <w:pPr>
                        <w:jc w:val="left"/>
                      </w:pPr>
                    </w:pPrChange>
                  </w:pPr>
                  <w:ins w:id="2202" w:author="Erick Hizkia Pangihutan Marbun" w:date="2026-07-01T13:20:00Z" w16du:dateUtc="2026-07-01T06:20:00Z">
                    <w:r w:rsidRPr="00D13E3B">
                      <w:rPr>
                        <w:rFonts w:cstheme="minorHAnsi"/>
                        <w:i/>
                        <w:iCs/>
                        <w:color w:val="5B9BD5" w:themeColor="accent5"/>
                        <w:sz w:val="16"/>
                        <w:szCs w:val="16"/>
                      </w:rPr>
                      <w:t>&lt;Cash value end of policy year, refer to actuarial calc&gt;</w:t>
                    </w:r>
                  </w:ins>
                  <w:ins w:id="2203" w:author="Indria Mukti Efayanti" w:date="2025-01-06T23:18:00Z" w16du:dateUtc="2025-01-06T16:18:00Z">
                    <w:del w:id="2204" w:author="Erick Hizkia Pangihutan Marbun" w:date="2026-07-01T13:20:00Z" w16du:dateUtc="2026-07-01T06:20:00Z">
                      <w:r w:rsidRPr="008915FD" w:rsidDel="002A0213">
                        <w:rPr>
                          <w:rFonts w:cstheme="minorHAnsi"/>
                          <w:sz w:val="16"/>
                          <w:szCs w:val="16"/>
                        </w:rPr>
                        <w:delText>449.016.750</w:delText>
                      </w:r>
                    </w:del>
                  </w:ins>
                </w:p>
              </w:tc>
              <w:tc>
                <w:tcPr>
                  <w:tcW w:w="1603" w:type="dxa"/>
                  <w:tcPrChange w:id="2205" w:author="Erick Hizkia Pangihutan Marbun" w:date="2026-07-01T13:20:00Z" w16du:dateUtc="2026-07-01T06:20:00Z">
                    <w:tcPr>
                      <w:tcW w:w="1607" w:type="dxa"/>
                      <w:gridSpan w:val="3"/>
                    </w:tcPr>
                  </w:tcPrChange>
                </w:tcPr>
                <w:p w14:paraId="5DC3A436" w14:textId="1985CFD9" w:rsidR="007B5EE3" w:rsidRPr="008915FD" w:rsidRDefault="007B5EE3" w:rsidP="007B5EE3">
                  <w:pPr>
                    <w:jc w:val="center"/>
                    <w:rPr>
                      <w:ins w:id="2206" w:author="Indria Mukti Efayanti" w:date="2024-12-20T12:26:00Z" w16du:dateUtc="2024-12-20T05:26:00Z"/>
                      <w:rFonts w:eastAsia="Times New Roman" w:cstheme="minorHAnsi"/>
                      <w:i/>
                      <w:iCs/>
                      <w:color w:val="4472C4" w:themeColor="accent1"/>
                      <w:kern w:val="0"/>
                      <w:sz w:val="16"/>
                      <w:szCs w:val="16"/>
                      <w14:ligatures w14:val="none"/>
                    </w:rPr>
                    <w:pPrChange w:id="2207" w:author="Indria Mukti Efayanti" w:date="2025-01-06T23:18:00Z" w16du:dateUtc="2025-01-06T16:18:00Z">
                      <w:pPr>
                        <w:jc w:val="left"/>
                      </w:pPr>
                    </w:pPrChange>
                  </w:pPr>
                  <w:ins w:id="2208" w:author="Erick Hizkia Pangihutan Marbun" w:date="2026-07-01T13:21:00Z" w16du:dateUtc="2026-07-01T06:21:00Z">
                    <w:r w:rsidRPr="007848E6">
                      <w:rPr>
                        <w:rFonts w:cstheme="minorHAnsi"/>
                        <w:i/>
                        <w:iCs/>
                        <w:color w:val="5B9BD5" w:themeColor="accent5"/>
                        <w:sz w:val="16"/>
                        <w:szCs w:val="16"/>
                      </w:rPr>
                      <w:t>&lt;Natural death sum assured&gt;</w:t>
                    </w:r>
                  </w:ins>
                  <w:ins w:id="2209" w:author="Indria Mukti Efayanti" w:date="2025-01-06T23:18:00Z" w16du:dateUtc="2025-01-06T16:18:00Z">
                    <w:del w:id="2210"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211" w:author="Erick Hizkia Pangihutan Marbun" w:date="2026-07-01T13:20:00Z" w16du:dateUtc="2026-07-01T06:20:00Z">
                    <w:tcPr>
                      <w:tcW w:w="1301" w:type="dxa"/>
                      <w:gridSpan w:val="2"/>
                    </w:tcPr>
                  </w:tcPrChange>
                </w:tcPr>
                <w:p w14:paraId="357F90D9" w14:textId="5538EAFD" w:rsidR="007B5EE3" w:rsidRPr="008915FD" w:rsidRDefault="007B5EE3" w:rsidP="007B5EE3">
                  <w:pPr>
                    <w:jc w:val="center"/>
                    <w:rPr>
                      <w:ins w:id="2212" w:author="Indria Mukti Efayanti" w:date="2024-12-20T12:26:00Z" w16du:dateUtc="2024-12-20T05:26:00Z"/>
                      <w:rFonts w:eastAsia="Times New Roman" w:cstheme="minorHAnsi"/>
                      <w:i/>
                      <w:iCs/>
                      <w:color w:val="4472C4" w:themeColor="accent1"/>
                      <w:kern w:val="0"/>
                      <w:sz w:val="16"/>
                      <w:szCs w:val="16"/>
                      <w14:ligatures w14:val="none"/>
                      <w:rPrChange w:id="2213" w:author="Indria Mukti Efayanti" w:date="2025-04-25T17:01:00Z" w16du:dateUtc="2025-04-25T10:01:00Z">
                        <w:rPr>
                          <w:ins w:id="2214"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215" w:author="Indria Mukti Efayanti" w:date="2025-01-06T23:18:00Z" w16du:dateUtc="2025-01-06T16:18:00Z">
                      <w:pPr>
                        <w:jc w:val="left"/>
                      </w:pPr>
                    </w:pPrChange>
                  </w:pPr>
                  <w:ins w:id="2216" w:author="Erick Hizkia Pangihutan Marbun" w:date="2026-07-01T13:22:00Z" w16du:dateUtc="2026-07-01T06:22:00Z">
                    <w:r w:rsidRPr="00DD0085">
                      <w:rPr>
                        <w:rFonts w:cstheme="minorHAnsi"/>
                        <w:i/>
                        <w:iCs/>
                        <w:color w:val="5B9BD5" w:themeColor="accent5"/>
                        <w:sz w:val="16"/>
                        <w:szCs w:val="16"/>
                      </w:rPr>
                      <w:t>&lt;accidental death sum assured&gt;</w:t>
                    </w:r>
                  </w:ins>
                  <w:ins w:id="2217" w:author="Indria Mukti Efayanti" w:date="2025-01-06T23:18:00Z" w16du:dateUtc="2025-01-06T16:18:00Z">
                    <w:del w:id="2218" w:author="Erick Hizkia Pangihutan Marbun" w:date="2026-07-01T13:22:00Z" w16du:dateUtc="2026-07-01T06:22:00Z">
                      <w:r w:rsidRPr="008915FD" w:rsidDel="000F7269">
                        <w:rPr>
                          <w:rFonts w:cstheme="minorHAnsi"/>
                          <w:sz w:val="16"/>
                          <w:szCs w:val="16"/>
                        </w:rPr>
                        <w:delText>500.000.000</w:delText>
                      </w:r>
                    </w:del>
                  </w:ins>
                </w:p>
              </w:tc>
              <w:tc>
                <w:tcPr>
                  <w:tcW w:w="1624" w:type="dxa"/>
                  <w:tcPrChange w:id="2219" w:author="Erick Hizkia Pangihutan Marbun" w:date="2026-07-01T13:20:00Z" w16du:dateUtc="2026-07-01T06:20:00Z">
                    <w:tcPr>
                      <w:tcW w:w="1513" w:type="dxa"/>
                      <w:gridSpan w:val="4"/>
                    </w:tcPr>
                  </w:tcPrChange>
                </w:tcPr>
                <w:p w14:paraId="79E49784" w14:textId="77777777" w:rsidR="007B5EE3" w:rsidRPr="008915FD" w:rsidRDefault="007B5EE3" w:rsidP="007B5EE3">
                  <w:pPr>
                    <w:jc w:val="center"/>
                    <w:rPr>
                      <w:ins w:id="2220" w:author="Indria Mukti Efayanti" w:date="2024-12-20T12:26:00Z" w16du:dateUtc="2024-12-20T05:26:00Z"/>
                      <w:rFonts w:eastAsia="Times New Roman" w:cstheme="minorHAnsi"/>
                      <w:i/>
                      <w:iCs/>
                      <w:color w:val="4472C4" w:themeColor="accent1"/>
                      <w:kern w:val="0"/>
                      <w:sz w:val="16"/>
                      <w:szCs w:val="16"/>
                      <w14:ligatures w14:val="none"/>
                    </w:rPr>
                    <w:pPrChange w:id="2221" w:author="Indria Mukti Efayanti" w:date="2025-01-06T23:18:00Z" w16du:dateUtc="2025-01-06T16:18:00Z">
                      <w:pPr>
                        <w:jc w:val="left"/>
                      </w:pPr>
                    </w:pPrChange>
                  </w:pPr>
                </w:p>
              </w:tc>
            </w:tr>
            <w:tr w:rsidR="007B5EE3" w:rsidRPr="008915FD" w14:paraId="5244740D" w14:textId="77777777" w:rsidTr="002A0213">
              <w:tblPrEx>
                <w:tblPrExChange w:id="2222" w:author="Erick Hizkia Pangihutan Marbun" w:date="2026-07-01T13:20:00Z" w16du:dateUtc="2026-07-01T06:20:00Z">
                  <w:tblPrEx>
                    <w:tblW w:w="9789" w:type="dxa"/>
                    <w:tblInd w:w="0" w:type="dxa"/>
                  </w:tblPrEx>
                </w:tblPrExChange>
              </w:tblPrEx>
              <w:trPr>
                <w:ins w:id="2223" w:author="Indria Mukti Efayanti" w:date="2024-12-20T12:26:00Z"/>
                <w:trPrChange w:id="2224" w:author="Erick Hizkia Pangihutan Marbun" w:date="2026-07-01T13:20:00Z" w16du:dateUtc="2026-07-01T06:20:00Z">
                  <w:trPr>
                    <w:gridAfter w:val="0"/>
                  </w:trPr>
                </w:trPrChange>
              </w:trPr>
              <w:tc>
                <w:tcPr>
                  <w:tcW w:w="676" w:type="dxa"/>
                  <w:tcPrChange w:id="2225" w:author="Erick Hizkia Pangihutan Marbun" w:date="2026-07-01T13:20:00Z" w16du:dateUtc="2026-07-01T06:20:00Z">
                    <w:tcPr>
                      <w:tcW w:w="677" w:type="dxa"/>
                      <w:gridSpan w:val="3"/>
                    </w:tcPr>
                  </w:tcPrChange>
                </w:tcPr>
                <w:p w14:paraId="72ACDDC7" w14:textId="5759DE25" w:rsidR="007B5EE3" w:rsidRPr="008915FD" w:rsidRDefault="007B5EE3" w:rsidP="007B5EE3">
                  <w:pPr>
                    <w:ind w:right="33"/>
                    <w:jc w:val="center"/>
                    <w:rPr>
                      <w:ins w:id="2226" w:author="Indria Mukti Efayanti" w:date="2024-12-20T12:26:00Z" w16du:dateUtc="2024-12-20T05:26:00Z"/>
                      <w:rFonts w:eastAsia="Times New Roman" w:cstheme="minorHAnsi"/>
                      <w:i/>
                      <w:iCs/>
                      <w:color w:val="4472C4" w:themeColor="accent1"/>
                      <w:kern w:val="0"/>
                      <w:sz w:val="16"/>
                      <w:szCs w:val="16"/>
                      <w14:ligatures w14:val="none"/>
                      <w:rPrChange w:id="2227" w:author="Indria Mukti Efayanti" w:date="2025-04-25T17:01:00Z" w16du:dateUtc="2025-04-25T10:01:00Z">
                        <w:rPr>
                          <w:ins w:id="2228" w:author="Indria Mukti Efayanti" w:date="2024-12-20T12:26:00Z" w16du:dateUtc="2024-12-20T05:26:00Z"/>
                        </w:rPr>
                      </w:rPrChange>
                    </w:rPr>
                    <w:pPrChange w:id="2229" w:author="Indria Mukti Efayanti" w:date="2025-01-06T23:18:00Z" w16du:dateUtc="2025-01-06T16:18:00Z">
                      <w:pPr>
                        <w:pStyle w:val="ListParagraph"/>
                        <w:numPr>
                          <w:numId w:val="82"/>
                        </w:numPr>
                        <w:ind w:left="144" w:right="33" w:hanging="144"/>
                        <w:jc w:val="left"/>
                      </w:pPr>
                    </w:pPrChange>
                  </w:pPr>
                  <w:ins w:id="2230" w:author="Erick Hizkia Pangihutan Marbun" w:date="2026-07-01T13:18:00Z" w16du:dateUtc="2026-07-01T06:18:00Z">
                    <w:r w:rsidRPr="001F36C9">
                      <w:rPr>
                        <w:rFonts w:cstheme="minorHAnsi"/>
                        <w:i/>
                        <w:iCs/>
                        <w:color w:val="5B9BD5" w:themeColor="accent5"/>
                        <w:sz w:val="16"/>
                        <w:szCs w:val="16"/>
                      </w:rPr>
                      <w:t>&lt;Policy year&gt;</w:t>
                    </w:r>
                  </w:ins>
                  <w:ins w:id="2231" w:author="Indria Mukti Efayanti" w:date="2025-01-06T23:18:00Z" w16du:dateUtc="2025-01-06T16:18:00Z">
                    <w:del w:id="2232" w:author="Erick Hizkia Pangihutan Marbun" w:date="2026-07-01T13:18:00Z" w16du:dateUtc="2026-07-01T06:18:00Z">
                      <w:r w:rsidRPr="008915FD" w:rsidDel="00A55A38">
                        <w:rPr>
                          <w:rFonts w:cstheme="minorHAnsi"/>
                          <w:sz w:val="16"/>
                          <w:szCs w:val="16"/>
                        </w:rPr>
                        <w:delText>19</w:delText>
                      </w:r>
                    </w:del>
                  </w:ins>
                </w:p>
              </w:tc>
              <w:tc>
                <w:tcPr>
                  <w:tcW w:w="1490" w:type="dxa"/>
                  <w:tcPrChange w:id="2233" w:author="Erick Hizkia Pangihutan Marbun" w:date="2026-07-01T13:20:00Z" w16du:dateUtc="2026-07-01T06:20:00Z">
                    <w:tcPr>
                      <w:tcW w:w="1503" w:type="dxa"/>
                      <w:gridSpan w:val="3"/>
                      <w:vAlign w:val="center"/>
                    </w:tcPr>
                  </w:tcPrChange>
                </w:tcPr>
                <w:p w14:paraId="6CC5162C" w14:textId="2D06F7E6" w:rsidR="007B5EE3" w:rsidRPr="008915FD" w:rsidRDefault="007B5EE3" w:rsidP="007B5EE3">
                  <w:pPr>
                    <w:jc w:val="center"/>
                    <w:rPr>
                      <w:ins w:id="2234" w:author="Indria Mukti Efayanti" w:date="2024-12-20T12:26:00Z" w16du:dateUtc="2024-12-20T05:26:00Z"/>
                      <w:rFonts w:eastAsia="Times New Roman" w:cstheme="minorHAnsi"/>
                      <w:i/>
                      <w:iCs/>
                      <w:color w:val="4472C4" w:themeColor="accent1"/>
                      <w:kern w:val="0"/>
                      <w:sz w:val="16"/>
                      <w:szCs w:val="16"/>
                      <w14:ligatures w14:val="none"/>
                    </w:rPr>
                    <w:pPrChange w:id="2235" w:author="Indria Mukti Efayanti" w:date="2025-01-06T23:18:00Z" w16du:dateUtc="2025-01-06T16:18:00Z">
                      <w:pPr>
                        <w:jc w:val="left"/>
                      </w:pPr>
                    </w:pPrChange>
                  </w:pPr>
                  <w:ins w:id="2236" w:author="Erick Hizkia Pangihutan Marbun" w:date="2026-07-01T13:19:00Z" w16du:dateUtc="2026-07-01T06:19:00Z">
                    <w:r w:rsidRPr="000B388B">
                      <w:rPr>
                        <w:rFonts w:cstheme="minorHAnsi"/>
                        <w:i/>
                        <w:iCs/>
                        <w:color w:val="5B9BD5" w:themeColor="accent5"/>
                        <w:sz w:val="16"/>
                        <w:szCs w:val="16"/>
                      </w:rPr>
                      <w:t>&lt;age of Insured&gt;</w:t>
                    </w:r>
                  </w:ins>
                  <w:ins w:id="2237" w:author="Indria Mukti Efayanti" w:date="2025-01-06T23:18:00Z" w16du:dateUtc="2025-01-06T16:18:00Z">
                    <w:del w:id="2238" w:author="Erick Hizkia Pangihutan Marbun" w:date="2026-07-01T13:19:00Z" w16du:dateUtc="2026-07-01T06:19:00Z">
                      <w:r w:rsidRPr="008915FD" w:rsidDel="00791FEB">
                        <w:rPr>
                          <w:rFonts w:cstheme="minorHAnsi"/>
                          <w:sz w:val="16"/>
                          <w:szCs w:val="16"/>
                        </w:rPr>
                        <w:delText>53</w:delText>
                      </w:r>
                    </w:del>
                  </w:ins>
                </w:p>
              </w:tc>
              <w:tc>
                <w:tcPr>
                  <w:tcW w:w="1570" w:type="dxa"/>
                  <w:tcPrChange w:id="2239" w:author="Erick Hizkia Pangihutan Marbun" w:date="2026-07-01T13:20:00Z" w16du:dateUtc="2026-07-01T06:20:00Z">
                    <w:tcPr>
                      <w:tcW w:w="1576" w:type="dxa"/>
                      <w:gridSpan w:val="3"/>
                      <w:vAlign w:val="center"/>
                    </w:tcPr>
                  </w:tcPrChange>
                </w:tcPr>
                <w:p w14:paraId="5FF091FD" w14:textId="77777777" w:rsidR="007B5EE3" w:rsidRPr="008915FD" w:rsidRDefault="007B5EE3" w:rsidP="007B5EE3">
                  <w:pPr>
                    <w:jc w:val="center"/>
                    <w:rPr>
                      <w:ins w:id="2240" w:author="Indria Mukti Efayanti" w:date="2024-12-20T12:26:00Z" w16du:dateUtc="2024-12-20T05:26:00Z"/>
                      <w:rFonts w:eastAsia="Times New Roman" w:cstheme="minorHAnsi"/>
                      <w:i/>
                      <w:iCs/>
                      <w:color w:val="4472C4" w:themeColor="accent1"/>
                      <w:kern w:val="0"/>
                      <w:sz w:val="16"/>
                      <w:szCs w:val="16"/>
                      <w14:ligatures w14:val="none"/>
                    </w:rPr>
                    <w:pPrChange w:id="2241" w:author="Indria Mukti Efayanti" w:date="2025-01-06T23:18:00Z" w16du:dateUtc="2025-01-06T16:18:00Z">
                      <w:pPr>
                        <w:jc w:val="left"/>
                      </w:pPr>
                    </w:pPrChange>
                  </w:pPr>
                </w:p>
              </w:tc>
              <w:tc>
                <w:tcPr>
                  <w:tcW w:w="1604" w:type="dxa"/>
                  <w:tcPrChange w:id="2242" w:author="Erick Hizkia Pangihutan Marbun" w:date="2026-07-01T13:20:00Z" w16du:dateUtc="2026-07-01T06:20:00Z">
                    <w:tcPr>
                      <w:tcW w:w="1612" w:type="dxa"/>
                      <w:gridSpan w:val="3"/>
                    </w:tcPr>
                  </w:tcPrChange>
                </w:tcPr>
                <w:p w14:paraId="2B1D886E" w14:textId="1F7309BF" w:rsidR="007B5EE3" w:rsidRPr="008915FD" w:rsidRDefault="007B5EE3" w:rsidP="007B5EE3">
                  <w:pPr>
                    <w:jc w:val="center"/>
                    <w:rPr>
                      <w:ins w:id="2243" w:author="Indria Mukti Efayanti" w:date="2024-12-20T12:26:00Z" w16du:dateUtc="2024-12-20T05:26:00Z"/>
                      <w:rFonts w:eastAsia="Times New Roman" w:cstheme="minorHAnsi"/>
                      <w:i/>
                      <w:iCs/>
                      <w:color w:val="4472C4" w:themeColor="accent1"/>
                      <w:kern w:val="0"/>
                      <w:sz w:val="16"/>
                      <w:szCs w:val="16"/>
                      <w14:ligatures w14:val="none"/>
                    </w:rPr>
                    <w:pPrChange w:id="2244" w:author="Indria Mukti Efayanti" w:date="2025-01-06T23:18:00Z" w16du:dateUtc="2025-01-06T16:18:00Z">
                      <w:pPr>
                        <w:jc w:val="left"/>
                      </w:pPr>
                    </w:pPrChange>
                  </w:pPr>
                  <w:ins w:id="2245" w:author="Erick Hizkia Pangihutan Marbun" w:date="2026-07-01T13:20:00Z" w16du:dateUtc="2026-07-01T06:20:00Z">
                    <w:r w:rsidRPr="00D13E3B">
                      <w:rPr>
                        <w:rFonts w:cstheme="minorHAnsi"/>
                        <w:i/>
                        <w:iCs/>
                        <w:color w:val="5B9BD5" w:themeColor="accent5"/>
                        <w:sz w:val="16"/>
                        <w:szCs w:val="16"/>
                      </w:rPr>
                      <w:t>&lt;Cash value end of policy year, refer to actuarial calc&gt;</w:t>
                    </w:r>
                  </w:ins>
                  <w:ins w:id="2246" w:author="Indria Mukti Efayanti" w:date="2025-01-06T23:18:00Z" w16du:dateUtc="2025-01-06T16:18:00Z">
                    <w:del w:id="2247" w:author="Erick Hizkia Pangihutan Marbun" w:date="2026-07-01T13:20:00Z" w16du:dateUtc="2026-07-01T06:20:00Z">
                      <w:r w:rsidRPr="008915FD" w:rsidDel="002A0213">
                        <w:rPr>
                          <w:rFonts w:cstheme="minorHAnsi"/>
                          <w:sz w:val="16"/>
                          <w:szCs w:val="16"/>
                        </w:rPr>
                        <w:delText>472.494.750</w:delText>
                      </w:r>
                    </w:del>
                  </w:ins>
                </w:p>
              </w:tc>
              <w:tc>
                <w:tcPr>
                  <w:tcW w:w="1603" w:type="dxa"/>
                  <w:tcPrChange w:id="2248" w:author="Erick Hizkia Pangihutan Marbun" w:date="2026-07-01T13:20:00Z" w16du:dateUtc="2026-07-01T06:20:00Z">
                    <w:tcPr>
                      <w:tcW w:w="1607" w:type="dxa"/>
                      <w:gridSpan w:val="3"/>
                    </w:tcPr>
                  </w:tcPrChange>
                </w:tcPr>
                <w:p w14:paraId="27079E8F" w14:textId="77BDF017" w:rsidR="007B5EE3" w:rsidRPr="008915FD" w:rsidRDefault="007B5EE3" w:rsidP="007B5EE3">
                  <w:pPr>
                    <w:jc w:val="center"/>
                    <w:rPr>
                      <w:ins w:id="2249" w:author="Indria Mukti Efayanti" w:date="2024-12-20T12:26:00Z" w16du:dateUtc="2024-12-20T05:26:00Z"/>
                      <w:rFonts w:eastAsia="Times New Roman" w:cstheme="minorHAnsi"/>
                      <w:i/>
                      <w:iCs/>
                      <w:color w:val="4472C4" w:themeColor="accent1"/>
                      <w:kern w:val="0"/>
                      <w:sz w:val="16"/>
                      <w:szCs w:val="16"/>
                      <w14:ligatures w14:val="none"/>
                    </w:rPr>
                    <w:pPrChange w:id="2250" w:author="Indria Mukti Efayanti" w:date="2025-01-06T23:18:00Z" w16du:dateUtc="2025-01-06T16:18:00Z">
                      <w:pPr>
                        <w:jc w:val="left"/>
                      </w:pPr>
                    </w:pPrChange>
                  </w:pPr>
                  <w:ins w:id="2251" w:author="Erick Hizkia Pangihutan Marbun" w:date="2026-07-01T13:21:00Z" w16du:dateUtc="2026-07-01T06:21:00Z">
                    <w:r w:rsidRPr="007848E6">
                      <w:rPr>
                        <w:rFonts w:cstheme="minorHAnsi"/>
                        <w:i/>
                        <w:iCs/>
                        <w:color w:val="5B9BD5" w:themeColor="accent5"/>
                        <w:sz w:val="16"/>
                        <w:szCs w:val="16"/>
                      </w:rPr>
                      <w:t>&lt;Natural death sum assured&gt;</w:t>
                    </w:r>
                  </w:ins>
                  <w:ins w:id="2252" w:author="Indria Mukti Efayanti" w:date="2025-01-06T23:18:00Z" w16du:dateUtc="2025-01-06T16:18:00Z">
                    <w:del w:id="2253"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254" w:author="Erick Hizkia Pangihutan Marbun" w:date="2026-07-01T13:20:00Z" w16du:dateUtc="2026-07-01T06:20:00Z">
                    <w:tcPr>
                      <w:tcW w:w="1301" w:type="dxa"/>
                      <w:gridSpan w:val="2"/>
                    </w:tcPr>
                  </w:tcPrChange>
                </w:tcPr>
                <w:p w14:paraId="6A5A8912" w14:textId="0C9BEA4B" w:rsidR="007B5EE3" w:rsidRPr="008915FD" w:rsidRDefault="007B5EE3" w:rsidP="007B5EE3">
                  <w:pPr>
                    <w:jc w:val="center"/>
                    <w:rPr>
                      <w:ins w:id="2255" w:author="Indria Mukti Efayanti" w:date="2024-12-20T12:26:00Z" w16du:dateUtc="2024-12-20T05:26:00Z"/>
                      <w:rFonts w:eastAsia="Times New Roman" w:cstheme="minorHAnsi"/>
                      <w:i/>
                      <w:iCs/>
                      <w:color w:val="4472C4" w:themeColor="accent1"/>
                      <w:kern w:val="0"/>
                      <w:sz w:val="16"/>
                      <w:szCs w:val="16"/>
                      <w14:ligatures w14:val="none"/>
                      <w:rPrChange w:id="2256" w:author="Indria Mukti Efayanti" w:date="2025-04-25T17:01:00Z" w16du:dateUtc="2025-04-25T10:01:00Z">
                        <w:rPr>
                          <w:ins w:id="2257"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258" w:author="Indria Mukti Efayanti" w:date="2025-01-06T23:18:00Z" w16du:dateUtc="2025-01-06T16:18:00Z">
                      <w:pPr>
                        <w:jc w:val="left"/>
                      </w:pPr>
                    </w:pPrChange>
                  </w:pPr>
                  <w:ins w:id="2259" w:author="Erick Hizkia Pangihutan Marbun" w:date="2026-07-01T13:22:00Z" w16du:dateUtc="2026-07-01T06:22:00Z">
                    <w:r w:rsidRPr="00DD0085">
                      <w:rPr>
                        <w:rFonts w:cstheme="minorHAnsi"/>
                        <w:i/>
                        <w:iCs/>
                        <w:color w:val="5B9BD5" w:themeColor="accent5"/>
                        <w:sz w:val="16"/>
                        <w:szCs w:val="16"/>
                      </w:rPr>
                      <w:t>&lt;accidental death sum assured&gt;</w:t>
                    </w:r>
                  </w:ins>
                  <w:ins w:id="2260" w:author="Indria Mukti Efayanti" w:date="2025-01-06T23:18:00Z" w16du:dateUtc="2025-01-06T16:18:00Z">
                    <w:del w:id="2261" w:author="Erick Hizkia Pangihutan Marbun" w:date="2026-07-01T13:22:00Z" w16du:dateUtc="2026-07-01T06:22:00Z">
                      <w:r w:rsidRPr="008915FD" w:rsidDel="000F7269">
                        <w:rPr>
                          <w:rFonts w:cstheme="minorHAnsi"/>
                          <w:sz w:val="16"/>
                          <w:szCs w:val="16"/>
                        </w:rPr>
                        <w:delText>500.000.000</w:delText>
                      </w:r>
                    </w:del>
                  </w:ins>
                </w:p>
              </w:tc>
              <w:tc>
                <w:tcPr>
                  <w:tcW w:w="1624" w:type="dxa"/>
                  <w:tcPrChange w:id="2262" w:author="Erick Hizkia Pangihutan Marbun" w:date="2026-07-01T13:20:00Z" w16du:dateUtc="2026-07-01T06:20:00Z">
                    <w:tcPr>
                      <w:tcW w:w="1513" w:type="dxa"/>
                      <w:gridSpan w:val="4"/>
                    </w:tcPr>
                  </w:tcPrChange>
                </w:tcPr>
                <w:p w14:paraId="2E496F6D" w14:textId="77777777" w:rsidR="007B5EE3" w:rsidRPr="008915FD" w:rsidRDefault="007B5EE3" w:rsidP="007B5EE3">
                  <w:pPr>
                    <w:jc w:val="center"/>
                    <w:rPr>
                      <w:ins w:id="2263" w:author="Indria Mukti Efayanti" w:date="2024-12-20T12:26:00Z" w16du:dateUtc="2024-12-20T05:26:00Z"/>
                      <w:rFonts w:eastAsia="Times New Roman" w:cstheme="minorHAnsi"/>
                      <w:i/>
                      <w:iCs/>
                      <w:color w:val="4472C4" w:themeColor="accent1"/>
                      <w:kern w:val="0"/>
                      <w:sz w:val="16"/>
                      <w:szCs w:val="16"/>
                      <w14:ligatures w14:val="none"/>
                    </w:rPr>
                    <w:pPrChange w:id="2264" w:author="Indria Mukti Efayanti" w:date="2025-01-06T23:18:00Z" w16du:dateUtc="2025-01-06T16:18:00Z">
                      <w:pPr>
                        <w:jc w:val="left"/>
                      </w:pPr>
                    </w:pPrChange>
                  </w:pPr>
                </w:p>
              </w:tc>
            </w:tr>
            <w:tr w:rsidR="007B5EE3" w:rsidRPr="008915FD" w14:paraId="1C72F3AE" w14:textId="77777777" w:rsidTr="00C87F10">
              <w:tblPrEx>
                <w:tblPrExChange w:id="2265" w:author="Indria Mukti Efayanti" w:date="2025-01-08T09:08:00Z" w16du:dateUtc="2025-01-08T02:08:00Z">
                  <w:tblPrEx>
                    <w:tblW w:w="9789" w:type="dxa"/>
                    <w:tblInd w:w="0" w:type="dxa"/>
                  </w:tblPrEx>
                </w:tblPrExChange>
              </w:tblPrEx>
              <w:trPr>
                <w:ins w:id="2266" w:author="Indria Mukti Efayanti" w:date="2024-12-20T12:26:00Z"/>
                <w:trPrChange w:id="2267" w:author="Indria Mukti Efayanti" w:date="2025-01-08T09:08:00Z" w16du:dateUtc="2025-01-08T02:08:00Z">
                  <w:trPr>
                    <w:gridAfter w:val="0"/>
                  </w:trPr>
                </w:trPrChange>
              </w:trPr>
              <w:tc>
                <w:tcPr>
                  <w:tcW w:w="676" w:type="dxa"/>
                  <w:tcPrChange w:id="2268" w:author="Indria Mukti Efayanti" w:date="2025-01-08T09:08:00Z" w16du:dateUtc="2025-01-08T02:08:00Z">
                    <w:tcPr>
                      <w:tcW w:w="677" w:type="dxa"/>
                      <w:gridSpan w:val="3"/>
                    </w:tcPr>
                  </w:tcPrChange>
                </w:tcPr>
                <w:p w14:paraId="2724ED31" w14:textId="3BA4218E" w:rsidR="007B5EE3" w:rsidRPr="008915FD" w:rsidRDefault="007B5EE3" w:rsidP="007B5EE3">
                  <w:pPr>
                    <w:ind w:right="33"/>
                    <w:jc w:val="center"/>
                    <w:rPr>
                      <w:ins w:id="2269" w:author="Indria Mukti Efayanti" w:date="2024-12-20T12:26:00Z" w16du:dateUtc="2024-12-20T05:26:00Z"/>
                      <w:rFonts w:eastAsia="Times New Roman" w:cstheme="minorHAnsi"/>
                      <w:i/>
                      <w:iCs/>
                      <w:color w:val="4472C4" w:themeColor="accent1"/>
                      <w:kern w:val="0"/>
                      <w:sz w:val="16"/>
                      <w:szCs w:val="16"/>
                      <w14:ligatures w14:val="none"/>
                      <w:rPrChange w:id="2270" w:author="Indria Mukti Efayanti" w:date="2025-04-25T17:01:00Z" w16du:dateUtc="2025-04-25T10:01:00Z">
                        <w:rPr>
                          <w:ins w:id="2271" w:author="Indria Mukti Efayanti" w:date="2024-12-20T12:26:00Z" w16du:dateUtc="2024-12-20T05:26:00Z"/>
                        </w:rPr>
                      </w:rPrChange>
                    </w:rPr>
                    <w:pPrChange w:id="2272" w:author="Indria Mukti Efayanti" w:date="2025-01-06T23:18:00Z" w16du:dateUtc="2025-01-06T16:18:00Z">
                      <w:pPr>
                        <w:pStyle w:val="ListParagraph"/>
                        <w:numPr>
                          <w:numId w:val="82"/>
                        </w:numPr>
                        <w:ind w:left="144" w:right="33" w:hanging="144"/>
                        <w:jc w:val="left"/>
                      </w:pPr>
                    </w:pPrChange>
                  </w:pPr>
                  <w:ins w:id="2273" w:author="Erick Hizkia Pangihutan Marbun" w:date="2026-07-01T13:18:00Z" w16du:dateUtc="2026-07-01T06:18:00Z">
                    <w:r w:rsidRPr="001F36C9">
                      <w:rPr>
                        <w:rFonts w:cstheme="minorHAnsi"/>
                        <w:i/>
                        <w:iCs/>
                        <w:color w:val="5B9BD5" w:themeColor="accent5"/>
                        <w:sz w:val="16"/>
                        <w:szCs w:val="16"/>
                      </w:rPr>
                      <w:t>&lt;Policy year&gt;</w:t>
                    </w:r>
                  </w:ins>
                  <w:ins w:id="2274" w:author="Indria Mukti Efayanti" w:date="2025-01-06T23:18:00Z" w16du:dateUtc="2025-01-06T16:18:00Z">
                    <w:del w:id="2275" w:author="Erick Hizkia Pangihutan Marbun" w:date="2026-07-01T13:18:00Z" w16du:dateUtc="2026-07-01T06:18:00Z">
                      <w:r w:rsidRPr="008915FD" w:rsidDel="00A55A38">
                        <w:rPr>
                          <w:rFonts w:cstheme="minorHAnsi"/>
                          <w:sz w:val="16"/>
                          <w:szCs w:val="16"/>
                        </w:rPr>
                        <w:delText>20</w:delText>
                      </w:r>
                    </w:del>
                  </w:ins>
                </w:p>
              </w:tc>
              <w:tc>
                <w:tcPr>
                  <w:tcW w:w="1490" w:type="dxa"/>
                  <w:tcPrChange w:id="2276" w:author="Indria Mukti Efayanti" w:date="2025-01-08T09:08:00Z" w16du:dateUtc="2025-01-08T02:08:00Z">
                    <w:tcPr>
                      <w:tcW w:w="1503" w:type="dxa"/>
                      <w:gridSpan w:val="3"/>
                      <w:vAlign w:val="center"/>
                    </w:tcPr>
                  </w:tcPrChange>
                </w:tcPr>
                <w:p w14:paraId="4EAC3BCE" w14:textId="46C3EBC8" w:rsidR="007B5EE3" w:rsidRPr="008915FD" w:rsidRDefault="007B5EE3" w:rsidP="007B5EE3">
                  <w:pPr>
                    <w:jc w:val="center"/>
                    <w:rPr>
                      <w:ins w:id="2277" w:author="Indria Mukti Efayanti" w:date="2024-12-20T12:26:00Z" w16du:dateUtc="2024-12-20T05:26:00Z"/>
                      <w:rFonts w:eastAsia="Times New Roman" w:cstheme="minorHAnsi"/>
                      <w:i/>
                      <w:iCs/>
                      <w:color w:val="4472C4" w:themeColor="accent1"/>
                      <w:kern w:val="0"/>
                      <w:sz w:val="16"/>
                      <w:szCs w:val="16"/>
                      <w14:ligatures w14:val="none"/>
                    </w:rPr>
                    <w:pPrChange w:id="2278" w:author="Indria Mukti Efayanti" w:date="2025-01-06T23:18:00Z" w16du:dateUtc="2025-01-06T16:18:00Z">
                      <w:pPr>
                        <w:jc w:val="left"/>
                      </w:pPr>
                    </w:pPrChange>
                  </w:pPr>
                  <w:ins w:id="2279" w:author="Erick Hizkia Pangihutan Marbun" w:date="2026-07-01T13:19:00Z" w16du:dateUtc="2026-07-01T06:19:00Z">
                    <w:r w:rsidRPr="000B388B">
                      <w:rPr>
                        <w:rFonts w:cstheme="minorHAnsi"/>
                        <w:i/>
                        <w:iCs/>
                        <w:color w:val="5B9BD5" w:themeColor="accent5"/>
                        <w:sz w:val="16"/>
                        <w:szCs w:val="16"/>
                      </w:rPr>
                      <w:t>&lt;age of Insured&gt;</w:t>
                    </w:r>
                  </w:ins>
                  <w:ins w:id="2280" w:author="Indria Mukti Efayanti" w:date="2025-01-06T23:18:00Z" w16du:dateUtc="2025-01-06T16:18:00Z">
                    <w:del w:id="2281" w:author="Erick Hizkia Pangihutan Marbun" w:date="2026-07-01T13:19:00Z" w16du:dateUtc="2026-07-01T06:19:00Z">
                      <w:r w:rsidRPr="008915FD" w:rsidDel="00791FEB">
                        <w:rPr>
                          <w:rFonts w:cstheme="minorHAnsi"/>
                          <w:sz w:val="16"/>
                          <w:szCs w:val="16"/>
                        </w:rPr>
                        <w:delText>54</w:delText>
                      </w:r>
                    </w:del>
                  </w:ins>
                </w:p>
              </w:tc>
              <w:tc>
                <w:tcPr>
                  <w:tcW w:w="1570" w:type="dxa"/>
                  <w:tcPrChange w:id="2282" w:author="Indria Mukti Efayanti" w:date="2025-01-08T09:08:00Z" w16du:dateUtc="2025-01-08T02:08:00Z">
                    <w:tcPr>
                      <w:tcW w:w="1576" w:type="dxa"/>
                      <w:gridSpan w:val="3"/>
                      <w:vAlign w:val="center"/>
                    </w:tcPr>
                  </w:tcPrChange>
                </w:tcPr>
                <w:p w14:paraId="407F20DB" w14:textId="77777777" w:rsidR="007B5EE3" w:rsidRPr="008915FD" w:rsidRDefault="007B5EE3" w:rsidP="007B5EE3">
                  <w:pPr>
                    <w:jc w:val="center"/>
                    <w:rPr>
                      <w:ins w:id="2283" w:author="Indria Mukti Efayanti" w:date="2024-12-20T12:26:00Z" w16du:dateUtc="2024-12-20T05:26:00Z"/>
                      <w:rFonts w:eastAsia="Times New Roman" w:cstheme="minorHAnsi"/>
                      <w:i/>
                      <w:iCs/>
                      <w:color w:val="4472C4" w:themeColor="accent1"/>
                      <w:kern w:val="0"/>
                      <w:sz w:val="16"/>
                      <w:szCs w:val="16"/>
                      <w14:ligatures w14:val="none"/>
                    </w:rPr>
                    <w:pPrChange w:id="2284" w:author="Indria Mukti Efayanti" w:date="2025-01-06T23:18:00Z" w16du:dateUtc="2025-01-06T16:18:00Z">
                      <w:pPr>
                        <w:jc w:val="left"/>
                      </w:pPr>
                    </w:pPrChange>
                  </w:pPr>
                </w:p>
              </w:tc>
              <w:tc>
                <w:tcPr>
                  <w:tcW w:w="1604" w:type="dxa"/>
                  <w:vAlign w:val="bottom"/>
                  <w:tcPrChange w:id="2285" w:author="Indria Mukti Efayanti" w:date="2025-01-08T09:08:00Z" w16du:dateUtc="2025-01-08T02:08:00Z">
                    <w:tcPr>
                      <w:tcW w:w="1612" w:type="dxa"/>
                      <w:gridSpan w:val="3"/>
                    </w:tcPr>
                  </w:tcPrChange>
                </w:tcPr>
                <w:p w14:paraId="681C5549" w14:textId="77777777" w:rsidR="007B5EE3" w:rsidRPr="008915FD" w:rsidRDefault="007B5EE3" w:rsidP="007B5EE3">
                  <w:pPr>
                    <w:jc w:val="center"/>
                    <w:rPr>
                      <w:ins w:id="2286" w:author="Indria Mukti Efayanti" w:date="2024-12-20T12:26:00Z" w16du:dateUtc="2024-12-20T05:26:00Z"/>
                      <w:rFonts w:eastAsia="Times New Roman" w:cstheme="minorHAnsi"/>
                      <w:i/>
                      <w:iCs/>
                      <w:color w:val="4472C4" w:themeColor="accent1"/>
                      <w:kern w:val="0"/>
                      <w:sz w:val="16"/>
                      <w:szCs w:val="16"/>
                      <w14:ligatures w14:val="none"/>
                    </w:rPr>
                    <w:pPrChange w:id="2287" w:author="Indria Mukti Efayanti" w:date="2025-01-06T23:18:00Z" w16du:dateUtc="2025-01-06T16:18:00Z">
                      <w:pPr>
                        <w:jc w:val="left"/>
                      </w:pPr>
                    </w:pPrChange>
                  </w:pPr>
                  <w:ins w:id="2288" w:author="Indria Mukti Efayanti" w:date="2025-01-06T23:18:00Z" w16du:dateUtc="2025-01-06T16:18:00Z">
                    <w:r w:rsidRPr="008915FD">
                      <w:rPr>
                        <w:rFonts w:cstheme="minorHAnsi"/>
                        <w:sz w:val="16"/>
                        <w:szCs w:val="16"/>
                      </w:rPr>
                      <w:t>-</w:t>
                    </w:r>
                  </w:ins>
                </w:p>
              </w:tc>
              <w:tc>
                <w:tcPr>
                  <w:tcW w:w="1603" w:type="dxa"/>
                  <w:tcPrChange w:id="2289" w:author="Indria Mukti Efayanti" w:date="2025-01-08T09:08:00Z" w16du:dateUtc="2025-01-08T02:08:00Z">
                    <w:tcPr>
                      <w:tcW w:w="1607" w:type="dxa"/>
                      <w:gridSpan w:val="3"/>
                    </w:tcPr>
                  </w:tcPrChange>
                </w:tcPr>
                <w:p w14:paraId="2200C8A8" w14:textId="2D5970B8" w:rsidR="007B5EE3" w:rsidRPr="008915FD" w:rsidRDefault="007B5EE3" w:rsidP="007B5EE3">
                  <w:pPr>
                    <w:jc w:val="center"/>
                    <w:rPr>
                      <w:ins w:id="2290" w:author="Indria Mukti Efayanti" w:date="2024-12-20T12:26:00Z" w16du:dateUtc="2024-12-20T05:26:00Z"/>
                      <w:rFonts w:eastAsia="Times New Roman" w:cstheme="minorHAnsi"/>
                      <w:i/>
                      <w:iCs/>
                      <w:color w:val="4472C4" w:themeColor="accent1"/>
                      <w:kern w:val="0"/>
                      <w:sz w:val="16"/>
                      <w:szCs w:val="16"/>
                      <w14:ligatures w14:val="none"/>
                    </w:rPr>
                    <w:pPrChange w:id="2291" w:author="Indria Mukti Efayanti" w:date="2025-01-06T23:18:00Z" w16du:dateUtc="2025-01-06T16:18:00Z">
                      <w:pPr>
                        <w:jc w:val="left"/>
                      </w:pPr>
                    </w:pPrChange>
                  </w:pPr>
                  <w:ins w:id="2292" w:author="Erick Hizkia Pangihutan Marbun" w:date="2026-07-01T13:21:00Z" w16du:dateUtc="2026-07-01T06:21:00Z">
                    <w:r w:rsidRPr="007848E6">
                      <w:rPr>
                        <w:rFonts w:cstheme="minorHAnsi"/>
                        <w:i/>
                        <w:iCs/>
                        <w:color w:val="5B9BD5" w:themeColor="accent5"/>
                        <w:sz w:val="16"/>
                        <w:szCs w:val="16"/>
                      </w:rPr>
                      <w:t>&lt;Natural death sum assured&gt;</w:t>
                    </w:r>
                  </w:ins>
                  <w:ins w:id="2293" w:author="Indria Mukti Efayanti" w:date="2025-01-06T23:18:00Z" w16du:dateUtc="2025-01-06T16:18:00Z">
                    <w:del w:id="2294" w:author="Erick Hizkia Pangihutan Marbun" w:date="2026-07-01T13:21:00Z" w16du:dateUtc="2026-07-01T06:21:00Z">
                      <w:r w:rsidRPr="008915FD" w:rsidDel="00C26CA0">
                        <w:rPr>
                          <w:rFonts w:cstheme="minorHAnsi"/>
                          <w:sz w:val="16"/>
                          <w:szCs w:val="16"/>
                        </w:rPr>
                        <w:delText>500.000.000</w:delText>
                      </w:r>
                    </w:del>
                  </w:ins>
                </w:p>
              </w:tc>
              <w:tc>
                <w:tcPr>
                  <w:tcW w:w="1782" w:type="dxa"/>
                  <w:tcPrChange w:id="2295" w:author="Indria Mukti Efayanti" w:date="2025-01-08T09:08:00Z" w16du:dateUtc="2025-01-08T02:08:00Z">
                    <w:tcPr>
                      <w:tcW w:w="1301" w:type="dxa"/>
                      <w:gridSpan w:val="2"/>
                    </w:tcPr>
                  </w:tcPrChange>
                </w:tcPr>
                <w:p w14:paraId="131EA788" w14:textId="5E45D730" w:rsidR="007B5EE3" w:rsidRPr="008915FD" w:rsidRDefault="007B5EE3" w:rsidP="007B5EE3">
                  <w:pPr>
                    <w:jc w:val="center"/>
                    <w:rPr>
                      <w:ins w:id="2296" w:author="Indria Mukti Efayanti" w:date="2024-12-20T12:26:00Z" w16du:dateUtc="2024-12-20T05:26:00Z"/>
                      <w:rFonts w:eastAsia="Times New Roman" w:cstheme="minorHAnsi"/>
                      <w:i/>
                      <w:iCs/>
                      <w:color w:val="4472C4" w:themeColor="accent1"/>
                      <w:kern w:val="0"/>
                      <w:sz w:val="16"/>
                      <w:szCs w:val="16"/>
                      <w14:ligatures w14:val="none"/>
                      <w:rPrChange w:id="2297" w:author="Indria Mukti Efayanti" w:date="2025-04-25T17:01:00Z" w16du:dateUtc="2025-04-25T10:01:00Z">
                        <w:rPr>
                          <w:ins w:id="2298" w:author="Indria Mukti Efayanti" w:date="2024-12-20T12:26:00Z" w16du:dateUtc="2024-12-20T05:26:00Z"/>
                          <w:rFonts w:eastAsia="Times New Roman" w:cstheme="minorHAnsi"/>
                          <w:i/>
                          <w:iCs/>
                          <w:color w:val="4472C4" w:themeColor="accent1"/>
                          <w:kern w:val="0"/>
                          <w:sz w:val="16"/>
                          <w:szCs w:val="16"/>
                          <w:highlight w:val="yellow"/>
                          <w14:ligatures w14:val="none"/>
                        </w:rPr>
                      </w:rPrChange>
                    </w:rPr>
                    <w:pPrChange w:id="2299" w:author="Indria Mukti Efayanti" w:date="2025-01-06T23:18:00Z" w16du:dateUtc="2025-01-06T16:18:00Z">
                      <w:pPr>
                        <w:jc w:val="left"/>
                      </w:pPr>
                    </w:pPrChange>
                  </w:pPr>
                  <w:ins w:id="2300" w:author="Indria Mukti Efayanti" w:date="2025-01-06T23:18:00Z" w16du:dateUtc="2025-01-06T16:18:00Z">
                    <w:del w:id="2301" w:author="Erick Hizkia Pangihutan Marbun" w:date="2026-07-01T13:22:00Z" w16du:dateUtc="2026-07-01T06:22:00Z">
                      <w:r w:rsidRPr="008915FD" w:rsidDel="007B5EE3">
                        <w:rPr>
                          <w:rFonts w:cstheme="minorHAnsi"/>
                          <w:sz w:val="16"/>
                          <w:szCs w:val="16"/>
                        </w:rPr>
                        <w:delText>500.000.000</w:delText>
                      </w:r>
                    </w:del>
                  </w:ins>
                  <w:ins w:id="2302" w:author="Erick Hizkia Pangihutan Marbun" w:date="2026-07-01T13:22:00Z" w16du:dateUtc="2026-07-01T06:22:00Z">
                    <w:r w:rsidRPr="00241B40">
                      <w:rPr>
                        <w:rFonts w:cstheme="minorHAnsi"/>
                        <w:i/>
                        <w:iCs/>
                        <w:color w:val="5B9BD5" w:themeColor="accent5"/>
                        <w:sz w:val="16"/>
                        <w:szCs w:val="16"/>
                      </w:rPr>
                      <w:t>&lt;accidental death sum assured&gt;</w:t>
                    </w:r>
                  </w:ins>
                </w:p>
              </w:tc>
              <w:tc>
                <w:tcPr>
                  <w:tcW w:w="1624" w:type="dxa"/>
                  <w:tcPrChange w:id="2303" w:author="Indria Mukti Efayanti" w:date="2025-01-08T09:08:00Z" w16du:dateUtc="2025-01-08T02:08:00Z">
                    <w:tcPr>
                      <w:tcW w:w="1513" w:type="dxa"/>
                      <w:gridSpan w:val="4"/>
                    </w:tcPr>
                  </w:tcPrChange>
                </w:tcPr>
                <w:p w14:paraId="1A0DBF5C" w14:textId="6E7E2113" w:rsidR="007B5EE3" w:rsidRPr="007B5EE3" w:rsidRDefault="007B5EE3" w:rsidP="007B5EE3">
                  <w:pPr>
                    <w:jc w:val="center"/>
                    <w:rPr>
                      <w:ins w:id="2304" w:author="Indria Mukti Efayanti" w:date="2024-12-20T12:26:00Z" w16du:dateUtc="2024-12-20T05:26:00Z"/>
                      <w:rFonts w:eastAsia="Times New Roman" w:cstheme="minorHAnsi"/>
                      <w:i/>
                      <w:iCs/>
                      <w:color w:val="4472C4" w:themeColor="accent1"/>
                      <w:kern w:val="0"/>
                      <w:sz w:val="16"/>
                      <w:szCs w:val="16"/>
                      <w14:ligatures w14:val="none"/>
                    </w:rPr>
                    <w:pPrChange w:id="2305" w:author="Indria Mukti Efayanti" w:date="2025-01-06T23:18:00Z" w16du:dateUtc="2025-01-06T16:18:00Z">
                      <w:pPr>
                        <w:jc w:val="left"/>
                      </w:pPr>
                    </w:pPrChange>
                  </w:pPr>
                  <w:ins w:id="2306" w:author="Erick Hizkia Pangihutan Marbun" w:date="2026-07-01T13:22:00Z" w16du:dateUtc="2026-07-01T06:22:00Z">
                    <w:r w:rsidRPr="007B5EE3">
                      <w:rPr>
                        <w:rFonts w:cstheme="minorHAnsi"/>
                        <w:i/>
                        <w:iCs/>
                        <w:color w:val="5B9BD5" w:themeColor="accent5"/>
                        <w:sz w:val="16"/>
                        <w:szCs w:val="16"/>
                        <w:rPrChange w:id="2307" w:author="Erick Hizkia Pangihutan Marbun" w:date="2026-07-01T13:23:00Z" w16du:dateUtc="2026-07-01T06:23:00Z">
                          <w:rPr>
                            <w:rFonts w:cstheme="minorHAnsi"/>
                            <w:sz w:val="16"/>
                            <w:szCs w:val="16"/>
                          </w:rPr>
                        </w:rPrChange>
                      </w:rPr>
                      <w:t>&lt;</w:t>
                    </w:r>
                  </w:ins>
                  <w:ins w:id="2308" w:author="Erick Hizkia Pangihutan Marbun" w:date="2026-07-01T13:29:00Z" w16du:dateUtc="2026-07-01T06:29:00Z">
                    <w:r w:rsidR="00D1381A">
                      <w:rPr>
                        <w:rFonts w:cstheme="minorHAnsi"/>
                        <w:i/>
                        <w:iCs/>
                        <w:color w:val="5B9BD5" w:themeColor="accent5"/>
                        <w:sz w:val="16"/>
                        <w:szCs w:val="16"/>
                      </w:rPr>
                      <w:t>Total premium paid for plan Gold and Platinum only</w:t>
                    </w:r>
                  </w:ins>
                  <w:ins w:id="2309" w:author="Erick Hizkia Pangihutan Marbun" w:date="2026-07-01T13:22:00Z" w16du:dateUtc="2026-07-01T06:22:00Z">
                    <w:r w:rsidRPr="007B5EE3">
                      <w:rPr>
                        <w:rFonts w:cstheme="minorHAnsi"/>
                        <w:i/>
                        <w:iCs/>
                        <w:color w:val="5B9BD5" w:themeColor="accent5"/>
                        <w:sz w:val="16"/>
                        <w:szCs w:val="16"/>
                        <w:rPrChange w:id="2310" w:author="Erick Hizkia Pangihutan Marbun" w:date="2026-07-01T13:23:00Z" w16du:dateUtc="2026-07-01T06:23:00Z">
                          <w:rPr>
                            <w:rFonts w:cstheme="minorHAnsi"/>
                            <w:sz w:val="16"/>
                            <w:szCs w:val="16"/>
                          </w:rPr>
                        </w:rPrChange>
                      </w:rPr>
                      <w:t>, refer to actuarial calc</w:t>
                    </w:r>
                  </w:ins>
                  <w:ins w:id="2311" w:author="Erick Hizkia Pangihutan Marbun" w:date="2026-07-01T13:23:00Z" w16du:dateUtc="2026-07-01T06:23:00Z">
                    <w:r w:rsidRPr="007B5EE3">
                      <w:rPr>
                        <w:rFonts w:cstheme="minorHAnsi"/>
                        <w:i/>
                        <w:iCs/>
                        <w:color w:val="5B9BD5" w:themeColor="accent5"/>
                        <w:sz w:val="16"/>
                        <w:szCs w:val="16"/>
                        <w:rPrChange w:id="2312" w:author="Erick Hizkia Pangihutan Marbun" w:date="2026-07-01T13:23:00Z" w16du:dateUtc="2026-07-01T06:23:00Z">
                          <w:rPr>
                            <w:rFonts w:cstheme="minorHAnsi"/>
                            <w:sz w:val="16"/>
                            <w:szCs w:val="16"/>
                          </w:rPr>
                        </w:rPrChange>
                      </w:rPr>
                      <w:t>&gt;</w:t>
                    </w:r>
                  </w:ins>
                  <w:ins w:id="2313" w:author="Indria Mukti Efayanti" w:date="2025-01-06T23:18:00Z" w16du:dateUtc="2025-01-06T16:18:00Z">
                    <w:del w:id="2314" w:author="Erick Hizkia Pangihutan Marbun" w:date="2026-07-01T13:22:00Z" w16du:dateUtc="2026-07-01T06:22:00Z">
                      <w:r w:rsidRPr="007B5EE3" w:rsidDel="007B5EE3">
                        <w:rPr>
                          <w:rFonts w:cstheme="minorHAnsi"/>
                          <w:i/>
                          <w:iCs/>
                          <w:sz w:val="16"/>
                          <w:szCs w:val="16"/>
                          <w:rPrChange w:id="2315" w:author="Erick Hizkia Pangihutan Marbun" w:date="2026-07-01T13:23:00Z" w16du:dateUtc="2026-07-01T06:23:00Z">
                            <w:rPr>
                              <w:rFonts w:cstheme="minorHAnsi"/>
                              <w:sz w:val="16"/>
                              <w:szCs w:val="16"/>
                            </w:rPr>
                          </w:rPrChange>
                        </w:rPr>
                        <w:delText>500.000.000</w:delText>
                      </w:r>
                    </w:del>
                  </w:ins>
                </w:p>
              </w:tc>
            </w:tr>
            <w:tr w:rsidR="009464E5" w:rsidRPr="008915FD" w14:paraId="06175629" w14:textId="77777777" w:rsidTr="00A54107">
              <w:trPr>
                <w:ins w:id="2316" w:author="Indria Mukti Efayanti" w:date="2024-12-20T12:30:00Z"/>
              </w:trPr>
              <w:tc>
                <w:tcPr>
                  <w:tcW w:w="10349" w:type="dxa"/>
                  <w:gridSpan w:val="7"/>
                </w:tcPr>
                <w:p w14:paraId="00FB2A17" w14:textId="77777777" w:rsidR="009464E5" w:rsidRPr="008915FD" w:rsidRDefault="009464E5" w:rsidP="009464E5">
                  <w:pPr>
                    <w:rPr>
                      <w:ins w:id="2317" w:author="Indria Mukti Efayanti" w:date="2025-01-08T09:08:00Z" w16du:dateUtc="2025-01-08T02:08:00Z"/>
                      <w:rFonts w:cstheme="minorHAnsi"/>
                      <w:b/>
                      <w:bCs/>
                      <w:sz w:val="16"/>
                      <w:szCs w:val="16"/>
                    </w:rPr>
                  </w:pPr>
                </w:p>
                <w:p w14:paraId="3E8A5998" w14:textId="77777777" w:rsidR="009464E5" w:rsidRDefault="009464E5" w:rsidP="009464E5">
                  <w:pPr>
                    <w:rPr>
                      <w:ins w:id="2318" w:author="Indria Mukti Efayanti" w:date="2025-05-06T11:13:00Z" w16du:dateUtc="2025-05-06T04:13:00Z"/>
                      <w:rFonts w:cstheme="minorHAnsi"/>
                      <w:b/>
                      <w:bCs/>
                      <w:sz w:val="16"/>
                      <w:szCs w:val="16"/>
                    </w:rPr>
                  </w:pPr>
                  <w:ins w:id="2319" w:author="Indria Mukti Efayanti" w:date="2025-01-06T23:18:00Z" w16du:dateUtc="2025-01-06T16:18:00Z">
                    <w:r w:rsidRPr="008915FD">
                      <w:rPr>
                        <w:rFonts w:cstheme="minorHAnsi"/>
                        <w:b/>
                        <w:bCs/>
                        <w:sz w:val="16"/>
                        <w:szCs w:val="16"/>
                      </w:rPr>
                      <w:t>Catatan Tabel Premi dan Manfaat Asuransi:</w:t>
                    </w:r>
                  </w:ins>
                </w:p>
                <w:p w14:paraId="5C9C009F" w14:textId="77777777" w:rsidR="001645AC" w:rsidRPr="00E24128" w:rsidRDefault="001645AC" w:rsidP="00CE78F1">
                  <w:pPr>
                    <w:pStyle w:val="ListParagraph"/>
                    <w:numPr>
                      <w:ilvl w:val="0"/>
                      <w:numId w:val="55"/>
                    </w:numPr>
                    <w:ind w:left="360"/>
                    <w:rPr>
                      <w:ins w:id="2320" w:author="Indria Mukti Efayanti" w:date="2025-05-06T11:13:00Z" w16du:dateUtc="2025-05-06T04:13:00Z"/>
                      <w:rFonts w:cstheme="minorHAnsi"/>
                      <w:sz w:val="16"/>
                      <w:szCs w:val="16"/>
                    </w:rPr>
                  </w:pPr>
                  <w:ins w:id="2321" w:author="Indria Mukti Efayanti" w:date="2025-05-06T11:13:00Z" w16du:dateUtc="2025-05-06T04:13:00Z">
                    <w:r w:rsidRPr="00E24128">
                      <w:rPr>
                        <w:rFonts w:cstheme="minorHAnsi"/>
                        <w:sz w:val="16"/>
                        <w:szCs w:val="16"/>
                      </w:rPr>
                      <w:t>Total Premi yang tertera pada tabel di atas merupakan jumlah Premi Asuransi Dasar, Premi Asuransi Tambahan dan Premi tambahan (jika ada) yang disetahunkan atau Premi Tahunan.</w:t>
                    </w:r>
                  </w:ins>
                </w:p>
                <w:p w14:paraId="67D0C859" w14:textId="77777777" w:rsidR="00716C57" w:rsidRPr="00E24128" w:rsidRDefault="00716C57">
                  <w:pPr>
                    <w:pStyle w:val="ListParagraph"/>
                    <w:ind w:left="360"/>
                    <w:rPr>
                      <w:ins w:id="2322" w:author="Indria Mukti Efayanti" w:date="2025-05-06T15:46:00Z" w16du:dateUtc="2025-05-06T08:46:00Z"/>
                      <w:rFonts w:cstheme="minorHAnsi"/>
                      <w:sz w:val="16"/>
                      <w:szCs w:val="16"/>
                      <w:rPrChange w:id="2323" w:author="Rosita P L Tobing" w:date="2026-03-30T10:02:00Z" w16du:dateUtc="2026-03-30T03:02:00Z">
                        <w:rPr>
                          <w:ins w:id="2324" w:author="Indria Mukti Efayanti" w:date="2025-05-06T15:46:00Z" w16du:dateUtc="2025-05-06T08:46:00Z"/>
                          <w:rFonts w:cstheme="minorHAnsi"/>
                          <w:sz w:val="16"/>
                          <w:szCs w:val="16"/>
                          <w:highlight w:val="cyan"/>
                        </w:rPr>
                      </w:rPrChange>
                    </w:rPr>
                    <w:pPrChange w:id="2325" w:author="Aswin Nabila" w:date="2026-04-02T15:36:00Z" w16du:dateUtc="2026-04-02T08:36:00Z">
                      <w:pPr>
                        <w:pStyle w:val="ListParagraph"/>
                        <w:numPr>
                          <w:numId w:val="55"/>
                        </w:numPr>
                        <w:ind w:left="360" w:hanging="360"/>
                      </w:pPr>
                    </w:pPrChange>
                  </w:pPr>
                  <w:ins w:id="2326" w:author="Indria Mukti Efayanti" w:date="2025-05-06T15:46:00Z" w16du:dateUtc="2025-05-06T08:46:00Z">
                    <w:r w:rsidRPr="00E24128">
                      <w:rPr>
                        <w:rFonts w:cstheme="minorHAnsi"/>
                        <w:sz w:val="16"/>
                        <w:szCs w:val="16"/>
                        <w:rPrChange w:id="2327" w:author="Rosita P L Tobing" w:date="2026-03-30T10:02:00Z" w16du:dateUtc="2026-03-30T03:02:00Z">
                          <w:rPr>
                            <w:rFonts w:cstheme="minorHAnsi"/>
                            <w:sz w:val="16"/>
                            <w:szCs w:val="16"/>
                            <w:highlight w:val="cyan"/>
                          </w:rPr>
                        </w:rPrChange>
                      </w:rPr>
                      <w:t xml:space="preserve">Premi yang tercantum pada tabel diatas telah memperhitungkan diskon Premi (jika ada). Diskon Premi hanya berlaku untuk Premi Asuransi Dasar dengan minimum Premi Tahunan atau Premi yang disetahunkan sebesar Rp.12.000.000. Besaran diskon Premi yang dimaksud antara </w:t>
                    </w:r>
                    <w:commentRangeStart w:id="2328"/>
                    <w:r w:rsidRPr="00CE78F1">
                      <w:rPr>
                        <w:rFonts w:cstheme="minorHAnsi"/>
                        <w:sz w:val="16"/>
                        <w:szCs w:val="16"/>
                        <w:highlight w:val="cyan"/>
                      </w:rPr>
                      <w:t xml:space="preserve">1% - </w:t>
                    </w:r>
                  </w:ins>
                  <w:ins w:id="2329" w:author="Aswin Nabila" w:date="2026-04-02T15:33:00Z" w16du:dateUtc="2026-04-02T08:33:00Z">
                    <w:r w:rsidR="00CE78F1" w:rsidRPr="00CE78F1">
                      <w:rPr>
                        <w:rFonts w:cstheme="minorHAnsi"/>
                        <w:sz w:val="16"/>
                        <w:szCs w:val="16"/>
                        <w:highlight w:val="cyan"/>
                        <w:rPrChange w:id="2330" w:author="Aswin Nabila" w:date="2026-04-02T15:33:00Z" w16du:dateUtc="2026-04-02T08:33:00Z">
                          <w:rPr>
                            <w:rFonts w:cstheme="minorHAnsi"/>
                            <w:sz w:val="16"/>
                            <w:szCs w:val="16"/>
                          </w:rPr>
                        </w:rPrChange>
                      </w:rPr>
                      <w:t>33</w:t>
                    </w:r>
                  </w:ins>
                  <w:ins w:id="2331" w:author="Indria Mukti Efayanti" w:date="2025-05-06T15:46:00Z" w16du:dateUtc="2025-05-06T08:46:00Z">
                    <w:del w:id="2332" w:author="Aswin Nabila" w:date="2026-04-02T15:33:00Z" w16du:dateUtc="2026-04-02T08:33:00Z">
                      <w:r w:rsidRPr="00CE78F1" w:rsidDel="00CE78F1">
                        <w:rPr>
                          <w:rFonts w:cstheme="minorHAnsi"/>
                          <w:sz w:val="16"/>
                          <w:szCs w:val="16"/>
                          <w:highlight w:val="cyan"/>
                        </w:rPr>
                        <w:delText>50</w:delText>
                      </w:r>
                    </w:del>
                    <w:r w:rsidRPr="00CE78F1">
                      <w:rPr>
                        <w:rFonts w:cstheme="minorHAnsi"/>
                        <w:sz w:val="16"/>
                        <w:szCs w:val="16"/>
                        <w:highlight w:val="cyan"/>
                      </w:rPr>
                      <w:t>%,</w:t>
                    </w:r>
                    <w:r w:rsidRPr="00E24128">
                      <w:rPr>
                        <w:rFonts w:cstheme="minorHAnsi"/>
                        <w:sz w:val="16"/>
                        <w:szCs w:val="16"/>
                        <w:rPrChange w:id="2333" w:author="Rosita P L Tobing" w:date="2026-03-30T10:02:00Z" w16du:dateUtc="2026-03-30T03:02:00Z">
                          <w:rPr>
                            <w:rFonts w:cstheme="minorHAnsi"/>
                            <w:sz w:val="16"/>
                            <w:szCs w:val="16"/>
                            <w:highlight w:val="cyan"/>
                          </w:rPr>
                        </w:rPrChange>
                      </w:rPr>
                      <w:t xml:space="preserve"> </w:t>
                    </w:r>
                  </w:ins>
                  <w:commentRangeEnd w:id="2328"/>
                  <w:r w:rsidR="00CE78F1" w:rsidRPr="00E24128">
                    <w:rPr>
                      <w:rStyle w:val="CommentReference"/>
                      <w:rFonts w:cstheme="minorHAnsi"/>
                      <w:rPrChange w:id="2334" w:author="Rosita P L Tobing" w:date="2026-03-30T10:02:00Z" w16du:dateUtc="2026-03-30T03:02:00Z">
                        <w:rPr>
                          <w:rStyle w:val="CommentReference"/>
                          <w:rFonts w:cstheme="minorHAnsi"/>
                          <w:highlight w:val="cyan"/>
                        </w:rPr>
                      </w:rPrChange>
                    </w:rPr>
                    <w:commentReference w:id="2328"/>
                  </w:r>
                  <w:ins w:id="2335" w:author="Indria Mukti Efayanti" w:date="2025-05-06T15:46:00Z" w16du:dateUtc="2025-05-06T08:46:00Z">
                    <w:r w:rsidRPr="00E24128">
                      <w:rPr>
                        <w:rFonts w:cstheme="minorHAnsi"/>
                        <w:sz w:val="16"/>
                        <w:szCs w:val="16"/>
                        <w:rPrChange w:id="2336" w:author="Rosita P L Tobing" w:date="2026-03-30T10:02:00Z" w16du:dateUtc="2026-03-30T03:02:00Z">
                          <w:rPr>
                            <w:rFonts w:cstheme="minorHAnsi"/>
                            <w:sz w:val="16"/>
                            <w:szCs w:val="16"/>
                            <w:highlight w:val="cyan"/>
                          </w:rPr>
                        </w:rPrChange>
                      </w:rPr>
                      <w:t xml:space="preserve">dimana semakin besar Uang Pertanggungan/Premi maka akan berpotensi semakin besar juga diskon </w:t>
                    </w:r>
                  </w:ins>
                  <w:ins w:id="2337" w:author="Aswin Nabila" w:date="2026-03-30T17:06:00Z" w16du:dateUtc="2026-03-30T10:06:00Z">
                    <w:r w:rsidR="001D3975" w:rsidRPr="001D3975">
                      <w:rPr>
                        <w:rFonts w:cstheme="minorHAnsi"/>
                        <w:sz w:val="16"/>
                        <w:szCs w:val="16"/>
                        <w:highlight w:val="green"/>
                        <w:rPrChange w:id="2338" w:author="Aswin Nabila" w:date="2026-03-30T17:06:00Z" w16du:dateUtc="2026-03-30T10:06:00Z">
                          <w:rPr>
                            <w:rFonts w:cstheme="minorHAnsi"/>
                            <w:sz w:val="16"/>
                            <w:szCs w:val="16"/>
                          </w:rPr>
                        </w:rPrChange>
                      </w:rPr>
                      <w:t>P</w:t>
                    </w:r>
                  </w:ins>
                  <w:ins w:id="2339" w:author="Indria Mukti Efayanti" w:date="2025-05-06T15:46:00Z" w16du:dateUtc="2025-05-06T08:46:00Z">
                    <w:del w:id="2340" w:author="Aswin Nabila" w:date="2026-03-30T17:06:00Z" w16du:dateUtc="2026-03-30T10:06:00Z">
                      <w:r w:rsidRPr="00E24128" w:rsidDel="001D3975">
                        <w:rPr>
                          <w:rFonts w:cstheme="minorHAnsi"/>
                          <w:sz w:val="16"/>
                          <w:szCs w:val="16"/>
                          <w:rPrChange w:id="2341" w:author="Rosita P L Tobing" w:date="2026-03-30T10:02:00Z" w16du:dateUtc="2026-03-30T03:02:00Z">
                            <w:rPr>
                              <w:rFonts w:cstheme="minorHAnsi"/>
                              <w:sz w:val="16"/>
                              <w:szCs w:val="16"/>
                              <w:highlight w:val="cyan"/>
                            </w:rPr>
                          </w:rPrChange>
                        </w:rPr>
                        <w:delText>p</w:delText>
                      </w:r>
                    </w:del>
                    <w:r w:rsidRPr="00E24128">
                      <w:rPr>
                        <w:rFonts w:cstheme="minorHAnsi"/>
                        <w:sz w:val="16"/>
                        <w:szCs w:val="16"/>
                        <w:rPrChange w:id="2342" w:author="Rosita P L Tobing" w:date="2026-03-30T10:02:00Z" w16du:dateUtc="2026-03-30T03:02:00Z">
                          <w:rPr>
                            <w:rFonts w:cstheme="minorHAnsi"/>
                            <w:sz w:val="16"/>
                            <w:szCs w:val="16"/>
                            <w:highlight w:val="cyan"/>
                          </w:rPr>
                        </w:rPrChange>
                      </w:rPr>
                      <w:t>remi yang diberikan.</w:t>
                    </w:r>
                  </w:ins>
                </w:p>
                <w:p w14:paraId="4FA2F072" w14:textId="77777777" w:rsidR="001645AC" w:rsidRPr="00E24128" w:rsidRDefault="001645AC" w:rsidP="00CE78F1">
                  <w:pPr>
                    <w:pStyle w:val="ListParagraph"/>
                    <w:numPr>
                      <w:ilvl w:val="0"/>
                      <w:numId w:val="55"/>
                    </w:numPr>
                    <w:ind w:left="360"/>
                    <w:rPr>
                      <w:ins w:id="2343" w:author="Indria Mukti Efayanti" w:date="2025-05-06T11:13:00Z" w16du:dateUtc="2025-05-06T04:13:00Z"/>
                      <w:rFonts w:cstheme="minorHAnsi"/>
                      <w:sz w:val="16"/>
                      <w:szCs w:val="16"/>
                      <w:rPrChange w:id="2344" w:author="Rosita P L Tobing" w:date="2026-03-30T10:02:00Z" w16du:dateUtc="2026-03-30T03:02:00Z">
                        <w:rPr>
                          <w:ins w:id="2345" w:author="Indria Mukti Efayanti" w:date="2025-05-06T11:13:00Z" w16du:dateUtc="2025-05-06T04:13:00Z"/>
                          <w:rFonts w:cstheme="minorHAnsi"/>
                        </w:rPr>
                      </w:rPrChange>
                    </w:rPr>
                  </w:pPr>
                  <w:ins w:id="2346" w:author="Indria Mukti Efayanti" w:date="2025-05-06T11:13:00Z" w16du:dateUtc="2025-05-06T04:13:00Z">
                    <w:r w:rsidRPr="00E24128">
                      <w:rPr>
                        <w:rFonts w:cstheme="minorHAnsi"/>
                        <w:sz w:val="16"/>
                        <w:szCs w:val="16"/>
                      </w:rPr>
                      <w:t>Nilai Tunai hanya dihitung dari total Premi Asuransi Dasar tidak termasuk Premi Tambahan</w:t>
                    </w:r>
                    <w:r w:rsidRPr="00E24128">
                      <w:rPr>
                        <w:rFonts w:cstheme="minorHAnsi"/>
                      </w:rPr>
                      <w:t>.</w:t>
                    </w:r>
                  </w:ins>
                </w:p>
                <w:p w14:paraId="38EF37C1" w14:textId="77777777" w:rsidR="009464E5" w:rsidRPr="001645AC" w:rsidDel="001645AC" w:rsidRDefault="001645AC">
                  <w:pPr>
                    <w:pStyle w:val="ListParagraph"/>
                    <w:numPr>
                      <w:ilvl w:val="0"/>
                      <w:numId w:val="55"/>
                    </w:numPr>
                    <w:ind w:left="360"/>
                    <w:rPr>
                      <w:ins w:id="2347" w:author="Yuyun Yunengsih" w:date="2025-05-06T09:10:00Z" w16du:dateUtc="2025-05-06T02:10:00Z"/>
                      <w:del w:id="2348" w:author="Indria Mukti Efayanti" w:date="2025-05-06T11:13:00Z" w16du:dateUtc="2025-05-06T04:13:00Z"/>
                      <w:rFonts w:cstheme="minorHAnsi"/>
                      <w:sz w:val="16"/>
                      <w:szCs w:val="16"/>
                      <w:highlight w:val="yellow"/>
                    </w:rPr>
                  </w:pPr>
                  <w:ins w:id="2349" w:author="Indria Mukti Efayanti" w:date="2025-05-06T11:13:00Z" w16du:dateUtc="2025-05-06T04:13:00Z">
                    <w:r w:rsidRPr="001645AC">
                      <w:rPr>
                        <w:rFonts w:cstheme="minorHAnsi"/>
                        <w:b/>
                        <w:bCs/>
                        <w:sz w:val="16"/>
                        <w:szCs w:val="16"/>
                        <w:rPrChange w:id="2350" w:author="Indria Mukti Efayanti" w:date="2025-05-06T11:14:00Z" w16du:dateUtc="2025-05-06T04:14:00Z">
                          <w:rPr/>
                        </w:rPrChange>
                      </w:rPr>
                      <w:t xml:space="preserve">Maksimal tambahan Uang </w:t>
                    </w:r>
                    <w:r w:rsidRPr="00D1139E">
                      <w:rPr>
                        <w:rFonts w:cstheme="minorHAnsi"/>
                        <w:b/>
                        <w:bCs/>
                        <w:sz w:val="16"/>
                        <w:szCs w:val="16"/>
                        <w:highlight w:val="green"/>
                        <w:rPrChange w:id="2351" w:author="Yuyun Yunengsih" w:date="2026-03-30T16:52:00Z" w16du:dateUtc="2026-03-30T09:52:00Z">
                          <w:rPr/>
                        </w:rPrChange>
                      </w:rPr>
                      <w:t>Pertang</w:t>
                    </w:r>
                  </w:ins>
                  <w:ins w:id="2352" w:author="Yuyun Yunengsih" w:date="2026-03-30T16:52:00Z" w16du:dateUtc="2026-03-30T09:52:00Z">
                    <w:r w:rsidR="00D1139E" w:rsidRPr="00D1139E">
                      <w:rPr>
                        <w:rFonts w:cstheme="minorHAnsi"/>
                        <w:b/>
                        <w:bCs/>
                        <w:sz w:val="16"/>
                        <w:szCs w:val="16"/>
                        <w:highlight w:val="green"/>
                        <w:rPrChange w:id="2353" w:author="Yuyun Yunengsih" w:date="2026-03-30T16:52:00Z" w16du:dateUtc="2026-03-30T09:52:00Z">
                          <w:rPr>
                            <w:rFonts w:cstheme="minorHAnsi"/>
                            <w:b/>
                            <w:bCs/>
                            <w:sz w:val="16"/>
                            <w:szCs w:val="16"/>
                          </w:rPr>
                        </w:rPrChange>
                      </w:rPr>
                      <w:t>g</w:t>
                    </w:r>
                  </w:ins>
                  <w:ins w:id="2354" w:author="Indria Mukti Efayanti" w:date="2025-05-06T11:13:00Z" w16du:dateUtc="2025-05-06T04:13:00Z">
                    <w:r w:rsidRPr="00D1139E">
                      <w:rPr>
                        <w:rFonts w:cstheme="minorHAnsi"/>
                        <w:b/>
                        <w:bCs/>
                        <w:sz w:val="16"/>
                        <w:szCs w:val="16"/>
                        <w:highlight w:val="green"/>
                        <w:rPrChange w:id="2355" w:author="Yuyun Yunengsih" w:date="2026-03-30T16:52:00Z" w16du:dateUtc="2026-03-30T09:52:00Z">
                          <w:rPr/>
                        </w:rPrChange>
                      </w:rPr>
                      <w:t>ungan</w:t>
                    </w:r>
                    <w:r w:rsidRPr="001645AC">
                      <w:rPr>
                        <w:rFonts w:cstheme="minorHAnsi"/>
                        <w:b/>
                        <w:bCs/>
                        <w:sz w:val="16"/>
                        <w:szCs w:val="16"/>
                        <w:rPrChange w:id="2356" w:author="Indria Mukti Efayanti" w:date="2025-05-06T11:14:00Z" w16du:dateUtc="2025-05-06T04:14:00Z">
                          <w:rPr/>
                        </w:rPrChange>
                      </w:rPr>
                      <w:t xml:space="preserve"> yang dibayarkan untuk manfaat </w:t>
                    </w:r>
                  </w:ins>
                  <w:ins w:id="2357" w:author="Aswin Nabila" w:date="2026-03-30T17:06:00Z" w16du:dateUtc="2026-03-30T10:06:00Z">
                    <w:r w:rsidR="001D3975" w:rsidRPr="001D3975">
                      <w:rPr>
                        <w:rFonts w:cstheme="minorHAnsi"/>
                        <w:b/>
                        <w:bCs/>
                        <w:sz w:val="16"/>
                        <w:szCs w:val="16"/>
                        <w:highlight w:val="green"/>
                        <w:rPrChange w:id="2358" w:author="Aswin Nabila" w:date="2026-03-30T17:06:00Z" w16du:dateUtc="2026-03-30T10:06:00Z">
                          <w:rPr>
                            <w:rFonts w:cstheme="minorHAnsi"/>
                            <w:b/>
                            <w:bCs/>
                            <w:sz w:val="16"/>
                            <w:szCs w:val="16"/>
                          </w:rPr>
                        </w:rPrChange>
                      </w:rPr>
                      <w:t>m</w:t>
                    </w:r>
                  </w:ins>
                  <w:ins w:id="2359" w:author="Indria Mukti Efayanti" w:date="2025-05-06T11:13:00Z" w16du:dateUtc="2025-05-06T04:13:00Z">
                    <w:del w:id="2360" w:author="Aswin Nabila" w:date="2026-03-30T17:06:00Z" w16du:dateUtc="2026-03-30T10:06:00Z">
                      <w:r w:rsidRPr="001645AC" w:rsidDel="001D3975">
                        <w:rPr>
                          <w:rFonts w:cstheme="minorHAnsi"/>
                          <w:b/>
                          <w:bCs/>
                          <w:sz w:val="16"/>
                          <w:szCs w:val="16"/>
                          <w:rPrChange w:id="2361" w:author="Indria Mukti Efayanti" w:date="2025-05-06T11:14:00Z" w16du:dateUtc="2025-05-06T04:14:00Z">
                            <w:rPr/>
                          </w:rPrChange>
                        </w:rPr>
                        <w:delText>M</w:delText>
                      </w:r>
                    </w:del>
                    <w:r w:rsidRPr="001645AC">
                      <w:rPr>
                        <w:rFonts w:cstheme="minorHAnsi"/>
                        <w:b/>
                        <w:bCs/>
                        <w:sz w:val="16"/>
                        <w:szCs w:val="16"/>
                        <w:rPrChange w:id="2362" w:author="Indria Mukti Efayanti" w:date="2025-05-06T11:14:00Z" w16du:dateUtc="2025-05-06T04:14:00Z">
                          <w:rPr/>
                        </w:rPrChange>
                      </w:rPr>
                      <w:t xml:space="preserve">eninggal dunia karena Kecelakaan, jika Tertanggung mencapai </w:t>
                    </w:r>
                  </w:ins>
                  <w:ins w:id="2363" w:author="Aswin Nabila" w:date="2026-03-30T17:06:00Z" w16du:dateUtc="2026-03-30T10:06:00Z">
                    <w:r w:rsidR="001D3975" w:rsidRPr="001D3975">
                      <w:rPr>
                        <w:rFonts w:cstheme="minorHAnsi"/>
                        <w:b/>
                        <w:bCs/>
                        <w:sz w:val="16"/>
                        <w:szCs w:val="16"/>
                        <w:highlight w:val="green"/>
                        <w:rPrChange w:id="2364" w:author="Aswin Nabila" w:date="2026-03-30T17:06:00Z" w16du:dateUtc="2026-03-30T10:06:00Z">
                          <w:rPr>
                            <w:rFonts w:cstheme="minorHAnsi"/>
                            <w:b/>
                            <w:bCs/>
                            <w:sz w:val="16"/>
                            <w:szCs w:val="16"/>
                          </w:rPr>
                        </w:rPrChange>
                      </w:rPr>
                      <w:t>U</w:t>
                    </w:r>
                  </w:ins>
                  <w:ins w:id="2365" w:author="Indria Mukti Efayanti" w:date="2025-05-06T11:13:00Z" w16du:dateUtc="2025-05-06T04:13:00Z">
                    <w:del w:id="2366" w:author="Aswin Nabila" w:date="2026-03-30T17:06:00Z" w16du:dateUtc="2026-03-30T10:06:00Z">
                      <w:r w:rsidRPr="001645AC" w:rsidDel="001D3975">
                        <w:rPr>
                          <w:rFonts w:cstheme="minorHAnsi"/>
                          <w:b/>
                          <w:bCs/>
                          <w:sz w:val="16"/>
                          <w:szCs w:val="16"/>
                          <w:rPrChange w:id="2367" w:author="Indria Mukti Efayanti" w:date="2025-05-06T11:14:00Z" w16du:dateUtc="2025-05-06T04:14:00Z">
                            <w:rPr/>
                          </w:rPrChange>
                        </w:rPr>
                        <w:delText>u</w:delText>
                      </w:r>
                    </w:del>
                    <w:r w:rsidRPr="001645AC">
                      <w:rPr>
                        <w:rFonts w:cstheme="minorHAnsi"/>
                        <w:b/>
                        <w:bCs/>
                        <w:sz w:val="16"/>
                        <w:szCs w:val="16"/>
                        <w:rPrChange w:id="2368" w:author="Indria Mukti Efayanti" w:date="2025-05-06T11:14:00Z" w16du:dateUtc="2025-05-06T04:14:00Z">
                          <w:rPr/>
                        </w:rPrChange>
                      </w:rPr>
                      <w:t>sia 70 tahun atau lebih adalah sebesar Rp1.000.000.000</w:t>
                    </w:r>
                  </w:ins>
                  <w:ins w:id="2369" w:author="Indria Mukti Efayanti" w:date="2025-05-06T11:14:00Z" w16du:dateUtc="2025-05-06T04:14:00Z">
                    <w:r w:rsidRPr="001645AC">
                      <w:rPr>
                        <w:rFonts w:cstheme="minorHAnsi"/>
                        <w:b/>
                        <w:bCs/>
                        <w:sz w:val="16"/>
                        <w:szCs w:val="16"/>
                      </w:rPr>
                      <w:t>.</w:t>
                    </w:r>
                  </w:ins>
                </w:p>
                <w:p w14:paraId="4C3AC7FF" w14:textId="77777777" w:rsidR="009464E5" w:rsidRPr="008915FD" w:rsidRDefault="00FA62BD">
                  <w:pPr>
                    <w:pStyle w:val="ListParagraph"/>
                    <w:numPr>
                      <w:ilvl w:val="0"/>
                      <w:numId w:val="55"/>
                    </w:numPr>
                    <w:ind w:left="360"/>
                    <w:rPr>
                      <w:ins w:id="2370" w:author="Indria Mukti Efayanti" w:date="2024-12-20T12:30:00Z" w16du:dateUtc="2024-12-20T05:30:00Z"/>
                      <w:rFonts w:cstheme="minorHAnsi"/>
                      <w:sz w:val="16"/>
                      <w:szCs w:val="16"/>
                      <w:rPrChange w:id="2371" w:author="Indria Mukti Efayanti" w:date="2025-04-25T17:01:00Z" w16du:dateUtc="2025-04-25T10:01:00Z">
                        <w:rPr>
                          <w:ins w:id="2372" w:author="Indria Mukti Efayanti" w:date="2024-12-20T12:30:00Z" w16du:dateUtc="2024-12-20T05:30:00Z"/>
                          <w:rFonts w:eastAsia="Times New Roman"/>
                          <w:i/>
                          <w:iCs/>
                          <w:color w:val="4472C4" w:themeColor="accent1"/>
                          <w:kern w:val="0"/>
                          <w14:ligatures w14:val="none"/>
                        </w:rPr>
                      </w:rPrChange>
                    </w:rPr>
                    <w:pPrChange w:id="2373" w:author="Aswin Nabila" w:date="2026-04-02T15:36:00Z" w16du:dateUtc="2026-04-02T08:36:00Z">
                      <w:pPr>
                        <w:jc w:val="left"/>
                      </w:pPr>
                    </w:pPrChange>
                  </w:pPr>
                  <w:ins w:id="2374" w:author="Yuyun Yunengsih" w:date="2025-05-06T09:10:00Z" w16du:dateUtc="2025-05-06T02:10:00Z">
                    <w:del w:id="2375" w:author="Indria Mukti Efayanti" w:date="2025-05-06T11:13:00Z" w16du:dateUtc="2025-05-06T04:13:00Z">
                      <w:r w:rsidRPr="00FA62BD" w:rsidDel="001645AC">
                        <w:rPr>
                          <w:rFonts w:cstheme="minorHAnsi"/>
                          <w:sz w:val="16"/>
                          <w:szCs w:val="16"/>
                          <w:highlight w:val="cyan"/>
                          <w:rPrChange w:id="2376" w:author="Yuyun Yunengsih" w:date="2025-05-06T09:10:00Z" w16du:dateUtc="2025-05-06T02:10:00Z">
                            <w:rPr>
                              <w:rFonts w:cstheme="minorHAnsi"/>
                              <w:sz w:val="16"/>
                              <w:szCs w:val="16"/>
                            </w:rPr>
                          </w:rPrChange>
                        </w:rPr>
                        <w:delText xml:space="preserve">Premi yang tercantum pada </w:delText>
                      </w:r>
                      <w:r w:rsidDel="001645AC">
                        <w:rPr>
                          <w:rFonts w:cstheme="minorHAnsi"/>
                          <w:sz w:val="16"/>
                          <w:szCs w:val="16"/>
                          <w:highlight w:val="cyan"/>
                        </w:rPr>
                        <w:delText>tabel diatas</w:delText>
                      </w:r>
                      <w:r w:rsidRPr="00FA62BD" w:rsidDel="001645AC">
                        <w:rPr>
                          <w:rFonts w:cstheme="minorHAnsi"/>
                          <w:sz w:val="16"/>
                          <w:szCs w:val="16"/>
                          <w:highlight w:val="cyan"/>
                          <w:rPrChange w:id="2377" w:author="Yuyun Yunengsih" w:date="2025-05-06T09:10:00Z" w16du:dateUtc="2025-05-06T02:10:00Z">
                            <w:rPr>
                              <w:rFonts w:cstheme="minorHAnsi"/>
                              <w:sz w:val="16"/>
                              <w:szCs w:val="16"/>
                            </w:rPr>
                          </w:rPrChange>
                        </w:rPr>
                        <w:delText xml:space="preserve"> telah memperhitungkan diskon Premi (jika ada). Diskon Premi hanya berlaku untuk Premi Asuransi Dasar dengan minimum Premi Tahunan atau Premi yang disetahunkan sebesar Rp.12.000.000</w:delText>
                      </w:r>
                    </w:del>
                    <w:del w:id="2378" w:author="Indria Mukti Efayanti" w:date="2025-05-06T09:32:00Z" w16du:dateUtc="2025-05-06T02:32:00Z">
                      <w:r w:rsidRPr="00FA62BD" w:rsidDel="00761DB7">
                        <w:rPr>
                          <w:rFonts w:cstheme="minorHAnsi"/>
                          <w:b/>
                          <w:bCs/>
                          <w:sz w:val="16"/>
                          <w:szCs w:val="16"/>
                          <w:highlight w:val="cyan"/>
                          <w:rPrChange w:id="2379" w:author="Yuyun Yunengsih" w:date="2025-05-06T09:11:00Z" w16du:dateUtc="2025-05-06T02:11:00Z">
                            <w:rPr>
                              <w:rFonts w:cstheme="minorHAnsi"/>
                              <w:b/>
                              <w:bCs/>
                              <w:sz w:val="16"/>
                              <w:szCs w:val="16"/>
                            </w:rPr>
                          </w:rPrChange>
                        </w:rPr>
                        <w:delText>2</w:delText>
                      </w:r>
                    </w:del>
                  </w:ins>
                </w:p>
              </w:tc>
            </w:tr>
          </w:tbl>
          <w:p w14:paraId="4851122D" w14:textId="77777777" w:rsidR="009464E5" w:rsidRPr="008915FD" w:rsidRDefault="009464E5">
            <w:pPr>
              <w:pStyle w:val="TableParagraph"/>
              <w:tabs>
                <w:tab w:val="left" w:pos="415"/>
              </w:tabs>
              <w:ind w:left="0"/>
              <w:jc w:val="both"/>
              <w:rPr>
                <w:rFonts w:asciiTheme="minorHAnsi" w:hAnsiTheme="minorHAnsi" w:cstheme="minorHAnsi"/>
                <w:sz w:val="20"/>
              </w:rPr>
              <w:pPrChange w:id="2380" w:author="Indria Mukti Efayanti" w:date="2024-12-20T12:31:00Z" w16du:dateUtc="2024-12-20T05:31:00Z">
                <w:pPr>
                  <w:pStyle w:val="TableParagraph"/>
                  <w:tabs>
                    <w:tab w:val="left" w:pos="415"/>
                  </w:tabs>
                  <w:ind w:left="360"/>
                  <w:jc w:val="both"/>
                </w:pPr>
              </w:pPrChange>
            </w:pPr>
          </w:p>
        </w:tc>
      </w:tr>
      <w:tr w:rsidR="009464E5" w:rsidRPr="008915FD" w14:paraId="04BC5EE1" w14:textId="77777777" w:rsidTr="00CE5E8C">
        <w:tblPrEx>
          <w:tblW w:w="11070" w:type="dxa"/>
          <w:tblInd w:w="-5" w:type="dxa"/>
          <w:tblLayout w:type="fixed"/>
          <w:tblPrExChange w:id="2381" w:author="Rosita P L Tobing" w:date="2026-03-30T09:59:00Z" w16du:dateUtc="2026-03-30T02:59:00Z">
            <w:tblPrEx>
              <w:tblW w:w="11070" w:type="dxa"/>
              <w:tblInd w:w="-5" w:type="dxa"/>
              <w:tblLayout w:type="fixed"/>
            </w:tblPrEx>
          </w:tblPrExChange>
        </w:tblPrEx>
        <w:trPr>
          <w:trPrChange w:id="2382" w:author="Rosita P L Tobing" w:date="2026-03-30T09:59:00Z" w16du:dateUtc="2026-03-30T02:59:00Z">
            <w:trPr>
              <w:gridBefore w:val="2"/>
              <w:gridAfter w:val="0"/>
            </w:trPr>
          </w:trPrChange>
        </w:trPr>
        <w:tc>
          <w:tcPr>
            <w:tcW w:w="562" w:type="dxa"/>
            <w:gridSpan w:val="2"/>
            <w:tcBorders>
              <w:top w:val="nil"/>
              <w:left w:val="single" w:sz="4" w:space="0" w:color="auto"/>
              <w:bottom w:val="nil"/>
              <w:right w:val="nil"/>
            </w:tcBorders>
            <w:tcPrChange w:id="2383" w:author="Rosita P L Tobing" w:date="2026-03-30T09:59:00Z" w16du:dateUtc="2026-03-30T02:59:00Z">
              <w:tcPr>
                <w:tcW w:w="562" w:type="dxa"/>
                <w:gridSpan w:val="5"/>
                <w:tcBorders>
                  <w:top w:val="nil"/>
                  <w:left w:val="single" w:sz="4" w:space="0" w:color="auto"/>
                  <w:bottom w:val="nil"/>
                  <w:right w:val="nil"/>
                </w:tcBorders>
              </w:tcPr>
            </w:tcPrChange>
          </w:tcPr>
          <w:p w14:paraId="677D1696" w14:textId="77777777" w:rsidR="009464E5" w:rsidRPr="008915FD" w:rsidRDefault="009464E5" w:rsidP="009464E5">
            <w:pPr>
              <w:rPr>
                <w:rFonts w:cstheme="minorHAnsi"/>
                <w:sz w:val="2"/>
                <w:szCs w:val="2"/>
              </w:rPr>
            </w:pPr>
          </w:p>
          <w:p w14:paraId="44D8581A" w14:textId="77777777" w:rsidR="009464E5" w:rsidRPr="008915FD" w:rsidRDefault="009464E5" w:rsidP="009464E5">
            <w:pPr>
              <w:rPr>
                <w:rFonts w:cstheme="minorHAnsi"/>
                <w:sz w:val="2"/>
                <w:szCs w:val="2"/>
              </w:rPr>
            </w:pPr>
          </w:p>
        </w:tc>
        <w:tc>
          <w:tcPr>
            <w:tcW w:w="10133" w:type="dxa"/>
            <w:gridSpan w:val="38"/>
            <w:tcBorders>
              <w:top w:val="nil"/>
              <w:left w:val="nil"/>
              <w:bottom w:val="nil"/>
              <w:right w:val="nil"/>
            </w:tcBorders>
            <w:vAlign w:val="center"/>
            <w:tcPrChange w:id="2384" w:author="Rosita P L Tobing" w:date="2026-03-30T09:59:00Z" w16du:dateUtc="2026-03-30T02:59:00Z">
              <w:tcPr>
                <w:tcW w:w="10133" w:type="dxa"/>
                <w:gridSpan w:val="62"/>
                <w:tcBorders>
                  <w:top w:val="nil"/>
                  <w:left w:val="nil"/>
                  <w:bottom w:val="nil"/>
                  <w:right w:val="nil"/>
                </w:tcBorders>
                <w:vAlign w:val="center"/>
              </w:tcPr>
            </w:tcPrChange>
          </w:tcPr>
          <w:p w14:paraId="3AB8AE98" w14:textId="77777777" w:rsidR="009464E5" w:rsidRPr="008915FD" w:rsidRDefault="009464E5" w:rsidP="009464E5">
            <w:pPr>
              <w:jc w:val="left"/>
              <w:rPr>
                <w:rFonts w:cstheme="minorHAnsi"/>
                <w:sz w:val="2"/>
                <w:szCs w:val="2"/>
              </w:rPr>
            </w:pPr>
          </w:p>
        </w:tc>
        <w:tc>
          <w:tcPr>
            <w:tcW w:w="375" w:type="dxa"/>
            <w:gridSpan w:val="3"/>
            <w:tcBorders>
              <w:top w:val="nil"/>
              <w:left w:val="nil"/>
              <w:bottom w:val="nil"/>
              <w:right w:val="single" w:sz="4" w:space="0" w:color="auto"/>
            </w:tcBorders>
            <w:tcPrChange w:id="2385" w:author="Rosita P L Tobing" w:date="2026-03-30T09:59:00Z" w16du:dateUtc="2026-03-30T02:59:00Z">
              <w:tcPr>
                <w:tcW w:w="375" w:type="dxa"/>
                <w:gridSpan w:val="5"/>
                <w:tcBorders>
                  <w:top w:val="nil"/>
                  <w:left w:val="nil"/>
                  <w:bottom w:val="nil"/>
                  <w:right w:val="single" w:sz="4" w:space="0" w:color="auto"/>
                </w:tcBorders>
              </w:tcPr>
            </w:tcPrChange>
          </w:tcPr>
          <w:p w14:paraId="5A0ECC31" w14:textId="77777777" w:rsidR="009464E5" w:rsidRPr="008915FD" w:rsidRDefault="009464E5" w:rsidP="009464E5">
            <w:pPr>
              <w:rPr>
                <w:rFonts w:cstheme="minorHAnsi"/>
                <w:sz w:val="14"/>
                <w:szCs w:val="14"/>
              </w:rPr>
            </w:pPr>
          </w:p>
        </w:tc>
      </w:tr>
      <w:tr w:rsidR="009464E5" w:rsidRPr="00DB4F89" w14:paraId="36F18E15" w14:textId="77777777" w:rsidTr="00CE5E8C">
        <w:tblPrEx>
          <w:tblW w:w="11070" w:type="dxa"/>
          <w:tblInd w:w="-5" w:type="dxa"/>
          <w:tblLayout w:type="fixed"/>
          <w:tblPrExChange w:id="2386" w:author="Rosita P L Tobing" w:date="2026-03-30T09:59:00Z" w16du:dateUtc="2026-03-30T02:59:00Z">
            <w:tblPrEx>
              <w:tblW w:w="11070" w:type="dxa"/>
              <w:tblInd w:w="-5" w:type="dxa"/>
              <w:tblLayout w:type="fixed"/>
            </w:tblPrEx>
          </w:tblPrExChange>
        </w:tblPrEx>
        <w:trPr>
          <w:trPrChange w:id="2387" w:author="Rosita P L Tobing" w:date="2026-03-30T09:59:00Z" w16du:dateUtc="2026-03-30T02:59:00Z">
            <w:trPr>
              <w:gridBefore w:val="3"/>
              <w:gridAfter w:val="0"/>
            </w:trPr>
          </w:trPrChange>
        </w:trPr>
        <w:tc>
          <w:tcPr>
            <w:tcW w:w="11070" w:type="dxa"/>
            <w:gridSpan w:val="43"/>
            <w:tcBorders>
              <w:top w:val="nil"/>
              <w:left w:val="single" w:sz="4" w:space="0" w:color="auto"/>
              <w:bottom w:val="nil"/>
              <w:right w:val="single" w:sz="4" w:space="0" w:color="auto"/>
            </w:tcBorders>
            <w:tcPrChange w:id="2388" w:author="Rosita P L Tobing" w:date="2026-03-30T09:59:00Z" w16du:dateUtc="2026-03-30T02:59:00Z">
              <w:tcPr>
                <w:tcW w:w="11070" w:type="dxa"/>
                <w:gridSpan w:val="72"/>
                <w:tcBorders>
                  <w:top w:val="nil"/>
                  <w:left w:val="single" w:sz="4" w:space="0" w:color="auto"/>
                  <w:bottom w:val="single" w:sz="4" w:space="0" w:color="auto"/>
                  <w:right w:val="single" w:sz="4" w:space="0" w:color="auto"/>
                </w:tcBorders>
              </w:tcPr>
            </w:tcPrChange>
          </w:tcPr>
          <w:p w14:paraId="49908081" w14:textId="77777777" w:rsidR="009464E5" w:rsidRPr="00DB4F89" w:rsidRDefault="009464E5" w:rsidP="009464E5">
            <w:pPr>
              <w:rPr>
                <w:rFonts w:eastAsia="Calibri" w:cstheme="minorHAnsi"/>
                <w:bCs/>
                <w:kern w:val="0"/>
                <w:sz w:val="20"/>
                <w:szCs w:val="20"/>
                <w14:ligatures w14:val="none"/>
                <w:rPrChange w:id="2389" w:author="Rosita P L Tobing" w:date="2026-03-30T10:01:00Z" w16du:dateUtc="2026-03-30T03:01:00Z">
                  <w:rPr>
                    <w:rFonts w:cstheme="minorHAnsi"/>
                    <w:b/>
                    <w:bCs/>
                    <w:sz w:val="20"/>
                    <w:szCs w:val="20"/>
                    <w:u w:val="single"/>
                  </w:rPr>
                </w:rPrChange>
              </w:rPr>
            </w:pPr>
            <w:r w:rsidRPr="00DB4F89">
              <w:rPr>
                <w:rFonts w:eastAsia="Calibri" w:cstheme="minorHAnsi"/>
                <w:bCs/>
                <w:kern w:val="0"/>
                <w:sz w:val="20"/>
                <w:szCs w:val="20"/>
                <w14:ligatures w14:val="none"/>
                <w:rPrChange w:id="2390" w:author="Rosita P L Tobing" w:date="2026-03-30T10:01:00Z" w16du:dateUtc="2026-03-30T03:01:00Z">
                  <w:rPr>
                    <w:rFonts w:cstheme="minorHAnsi"/>
                    <w:b/>
                    <w:bCs/>
                    <w:sz w:val="20"/>
                    <w:szCs w:val="20"/>
                    <w:u w:val="single"/>
                  </w:rPr>
                </w:rPrChange>
              </w:rPr>
              <w:t>Simulasi:</w:t>
            </w:r>
          </w:p>
          <w:p w14:paraId="479EB97E" w14:textId="77777777" w:rsidR="009464E5" w:rsidRPr="00DB4F89" w:rsidRDefault="009464E5">
            <w:pPr>
              <w:pStyle w:val="TableParagraph"/>
              <w:numPr>
                <w:ilvl w:val="0"/>
                <w:numId w:val="6"/>
              </w:numPr>
              <w:tabs>
                <w:tab w:val="left" w:pos="415"/>
              </w:tabs>
              <w:jc w:val="both"/>
              <w:rPr>
                <w:rFonts w:asciiTheme="minorHAnsi" w:hAnsiTheme="minorHAnsi" w:cstheme="minorHAnsi"/>
                <w:bCs/>
                <w:sz w:val="20"/>
                <w:szCs w:val="20"/>
                <w:rPrChange w:id="2391" w:author="Rosita P L Tobing" w:date="2026-03-30T10:01:00Z" w16du:dateUtc="2026-03-30T03:01:00Z">
                  <w:rPr>
                    <w:rFonts w:asciiTheme="minorHAnsi" w:hAnsiTheme="minorHAnsi" w:cstheme="minorHAnsi"/>
                    <w:b/>
                    <w:sz w:val="20"/>
                  </w:rPr>
                </w:rPrChange>
              </w:rPr>
              <w:pPrChange w:id="2392" w:author="Indria Mukti Efayanti" w:date="2024-12-20T12:12:00Z" w16du:dateUtc="2024-12-20T05:12:00Z">
                <w:pPr>
                  <w:pStyle w:val="TableParagraph"/>
                  <w:numPr>
                    <w:numId w:val="6"/>
                  </w:numPr>
                  <w:tabs>
                    <w:tab w:val="left" w:pos="415"/>
                  </w:tabs>
                  <w:spacing w:before="1"/>
                  <w:ind w:left="415" w:hanging="360"/>
                  <w:jc w:val="both"/>
                </w:pPr>
              </w:pPrChange>
            </w:pPr>
            <w:r w:rsidRPr="00DB4F89">
              <w:rPr>
                <w:rFonts w:asciiTheme="minorHAnsi" w:hAnsiTheme="minorHAnsi" w:cstheme="minorHAnsi"/>
                <w:bCs/>
                <w:sz w:val="20"/>
                <w:szCs w:val="20"/>
                <w:rPrChange w:id="2393" w:author="Rosita P L Tobing" w:date="2026-03-30T10:01:00Z" w16du:dateUtc="2026-03-30T03:01:00Z">
                  <w:rPr>
                    <w:rFonts w:asciiTheme="minorHAnsi" w:hAnsiTheme="minorHAnsi" w:cstheme="minorHAnsi"/>
                    <w:b/>
                    <w:sz w:val="20"/>
                    <w:szCs w:val="20"/>
                  </w:rPr>
                </w:rPrChange>
              </w:rPr>
              <w:t xml:space="preserve">Meninggal Dunia </w:t>
            </w:r>
            <w:del w:id="2394" w:author="Indria Mukti Efayanti" w:date="2024-12-20T12:31:00Z" w16du:dateUtc="2024-12-20T05:31:00Z">
              <w:r w:rsidRPr="00DB4F89" w:rsidDel="00D45084">
                <w:rPr>
                  <w:rFonts w:asciiTheme="minorHAnsi" w:hAnsiTheme="minorHAnsi" w:cstheme="minorHAnsi"/>
                  <w:bCs/>
                  <w:sz w:val="20"/>
                  <w:szCs w:val="20"/>
                  <w:rPrChange w:id="2395" w:author="Rosita P L Tobing" w:date="2026-03-30T10:01:00Z" w16du:dateUtc="2026-03-30T03:01:00Z">
                    <w:rPr>
                      <w:rFonts w:asciiTheme="minorHAnsi" w:hAnsiTheme="minorHAnsi" w:cstheme="minorHAnsi"/>
                      <w:b/>
                      <w:sz w:val="20"/>
                      <w:szCs w:val="20"/>
                    </w:rPr>
                  </w:rPrChange>
                </w:rPr>
                <w:delText xml:space="preserve">bukan </w:delText>
              </w:r>
            </w:del>
            <w:r w:rsidR="009737D2" w:rsidRPr="00DB4F89">
              <w:rPr>
                <w:rFonts w:asciiTheme="minorHAnsi" w:hAnsiTheme="minorHAnsi" w:cstheme="minorHAnsi"/>
                <w:bCs/>
                <w:sz w:val="20"/>
                <w:szCs w:val="20"/>
                <w:rPrChange w:id="2396" w:author="Rosita P L Tobing" w:date="2026-03-30T10:01:00Z" w16du:dateUtc="2026-03-30T03:01:00Z">
                  <w:rPr>
                    <w:rFonts w:asciiTheme="minorHAnsi" w:hAnsiTheme="minorHAnsi" w:cstheme="minorHAnsi"/>
                    <w:b/>
                    <w:sz w:val="20"/>
                    <w:szCs w:val="20"/>
                  </w:rPr>
                </w:rPrChange>
              </w:rPr>
              <w:t xml:space="preserve">Karena </w:t>
            </w:r>
            <w:del w:id="2397" w:author="Indria Mukti Efayanti" w:date="2024-12-20T12:31:00Z" w16du:dateUtc="2024-12-20T05:31:00Z">
              <w:r w:rsidRPr="00DB4F89" w:rsidDel="00D45084">
                <w:rPr>
                  <w:rFonts w:asciiTheme="minorHAnsi" w:hAnsiTheme="minorHAnsi" w:cstheme="minorHAnsi"/>
                  <w:bCs/>
                  <w:sz w:val="20"/>
                  <w:szCs w:val="20"/>
                  <w:rPrChange w:id="2398" w:author="Rosita P L Tobing" w:date="2026-03-30T10:01:00Z" w16du:dateUtc="2026-03-30T03:01:00Z">
                    <w:rPr>
                      <w:rFonts w:asciiTheme="minorHAnsi" w:hAnsiTheme="minorHAnsi" w:cstheme="minorHAnsi"/>
                      <w:b/>
                      <w:sz w:val="20"/>
                      <w:szCs w:val="20"/>
                    </w:rPr>
                  </w:rPrChange>
                </w:rPr>
                <w:delText>Kecelakaan</w:delText>
              </w:r>
            </w:del>
            <w:ins w:id="2399" w:author="Indria Mukti Efayanti" w:date="2024-12-20T12:31:00Z" w16du:dateUtc="2024-12-20T05:31:00Z">
              <w:r w:rsidR="009737D2" w:rsidRPr="00DB4F89">
                <w:rPr>
                  <w:rFonts w:asciiTheme="minorHAnsi" w:hAnsiTheme="minorHAnsi" w:cstheme="minorHAnsi"/>
                  <w:bCs/>
                  <w:sz w:val="20"/>
                  <w:szCs w:val="20"/>
                  <w:rPrChange w:id="2400" w:author="Rosita P L Tobing" w:date="2026-03-30T10:01:00Z" w16du:dateUtc="2026-03-30T03:01:00Z">
                    <w:rPr>
                      <w:rFonts w:asciiTheme="minorHAnsi" w:hAnsiTheme="minorHAnsi" w:cstheme="minorHAnsi"/>
                      <w:b/>
                      <w:sz w:val="20"/>
                      <w:szCs w:val="20"/>
                    </w:rPr>
                  </w:rPrChange>
                </w:rPr>
                <w:t>Sebab Apapun</w:t>
              </w:r>
            </w:ins>
          </w:p>
          <w:p w14:paraId="2F3EEE71" w14:textId="36BC8622" w:rsidR="009464E5" w:rsidRPr="00DB4F89" w:rsidRDefault="009464E5" w:rsidP="009464E5">
            <w:pPr>
              <w:pStyle w:val="TableParagraph"/>
              <w:ind w:left="424" w:right="100"/>
              <w:jc w:val="both"/>
              <w:rPr>
                <w:ins w:id="2401" w:author="Indria Mukti Efayanti" w:date="2025-01-06T23:19:00Z" w16du:dateUtc="2025-01-06T16:19:00Z"/>
                <w:rFonts w:asciiTheme="minorHAnsi" w:hAnsiTheme="minorHAnsi" w:cstheme="minorHAnsi"/>
                <w:bCs/>
                <w:sz w:val="20"/>
                <w:szCs w:val="20"/>
              </w:rPr>
            </w:pPr>
            <w:ins w:id="2402" w:author="Indria Mukti Efayanti" w:date="2025-01-06T23:19:00Z" w16du:dateUtc="2025-01-06T16:19:00Z">
              <w:r w:rsidRPr="00DB4F89">
                <w:rPr>
                  <w:rFonts w:asciiTheme="minorHAnsi" w:hAnsiTheme="minorHAnsi" w:cstheme="minorHAnsi"/>
                  <w:bCs/>
                  <w:sz w:val="20"/>
                  <w:szCs w:val="20"/>
                </w:rPr>
                <w:t xml:space="preserve">Jika Tertanggung meninggal dunia </w:t>
              </w:r>
              <w:r w:rsidRPr="00DB4F89">
                <w:rPr>
                  <w:rFonts w:asciiTheme="minorHAnsi" w:hAnsiTheme="minorHAnsi" w:cstheme="minorHAnsi"/>
                  <w:bCs/>
                  <w:sz w:val="20"/>
                  <w:szCs w:val="20"/>
                  <w:rPrChange w:id="2403" w:author="Rosita P L Tobing" w:date="2026-03-30T10:01:00Z" w16du:dateUtc="2026-03-30T03:01:00Z">
                    <w:rPr>
                      <w:rFonts w:asciiTheme="minorHAnsi" w:hAnsiTheme="minorHAnsi" w:cstheme="minorHAnsi"/>
                      <w:sz w:val="20"/>
                      <w:highlight w:val="yellow"/>
                    </w:rPr>
                  </w:rPrChange>
                </w:rPr>
                <w:t>karena sebab apapun</w:t>
              </w:r>
              <w:r w:rsidRPr="00DB4F89">
                <w:rPr>
                  <w:rFonts w:asciiTheme="minorHAnsi" w:hAnsiTheme="minorHAnsi" w:cstheme="minorHAnsi"/>
                  <w:bCs/>
                  <w:sz w:val="20"/>
                  <w:szCs w:val="20"/>
                </w:rPr>
                <w:t>, maka akan dibayarkan Uang Pertanggungan sebesar Rp</w:t>
              </w:r>
            </w:ins>
            <w:ins w:id="2404" w:author="Erick Hizkia Pangihutan Marbun" w:date="2026-07-01T13:23:00Z" w16du:dateUtc="2026-07-01T06:23:00Z">
              <w:r w:rsidR="00D1381A" w:rsidRPr="00D1381A">
                <w:rPr>
                  <w:rFonts w:asciiTheme="minorHAnsi" w:hAnsiTheme="minorHAnsi" w:cstheme="minorHAnsi"/>
                  <w:bCs/>
                  <w:i/>
                  <w:iCs/>
                  <w:color w:val="5B9BD5" w:themeColor="accent5"/>
                  <w:sz w:val="20"/>
                  <w:szCs w:val="20"/>
                  <w:rPrChange w:id="2405" w:author="Erick Hizkia Pangihutan Marbun" w:date="2026-07-01T13:23:00Z" w16du:dateUtc="2026-07-01T06:23:00Z">
                    <w:rPr>
                      <w:rFonts w:asciiTheme="minorHAnsi" w:hAnsiTheme="minorHAnsi" w:cstheme="minorHAnsi"/>
                      <w:bCs/>
                      <w:sz w:val="20"/>
                      <w:szCs w:val="20"/>
                    </w:rPr>
                  </w:rPrChange>
                </w:rPr>
                <w:t>&lt;</w:t>
              </w:r>
            </w:ins>
            <w:ins w:id="2406" w:author="Erick Hizkia Pangihutan Marbun" w:date="2026-07-01T13:24:00Z" w16du:dateUtc="2026-07-01T06:24:00Z">
              <w:r w:rsidR="00D1381A">
                <w:rPr>
                  <w:rFonts w:asciiTheme="minorHAnsi" w:hAnsiTheme="minorHAnsi" w:cstheme="minorHAnsi"/>
                  <w:bCs/>
                  <w:i/>
                  <w:iCs/>
                  <w:color w:val="5B9BD5" w:themeColor="accent5"/>
                  <w:sz w:val="20"/>
                  <w:szCs w:val="20"/>
                </w:rPr>
                <w:t xml:space="preserve">Natural death </w:t>
              </w:r>
            </w:ins>
            <w:ins w:id="2407" w:author="Erick Hizkia Pangihutan Marbun" w:date="2026-07-01T13:23:00Z" w16du:dateUtc="2026-07-01T06:23:00Z">
              <w:r w:rsidR="00D1381A" w:rsidRPr="00D1381A">
                <w:rPr>
                  <w:rFonts w:asciiTheme="minorHAnsi" w:hAnsiTheme="minorHAnsi" w:cstheme="minorHAnsi"/>
                  <w:bCs/>
                  <w:i/>
                  <w:iCs/>
                  <w:color w:val="5B9BD5" w:themeColor="accent5"/>
                  <w:sz w:val="20"/>
                  <w:szCs w:val="20"/>
                  <w:rPrChange w:id="2408" w:author="Erick Hizkia Pangihutan Marbun" w:date="2026-07-01T13:23:00Z" w16du:dateUtc="2026-07-01T06:23:00Z">
                    <w:rPr>
                      <w:rFonts w:asciiTheme="minorHAnsi" w:hAnsiTheme="minorHAnsi" w:cstheme="minorHAnsi"/>
                      <w:bCs/>
                      <w:sz w:val="20"/>
                      <w:szCs w:val="20"/>
                    </w:rPr>
                  </w:rPrChange>
                </w:rPr>
                <w:t>Sum assured&gt;</w:t>
              </w:r>
            </w:ins>
            <w:ins w:id="2409" w:author="Indria Mukti Efayanti" w:date="2025-01-06T23:19:00Z" w16du:dateUtc="2025-01-06T16:19:00Z">
              <w:del w:id="2410" w:author="Erick Hizkia Pangihutan Marbun" w:date="2026-07-01T13:23:00Z" w16du:dateUtc="2026-07-01T06:23:00Z">
                <w:r w:rsidRPr="00DB4F89" w:rsidDel="00D1381A">
                  <w:rPr>
                    <w:rFonts w:asciiTheme="minorHAnsi" w:hAnsiTheme="minorHAnsi" w:cstheme="minorHAnsi"/>
                    <w:bCs/>
                    <w:sz w:val="20"/>
                    <w:szCs w:val="20"/>
                  </w:rPr>
                  <w:delText>500.000.000</w:delText>
                </w:r>
              </w:del>
              <w:r w:rsidRPr="00DB4F89">
                <w:rPr>
                  <w:rFonts w:asciiTheme="minorHAnsi" w:hAnsiTheme="minorHAnsi" w:cstheme="minorHAnsi"/>
                  <w:bCs/>
                  <w:sz w:val="20"/>
                  <w:szCs w:val="20"/>
                </w:rPr>
                <w:t xml:space="preserve"> dan selanjutnya Polis berakhir.</w:t>
              </w:r>
            </w:ins>
          </w:p>
          <w:p w14:paraId="1C4E2C76" w14:textId="77777777" w:rsidR="009464E5" w:rsidRPr="008854E8" w:rsidDel="00436A78" w:rsidRDefault="009464E5" w:rsidP="009464E5">
            <w:pPr>
              <w:pStyle w:val="TableParagraph"/>
              <w:ind w:left="424" w:right="100"/>
              <w:jc w:val="both"/>
              <w:rPr>
                <w:del w:id="2411" w:author="Indria Mukti Efayanti" w:date="2025-01-06T23:19:00Z" w16du:dateUtc="2025-01-06T16:19:00Z"/>
                <w:rFonts w:asciiTheme="minorHAnsi" w:hAnsiTheme="minorHAnsi" w:cstheme="minorHAnsi"/>
                <w:bCs/>
                <w:sz w:val="20"/>
                <w:szCs w:val="20"/>
                <w:highlight w:val="yellow"/>
                <w:rPrChange w:id="2412" w:author="Rosita P L Tobing" w:date="2026-03-30T10:36:00Z" w16du:dateUtc="2026-03-30T03:36:00Z">
                  <w:rPr>
                    <w:del w:id="2413" w:author="Indria Mukti Efayanti" w:date="2025-01-06T23:19:00Z" w16du:dateUtc="2025-01-06T16:19:00Z"/>
                    <w:rFonts w:asciiTheme="minorHAnsi" w:hAnsiTheme="minorHAnsi" w:cstheme="minorHAnsi"/>
                    <w:bCs/>
                    <w:sz w:val="20"/>
                    <w:szCs w:val="20"/>
                  </w:rPr>
                </w:rPrChange>
              </w:rPr>
            </w:pPr>
            <w:del w:id="2414" w:author="Indria Mukti Efayanti" w:date="2025-01-06T23:19:00Z" w16du:dateUtc="2025-01-06T16:19:00Z">
              <w:r w:rsidRPr="008854E8" w:rsidDel="00436A78">
                <w:rPr>
                  <w:rFonts w:cstheme="minorHAnsi"/>
                  <w:bCs/>
                  <w:sz w:val="20"/>
                  <w:szCs w:val="20"/>
                  <w:highlight w:val="yellow"/>
                  <w:rPrChange w:id="2415" w:author="Rosita P L Tobing" w:date="2026-03-30T10:36:00Z" w16du:dateUtc="2026-03-30T03:36:00Z">
                    <w:rPr>
                      <w:rFonts w:cstheme="minorHAnsi"/>
                      <w:bCs/>
                      <w:sz w:val="20"/>
                      <w:szCs w:val="20"/>
                    </w:rPr>
                  </w:rPrChange>
                </w:rPr>
                <w:delText xml:space="preserve">Jika Tertanggung meninggal dunia </w:delText>
              </w:r>
            </w:del>
            <w:del w:id="2416" w:author="Indria Mukti Efayanti" w:date="2024-12-20T12:31:00Z" w16du:dateUtc="2024-12-20T05:31:00Z">
              <w:r w:rsidRPr="008854E8" w:rsidDel="00D45084">
                <w:rPr>
                  <w:rFonts w:asciiTheme="minorHAnsi" w:hAnsiTheme="minorHAnsi" w:cstheme="minorHAnsi"/>
                  <w:bCs/>
                  <w:sz w:val="20"/>
                  <w:szCs w:val="20"/>
                  <w:highlight w:val="yellow"/>
                  <w:rPrChange w:id="2417" w:author="Rosita P L Tobing" w:date="2026-03-30T10:36:00Z" w16du:dateUtc="2026-03-30T03:36:00Z">
                    <w:rPr>
                      <w:rFonts w:cstheme="minorHAnsi"/>
                      <w:sz w:val="20"/>
                    </w:rPr>
                  </w:rPrChange>
                </w:rPr>
                <w:delText xml:space="preserve">bukan </w:delText>
              </w:r>
            </w:del>
            <w:del w:id="2418" w:author="Indria Mukti Efayanti" w:date="2025-01-06T23:19:00Z" w16du:dateUtc="2025-01-06T16:19:00Z">
              <w:r w:rsidRPr="008854E8" w:rsidDel="00436A78">
                <w:rPr>
                  <w:rFonts w:asciiTheme="minorHAnsi" w:hAnsiTheme="minorHAnsi" w:cstheme="minorHAnsi"/>
                  <w:bCs/>
                  <w:sz w:val="20"/>
                  <w:szCs w:val="20"/>
                  <w:highlight w:val="yellow"/>
                  <w:rPrChange w:id="2419" w:author="Rosita P L Tobing" w:date="2026-03-30T10:36:00Z" w16du:dateUtc="2026-03-30T03:36:00Z">
                    <w:rPr>
                      <w:rFonts w:cstheme="minorHAnsi"/>
                      <w:sz w:val="20"/>
                    </w:rPr>
                  </w:rPrChange>
                </w:rPr>
                <w:delText xml:space="preserve">karena </w:delText>
              </w:r>
            </w:del>
            <w:del w:id="2420" w:author="Indria Mukti Efayanti" w:date="2024-12-20T12:31:00Z" w16du:dateUtc="2024-12-20T05:31:00Z">
              <w:r w:rsidRPr="008854E8" w:rsidDel="00D45084">
                <w:rPr>
                  <w:rFonts w:asciiTheme="minorHAnsi" w:hAnsiTheme="minorHAnsi" w:cstheme="minorHAnsi"/>
                  <w:bCs/>
                  <w:sz w:val="20"/>
                  <w:szCs w:val="20"/>
                  <w:highlight w:val="yellow"/>
                  <w:rPrChange w:id="2421" w:author="Rosita P L Tobing" w:date="2026-03-30T10:36:00Z" w16du:dateUtc="2026-03-30T03:36:00Z">
                    <w:rPr>
                      <w:rFonts w:cstheme="minorHAnsi"/>
                      <w:sz w:val="20"/>
                    </w:rPr>
                  </w:rPrChange>
                </w:rPr>
                <w:delText>Kecelakaan</w:delText>
              </w:r>
            </w:del>
            <w:del w:id="2422" w:author="Indria Mukti Efayanti" w:date="2025-01-06T23:19:00Z" w16du:dateUtc="2025-01-06T16:19:00Z">
              <w:r w:rsidRPr="008854E8" w:rsidDel="00436A78">
                <w:rPr>
                  <w:rFonts w:cstheme="minorHAnsi"/>
                  <w:bCs/>
                  <w:sz w:val="20"/>
                  <w:szCs w:val="20"/>
                  <w:highlight w:val="yellow"/>
                  <w:rPrChange w:id="2423" w:author="Rosita P L Tobing" w:date="2026-03-30T10:36:00Z" w16du:dateUtc="2026-03-30T03:36:00Z">
                    <w:rPr>
                      <w:rFonts w:cstheme="minorHAnsi"/>
                      <w:bCs/>
                      <w:sz w:val="20"/>
                      <w:szCs w:val="20"/>
                    </w:rPr>
                  </w:rPrChange>
                </w:rPr>
                <w:delText>, maka akan dibayarkan Uang Pertanggungan sebesar Rp</w:delText>
              </w:r>
              <w:r w:rsidRPr="008854E8" w:rsidDel="00436A78">
                <w:rPr>
                  <w:rFonts w:cstheme="minorHAnsi"/>
                  <w:bCs/>
                  <w:sz w:val="20"/>
                  <w:szCs w:val="20"/>
                  <w:highlight w:val="yellow"/>
                  <w:rPrChange w:id="2424" w:author="Rosita P L Tobing" w:date="2026-03-30T10:36:00Z" w16du:dateUtc="2026-03-30T03:36:00Z">
                    <w:rPr>
                      <w:rFonts w:cstheme="minorHAnsi"/>
                      <w:i/>
                      <w:iCs/>
                      <w:color w:val="4472C4" w:themeColor="accent1"/>
                      <w:sz w:val="20"/>
                      <w:szCs w:val="20"/>
                    </w:rPr>
                  </w:rPrChange>
                </w:rPr>
                <w:delText xml:space="preserve"> &lt;Sum Assured of </w:delText>
              </w:r>
            </w:del>
            <w:del w:id="2425" w:author="Indria Mukti Efayanti" w:date="2024-12-20T12:39:00Z" w16du:dateUtc="2024-12-20T05:39:00Z">
              <w:r w:rsidRPr="008854E8" w:rsidDel="00DA4E19">
                <w:rPr>
                  <w:rFonts w:cstheme="minorHAnsi"/>
                  <w:bCs/>
                  <w:sz w:val="20"/>
                  <w:szCs w:val="20"/>
                  <w:highlight w:val="yellow"/>
                  <w:rPrChange w:id="2426" w:author="Rosita P L Tobing" w:date="2026-03-30T10:36:00Z" w16du:dateUtc="2026-03-30T03:36:00Z">
                    <w:rPr>
                      <w:rFonts w:cstheme="minorHAnsi"/>
                      <w:i/>
                      <w:iCs/>
                      <w:color w:val="4472C4" w:themeColor="accent1"/>
                      <w:sz w:val="20"/>
                      <w:szCs w:val="20"/>
                    </w:rPr>
                  </w:rPrChange>
                </w:rPr>
                <w:delText>ND</w:delText>
              </w:r>
            </w:del>
            <w:del w:id="2427" w:author="Indria Mukti Efayanti" w:date="2025-01-06T23:19:00Z" w16du:dateUtc="2025-01-06T16:19:00Z">
              <w:r w:rsidRPr="008854E8" w:rsidDel="00436A78">
                <w:rPr>
                  <w:rFonts w:cstheme="minorHAnsi"/>
                  <w:bCs/>
                  <w:sz w:val="20"/>
                  <w:szCs w:val="20"/>
                  <w:highlight w:val="yellow"/>
                  <w:rPrChange w:id="2428" w:author="Rosita P L Tobing" w:date="2026-03-30T10:36:00Z" w16du:dateUtc="2026-03-30T03:36:00Z">
                    <w:rPr>
                      <w:rFonts w:cstheme="minorHAnsi"/>
                      <w:i/>
                      <w:iCs/>
                      <w:color w:val="4472C4" w:themeColor="accent1"/>
                      <w:sz w:val="20"/>
                      <w:szCs w:val="20"/>
                    </w:rPr>
                  </w:rPrChange>
                </w:rPr>
                <w:delText>&gt;</w:delText>
              </w:r>
              <w:r w:rsidRPr="008854E8" w:rsidDel="00436A78">
                <w:rPr>
                  <w:rFonts w:cstheme="minorHAnsi"/>
                  <w:bCs/>
                  <w:sz w:val="20"/>
                  <w:szCs w:val="20"/>
                  <w:highlight w:val="yellow"/>
                  <w:rPrChange w:id="2429" w:author="Rosita P L Tobing" w:date="2026-03-30T10:36:00Z" w16du:dateUtc="2026-03-30T03:36:00Z">
                    <w:rPr>
                      <w:rFonts w:cstheme="minorHAnsi"/>
                      <w:bCs/>
                      <w:sz w:val="20"/>
                      <w:szCs w:val="20"/>
                    </w:rPr>
                  </w:rPrChange>
                </w:rPr>
                <w:delText xml:space="preserve"> dan selanjutnya Polis berakhir.</w:delText>
              </w:r>
            </w:del>
          </w:p>
          <w:p w14:paraId="7E0C6250" w14:textId="77777777" w:rsidR="009464E5" w:rsidRPr="00DB4F89" w:rsidRDefault="009464E5">
            <w:pPr>
              <w:pStyle w:val="TableParagraph"/>
              <w:numPr>
                <w:ilvl w:val="0"/>
                <w:numId w:val="6"/>
              </w:numPr>
              <w:tabs>
                <w:tab w:val="left" w:pos="415"/>
              </w:tabs>
              <w:jc w:val="both"/>
              <w:rPr>
                <w:rFonts w:asciiTheme="minorHAnsi" w:hAnsiTheme="minorHAnsi" w:cstheme="minorHAnsi"/>
                <w:bCs/>
                <w:sz w:val="20"/>
                <w:szCs w:val="20"/>
                <w:rPrChange w:id="2430" w:author="Rosita P L Tobing" w:date="2026-03-30T10:01:00Z" w16du:dateUtc="2026-03-30T03:01:00Z">
                  <w:rPr>
                    <w:rFonts w:asciiTheme="minorHAnsi" w:hAnsiTheme="minorHAnsi" w:cstheme="minorHAnsi"/>
                    <w:b/>
                    <w:sz w:val="20"/>
                    <w:szCs w:val="20"/>
                  </w:rPr>
                </w:rPrChange>
              </w:rPr>
              <w:pPrChange w:id="2431" w:author="Indria Mukti Efayanti" w:date="2024-12-20T12:12:00Z" w16du:dateUtc="2024-12-20T05:12:00Z">
                <w:pPr>
                  <w:pStyle w:val="TableParagraph"/>
                  <w:numPr>
                    <w:numId w:val="6"/>
                  </w:numPr>
                  <w:tabs>
                    <w:tab w:val="left" w:pos="415"/>
                  </w:tabs>
                  <w:spacing w:before="1"/>
                  <w:ind w:left="415" w:hanging="360"/>
                  <w:jc w:val="both"/>
                </w:pPr>
              </w:pPrChange>
            </w:pPr>
            <w:del w:id="2432" w:author="Rosita P L Tobing" w:date="2026-03-30T09:56:00Z" w16du:dateUtc="2026-03-30T02:56:00Z">
              <w:r w:rsidRPr="008854E8" w:rsidDel="009737D2">
                <w:rPr>
                  <w:rFonts w:asciiTheme="minorHAnsi" w:hAnsiTheme="minorHAnsi" w:cstheme="minorHAnsi"/>
                  <w:bCs/>
                  <w:sz w:val="20"/>
                  <w:szCs w:val="20"/>
                  <w:highlight w:val="yellow"/>
                  <w:rPrChange w:id="2433" w:author="Rosita P L Tobing" w:date="2026-03-30T10:36:00Z" w16du:dateUtc="2026-03-30T03:36:00Z">
                    <w:rPr>
                      <w:rFonts w:asciiTheme="minorHAnsi" w:hAnsiTheme="minorHAnsi" w:cstheme="minorHAnsi"/>
                      <w:b/>
                      <w:sz w:val="20"/>
                      <w:szCs w:val="20"/>
                    </w:rPr>
                  </w:rPrChange>
                </w:rPr>
                <w:delText>Meninggal</w:delText>
              </w:r>
              <w:r w:rsidRPr="008854E8" w:rsidDel="009737D2">
                <w:rPr>
                  <w:rFonts w:asciiTheme="minorHAnsi" w:hAnsiTheme="minorHAnsi" w:cstheme="minorHAnsi"/>
                  <w:bCs/>
                  <w:sz w:val="20"/>
                  <w:szCs w:val="20"/>
                  <w:highlight w:val="yellow"/>
                  <w:rPrChange w:id="2434" w:author="Rosita P L Tobing" w:date="2026-03-30T10:36:00Z" w16du:dateUtc="2026-03-30T03:36:00Z">
                    <w:rPr>
                      <w:rFonts w:asciiTheme="minorHAnsi" w:hAnsiTheme="minorHAnsi" w:cstheme="minorHAnsi"/>
                      <w:b/>
                      <w:spacing w:val="-3"/>
                      <w:sz w:val="20"/>
                      <w:szCs w:val="20"/>
                    </w:rPr>
                  </w:rPrChange>
                </w:rPr>
                <w:delText xml:space="preserve"> </w:delText>
              </w:r>
              <w:r w:rsidRPr="008854E8" w:rsidDel="009737D2">
                <w:rPr>
                  <w:rFonts w:asciiTheme="minorHAnsi" w:hAnsiTheme="minorHAnsi" w:cstheme="minorHAnsi"/>
                  <w:bCs/>
                  <w:sz w:val="20"/>
                  <w:szCs w:val="20"/>
                  <w:highlight w:val="yellow"/>
                  <w:rPrChange w:id="2435" w:author="Rosita P L Tobing" w:date="2026-03-30T10:36:00Z" w16du:dateUtc="2026-03-30T03:36:00Z">
                    <w:rPr>
                      <w:rFonts w:asciiTheme="minorHAnsi" w:hAnsiTheme="minorHAnsi" w:cstheme="minorHAnsi"/>
                      <w:b/>
                      <w:sz w:val="20"/>
                      <w:szCs w:val="20"/>
                    </w:rPr>
                  </w:rPrChange>
                </w:rPr>
                <w:delText>Dunia</w:delText>
              </w:r>
              <w:r w:rsidRPr="008854E8" w:rsidDel="009737D2">
                <w:rPr>
                  <w:rFonts w:asciiTheme="minorHAnsi" w:hAnsiTheme="minorHAnsi" w:cstheme="minorHAnsi"/>
                  <w:bCs/>
                  <w:sz w:val="20"/>
                  <w:szCs w:val="20"/>
                  <w:highlight w:val="yellow"/>
                  <w:rPrChange w:id="2436" w:author="Rosita P L Tobing" w:date="2026-03-30T10:36:00Z" w16du:dateUtc="2026-03-30T03:36:00Z">
                    <w:rPr>
                      <w:rFonts w:asciiTheme="minorHAnsi" w:hAnsiTheme="minorHAnsi" w:cstheme="minorHAnsi"/>
                      <w:b/>
                      <w:spacing w:val="-1"/>
                      <w:sz w:val="20"/>
                      <w:szCs w:val="20"/>
                    </w:rPr>
                  </w:rPrChange>
                </w:rPr>
                <w:delText xml:space="preserve"> </w:delText>
              </w:r>
              <w:r w:rsidRPr="008854E8" w:rsidDel="009737D2">
                <w:rPr>
                  <w:rFonts w:asciiTheme="minorHAnsi" w:hAnsiTheme="minorHAnsi" w:cstheme="minorHAnsi"/>
                  <w:bCs/>
                  <w:sz w:val="20"/>
                  <w:szCs w:val="20"/>
                  <w:highlight w:val="yellow"/>
                  <w:rPrChange w:id="2437" w:author="Rosita P L Tobing" w:date="2026-03-30T10:36:00Z" w16du:dateUtc="2026-03-30T03:36:00Z">
                    <w:rPr>
                      <w:rFonts w:asciiTheme="minorHAnsi" w:hAnsiTheme="minorHAnsi" w:cstheme="minorHAnsi"/>
                      <w:b/>
                      <w:sz w:val="20"/>
                      <w:szCs w:val="20"/>
                    </w:rPr>
                  </w:rPrChange>
                </w:rPr>
                <w:delText>karena</w:delText>
              </w:r>
              <w:r w:rsidRPr="008854E8" w:rsidDel="009737D2">
                <w:rPr>
                  <w:rFonts w:asciiTheme="minorHAnsi" w:hAnsiTheme="minorHAnsi" w:cstheme="minorHAnsi"/>
                  <w:bCs/>
                  <w:sz w:val="20"/>
                  <w:szCs w:val="20"/>
                  <w:highlight w:val="yellow"/>
                  <w:rPrChange w:id="2438" w:author="Rosita P L Tobing" w:date="2026-03-30T10:36:00Z" w16du:dateUtc="2026-03-30T03:36:00Z">
                    <w:rPr>
                      <w:rFonts w:asciiTheme="minorHAnsi" w:hAnsiTheme="minorHAnsi" w:cstheme="minorHAnsi"/>
                      <w:b/>
                      <w:spacing w:val="-2"/>
                      <w:sz w:val="20"/>
                      <w:szCs w:val="20"/>
                    </w:rPr>
                  </w:rPrChange>
                </w:rPr>
                <w:delText xml:space="preserve"> </w:delText>
              </w:r>
              <w:r w:rsidRPr="008854E8" w:rsidDel="009737D2">
                <w:rPr>
                  <w:rFonts w:asciiTheme="minorHAnsi" w:hAnsiTheme="minorHAnsi" w:cstheme="minorHAnsi"/>
                  <w:bCs/>
                  <w:sz w:val="20"/>
                  <w:szCs w:val="20"/>
                  <w:highlight w:val="yellow"/>
                  <w:rPrChange w:id="2439" w:author="Rosita P L Tobing" w:date="2026-03-30T10:36:00Z" w16du:dateUtc="2026-03-30T03:36:00Z">
                    <w:rPr>
                      <w:rFonts w:asciiTheme="minorHAnsi" w:hAnsiTheme="minorHAnsi" w:cstheme="minorHAnsi"/>
                      <w:b/>
                      <w:sz w:val="20"/>
                      <w:szCs w:val="20"/>
                    </w:rPr>
                  </w:rPrChange>
                </w:rPr>
                <w:delText>Kecelakaan</w:delText>
              </w:r>
            </w:del>
            <w:ins w:id="2440" w:author="Rosita P L Tobing" w:date="2026-03-30T09:56:00Z" w16du:dateUtc="2026-03-30T02:56:00Z">
              <w:r w:rsidR="009737D2" w:rsidRPr="008854E8">
                <w:rPr>
                  <w:rFonts w:asciiTheme="minorHAnsi" w:hAnsiTheme="minorHAnsi" w:cstheme="minorHAnsi"/>
                  <w:bCs/>
                  <w:sz w:val="20"/>
                  <w:szCs w:val="20"/>
                  <w:highlight w:val="yellow"/>
                  <w:rPrChange w:id="2441" w:author="Rosita P L Tobing" w:date="2026-03-30T10:36:00Z" w16du:dateUtc="2026-03-30T03:36:00Z">
                    <w:rPr>
                      <w:rFonts w:asciiTheme="minorHAnsi" w:hAnsiTheme="minorHAnsi" w:cstheme="minorHAnsi"/>
                      <w:b/>
                      <w:sz w:val="20"/>
                      <w:szCs w:val="20"/>
                    </w:rPr>
                  </w:rPrChange>
                </w:rPr>
                <w:t>Tambahan Manfaat</w:t>
              </w:r>
              <w:r w:rsidR="009737D2" w:rsidRPr="00DB4F89">
                <w:rPr>
                  <w:rFonts w:asciiTheme="minorHAnsi" w:hAnsiTheme="minorHAnsi" w:cstheme="minorHAnsi"/>
                  <w:bCs/>
                  <w:sz w:val="20"/>
                  <w:szCs w:val="20"/>
                  <w:rPrChange w:id="2442" w:author="Rosita P L Tobing" w:date="2026-03-30T10:01:00Z" w16du:dateUtc="2026-03-30T03:01:00Z">
                    <w:rPr>
                      <w:rFonts w:asciiTheme="minorHAnsi" w:hAnsiTheme="minorHAnsi" w:cstheme="minorHAnsi"/>
                      <w:b/>
                      <w:sz w:val="20"/>
                      <w:szCs w:val="20"/>
                    </w:rPr>
                  </w:rPrChange>
                </w:rPr>
                <w:t xml:space="preserve"> Meninggal Dunia Karena Kecelakaan</w:t>
              </w:r>
            </w:ins>
          </w:p>
          <w:p w14:paraId="3C2480C9" w14:textId="7C660057" w:rsidR="009464E5" w:rsidRPr="00DB4F89" w:rsidRDefault="009464E5" w:rsidP="009464E5">
            <w:pPr>
              <w:pStyle w:val="TableParagraph"/>
              <w:ind w:left="424" w:right="100"/>
              <w:jc w:val="both"/>
              <w:rPr>
                <w:ins w:id="2443" w:author="Indria Mukti Efayanti" w:date="2025-01-06T23:19:00Z" w16du:dateUtc="2025-01-06T16:19:00Z"/>
                <w:rFonts w:asciiTheme="minorHAnsi" w:hAnsiTheme="minorHAnsi" w:cstheme="minorHAnsi"/>
                <w:bCs/>
                <w:sz w:val="20"/>
                <w:szCs w:val="20"/>
              </w:rPr>
            </w:pPr>
            <w:ins w:id="2444" w:author="Indria Mukti Efayanti" w:date="2025-01-06T23:19:00Z" w16du:dateUtc="2025-01-06T16:19:00Z">
              <w:r w:rsidRPr="00DB4F89">
                <w:rPr>
                  <w:rFonts w:asciiTheme="minorHAnsi" w:hAnsiTheme="minorHAnsi" w:cstheme="minorHAnsi"/>
                  <w:bCs/>
                  <w:sz w:val="20"/>
                  <w:szCs w:val="20"/>
                </w:rPr>
                <w:t xml:space="preserve">Jika Tertanggung meninggal dunia karena Kecelakaan, maka </w:t>
              </w:r>
            </w:ins>
            <w:ins w:id="2445" w:author="Yuyun Yunengsih" w:date="2025-01-07T16:21:00Z" w16du:dateUtc="2025-01-07T09:21:00Z">
              <w:r w:rsidRPr="00DB4F89">
                <w:rPr>
                  <w:rFonts w:asciiTheme="minorHAnsi" w:hAnsiTheme="minorHAnsi" w:cstheme="minorHAnsi"/>
                  <w:bCs/>
                  <w:sz w:val="20"/>
                  <w:szCs w:val="20"/>
                  <w:rPrChange w:id="2446" w:author="Rosita P L Tobing" w:date="2026-03-30T10:01:00Z" w16du:dateUtc="2026-03-30T03:01:00Z">
                    <w:rPr>
                      <w:rFonts w:asciiTheme="minorHAnsi" w:hAnsiTheme="minorHAnsi" w:cstheme="minorHAnsi"/>
                      <w:sz w:val="20"/>
                      <w:highlight w:val="yellow"/>
                    </w:rPr>
                  </w:rPrChange>
                </w:rPr>
                <w:t xml:space="preserve">akan dibayarkan tambahan Uang Pertanggungan sebesar </w:t>
              </w:r>
              <w:r w:rsidRPr="00DB4F89">
                <w:rPr>
                  <w:rFonts w:asciiTheme="minorHAnsi" w:hAnsiTheme="minorHAnsi" w:cstheme="minorHAnsi"/>
                  <w:bCs/>
                  <w:sz w:val="20"/>
                  <w:szCs w:val="20"/>
                </w:rPr>
                <w:t>Rp</w:t>
              </w:r>
            </w:ins>
            <w:ins w:id="2447" w:author="Erick Hizkia Pangihutan Marbun" w:date="2026-07-01T13:23:00Z" w16du:dateUtc="2026-07-01T06:23:00Z">
              <w:r w:rsidR="00D1381A" w:rsidRPr="00D1381A">
                <w:rPr>
                  <w:rFonts w:asciiTheme="minorHAnsi" w:hAnsiTheme="minorHAnsi" w:cstheme="minorHAnsi"/>
                  <w:bCs/>
                  <w:i/>
                  <w:iCs/>
                  <w:color w:val="5B9BD5" w:themeColor="accent5"/>
                  <w:sz w:val="20"/>
                  <w:szCs w:val="20"/>
                  <w:rPrChange w:id="2448" w:author="Erick Hizkia Pangihutan Marbun" w:date="2026-07-01T13:24:00Z" w16du:dateUtc="2026-07-01T06:24:00Z">
                    <w:rPr>
                      <w:rFonts w:asciiTheme="minorHAnsi" w:hAnsiTheme="minorHAnsi" w:cstheme="minorHAnsi"/>
                      <w:bCs/>
                      <w:sz w:val="20"/>
                      <w:szCs w:val="20"/>
                    </w:rPr>
                  </w:rPrChange>
                </w:rPr>
                <w:t>&lt;accidental death benefit&gt;</w:t>
              </w:r>
            </w:ins>
            <w:ins w:id="2449" w:author="Yuyun Yunengsih" w:date="2025-01-07T16:21:00Z" w16du:dateUtc="2025-01-07T09:21:00Z">
              <w:del w:id="2450" w:author="Erick Hizkia Pangihutan Marbun" w:date="2026-07-01T13:23:00Z" w16du:dateUtc="2026-07-01T06:23:00Z">
                <w:r w:rsidRPr="00DB4F89" w:rsidDel="00D1381A">
                  <w:rPr>
                    <w:rFonts w:asciiTheme="minorHAnsi" w:hAnsiTheme="minorHAnsi" w:cstheme="minorHAnsi"/>
                    <w:bCs/>
                    <w:sz w:val="20"/>
                    <w:szCs w:val="20"/>
                  </w:rPr>
                  <w:delText>500.000.000</w:delText>
                </w:r>
              </w:del>
            </w:ins>
            <w:ins w:id="2451" w:author="Aswin Nabila" w:date="2026-04-02T15:36:00Z" w16du:dateUtc="2026-04-02T08:36:00Z">
              <w:r w:rsidR="00CE78F1" w:rsidRPr="00CE78F1">
                <w:rPr>
                  <w:rFonts w:asciiTheme="minorHAnsi" w:hAnsiTheme="minorHAnsi" w:cstheme="minorHAnsi"/>
                  <w:bCs/>
                  <w:sz w:val="20"/>
                  <w:szCs w:val="20"/>
                  <w:highlight w:val="cyan"/>
                  <w:rPrChange w:id="2452" w:author="Aswin Nabila" w:date="2026-04-02T15:36:00Z" w16du:dateUtc="2026-04-02T08:36:00Z">
                    <w:rPr>
                      <w:rFonts w:asciiTheme="minorHAnsi" w:hAnsiTheme="minorHAnsi" w:cstheme="minorHAnsi"/>
                      <w:bCs/>
                      <w:sz w:val="20"/>
                      <w:szCs w:val="20"/>
                    </w:rPr>
                  </w:rPrChange>
                </w:rPr>
                <w:t>,</w:t>
              </w:r>
            </w:ins>
            <w:ins w:id="2453" w:author="Yuyun Yunengsih" w:date="2025-01-07T16:21:00Z" w16du:dateUtc="2025-01-07T09:21:00Z">
              <w:del w:id="2454" w:author="Aswin Nabila" w:date="2026-04-02T15:36:00Z" w16du:dateUtc="2026-04-02T08:36:00Z">
                <w:r w:rsidRPr="00CE78F1" w:rsidDel="00CE78F1">
                  <w:rPr>
                    <w:rFonts w:asciiTheme="minorHAnsi" w:hAnsiTheme="minorHAnsi" w:cstheme="minorHAnsi"/>
                    <w:bCs/>
                    <w:sz w:val="20"/>
                    <w:szCs w:val="20"/>
                    <w:highlight w:val="cyan"/>
                    <w:rPrChange w:id="2455" w:author="Aswin Nabila" w:date="2026-04-02T15:36:00Z" w16du:dateUtc="2026-04-02T08:36:00Z">
                      <w:rPr>
                        <w:rFonts w:asciiTheme="minorHAnsi" w:hAnsiTheme="minorHAnsi" w:cstheme="minorHAnsi"/>
                        <w:bCs/>
                        <w:sz w:val="20"/>
                        <w:szCs w:val="20"/>
                      </w:rPr>
                    </w:rPrChange>
                  </w:rPr>
                  <w:delText>.</w:delText>
                </w:r>
              </w:del>
              <w:r w:rsidRPr="00CE78F1">
                <w:rPr>
                  <w:rFonts w:asciiTheme="minorHAnsi" w:hAnsiTheme="minorHAnsi" w:cstheme="minorHAnsi"/>
                  <w:bCs/>
                  <w:sz w:val="20"/>
                  <w:szCs w:val="20"/>
                  <w:highlight w:val="cyan"/>
                  <w:rPrChange w:id="2456" w:author="Aswin Nabila" w:date="2026-04-02T15:36:00Z" w16du:dateUtc="2026-04-02T08:36:00Z">
                    <w:rPr>
                      <w:rFonts w:asciiTheme="minorHAnsi" w:hAnsiTheme="minorHAnsi" w:cstheme="minorHAnsi"/>
                      <w:bCs/>
                      <w:sz w:val="20"/>
                      <w:szCs w:val="20"/>
                    </w:rPr>
                  </w:rPrChange>
                </w:rPr>
                <w:t xml:space="preserve"> </w:t>
              </w:r>
            </w:ins>
            <w:ins w:id="2457" w:author="Aswin Nabila" w:date="2026-04-02T15:36:00Z" w16du:dateUtc="2026-04-02T08:36:00Z">
              <w:r w:rsidR="00CE78F1" w:rsidRPr="00CE78F1">
                <w:rPr>
                  <w:rFonts w:asciiTheme="minorHAnsi" w:hAnsiTheme="minorHAnsi" w:cstheme="minorHAnsi"/>
                  <w:bCs/>
                  <w:sz w:val="20"/>
                  <w:szCs w:val="20"/>
                  <w:highlight w:val="cyan"/>
                  <w:rPrChange w:id="2458" w:author="Aswin Nabila" w:date="2026-04-02T15:36:00Z" w16du:dateUtc="2026-04-02T08:36:00Z">
                    <w:rPr>
                      <w:rFonts w:asciiTheme="minorHAnsi" w:hAnsiTheme="minorHAnsi" w:cstheme="minorHAnsi"/>
                      <w:bCs/>
                      <w:sz w:val="20"/>
                      <w:szCs w:val="20"/>
                    </w:rPr>
                  </w:rPrChange>
                </w:rPr>
                <w:t>s</w:t>
              </w:r>
            </w:ins>
            <w:ins w:id="2459" w:author="Yuyun Yunengsih" w:date="2025-01-07T16:21:00Z" w16du:dateUtc="2025-01-07T09:21:00Z">
              <w:del w:id="2460" w:author="Aswin Nabila" w:date="2026-04-02T15:36:00Z" w16du:dateUtc="2026-04-02T08:36:00Z">
                <w:r w:rsidRPr="00CE78F1" w:rsidDel="00CE78F1">
                  <w:rPr>
                    <w:rFonts w:asciiTheme="minorHAnsi" w:hAnsiTheme="minorHAnsi" w:cstheme="minorHAnsi"/>
                    <w:bCs/>
                    <w:sz w:val="20"/>
                    <w:szCs w:val="20"/>
                    <w:highlight w:val="cyan"/>
                    <w:rPrChange w:id="2461" w:author="Aswin Nabila" w:date="2026-04-02T15:36:00Z" w16du:dateUtc="2026-04-02T08:36:00Z">
                      <w:rPr>
                        <w:rFonts w:asciiTheme="minorHAnsi" w:hAnsiTheme="minorHAnsi" w:cstheme="minorHAnsi"/>
                        <w:bCs/>
                        <w:sz w:val="20"/>
                        <w:szCs w:val="20"/>
                      </w:rPr>
                    </w:rPrChange>
                  </w:rPr>
                  <w:delText>S</w:delText>
                </w:r>
              </w:del>
              <w:r w:rsidRPr="00CE78F1">
                <w:rPr>
                  <w:rFonts w:asciiTheme="minorHAnsi" w:hAnsiTheme="minorHAnsi" w:cstheme="minorHAnsi"/>
                  <w:bCs/>
                  <w:sz w:val="20"/>
                  <w:szCs w:val="20"/>
                  <w:highlight w:val="cyan"/>
                  <w:rPrChange w:id="2462" w:author="Aswin Nabila" w:date="2026-04-02T15:36:00Z" w16du:dateUtc="2026-04-02T08:36:00Z">
                    <w:rPr>
                      <w:rFonts w:asciiTheme="minorHAnsi" w:hAnsiTheme="minorHAnsi" w:cstheme="minorHAnsi"/>
                      <w:bCs/>
                      <w:sz w:val="20"/>
                      <w:szCs w:val="20"/>
                    </w:rPr>
                  </w:rPrChange>
                </w:rPr>
                <w:t>ehingga</w:t>
              </w:r>
              <w:r w:rsidRPr="00DB4F89">
                <w:rPr>
                  <w:rFonts w:asciiTheme="minorHAnsi" w:hAnsiTheme="minorHAnsi" w:cstheme="minorHAnsi"/>
                  <w:bCs/>
                  <w:sz w:val="20"/>
                  <w:szCs w:val="20"/>
                </w:rPr>
                <w:t xml:space="preserve"> </w:t>
              </w:r>
              <w:r w:rsidRPr="00DB4F89">
                <w:rPr>
                  <w:rFonts w:asciiTheme="minorHAnsi" w:hAnsiTheme="minorHAnsi" w:cstheme="minorHAnsi"/>
                  <w:bCs/>
                  <w:sz w:val="20"/>
                  <w:szCs w:val="20"/>
                  <w:rPrChange w:id="2463" w:author="Rosita P L Tobing" w:date="2026-03-30T10:01:00Z" w16du:dateUtc="2026-03-30T03:01:00Z">
                    <w:rPr>
                      <w:rFonts w:asciiTheme="minorHAnsi" w:hAnsiTheme="minorHAnsi" w:cstheme="minorHAnsi"/>
                      <w:sz w:val="20"/>
                      <w:highlight w:val="yellow"/>
                    </w:rPr>
                  </w:rPrChange>
                </w:rPr>
                <w:t>total Uang Pertanggungan yang</w:t>
              </w:r>
              <w:commentRangeStart w:id="2464"/>
              <w:commentRangeEnd w:id="2464"/>
              <w:r w:rsidR="00DB4F89" w:rsidRPr="00DB4F89">
                <w:rPr>
                  <w:rStyle w:val="CommentReference"/>
                  <w:rFonts w:asciiTheme="minorHAnsi" w:hAnsiTheme="minorHAnsi" w:cstheme="minorHAnsi"/>
                  <w:bCs/>
                  <w:sz w:val="20"/>
                  <w:szCs w:val="20"/>
                  <w:rPrChange w:id="2465" w:author="Rosita P L Tobing" w:date="2026-03-30T10:01:00Z" w16du:dateUtc="2026-03-30T03:01:00Z">
                    <w:rPr>
                      <w:rStyle w:val="CommentReference"/>
                      <w:rFonts w:asciiTheme="minorHAnsi" w:hAnsiTheme="minorHAnsi" w:cstheme="minorHAnsi"/>
                      <w:sz w:val="20"/>
                      <w:szCs w:val="22"/>
                      <w:highlight w:val="yellow"/>
                    </w:rPr>
                  </w:rPrChange>
                </w:rPr>
                <w:commentReference w:id="2464"/>
              </w:r>
              <w:r w:rsidRPr="00DB4F89">
                <w:rPr>
                  <w:rFonts w:asciiTheme="minorHAnsi" w:hAnsiTheme="minorHAnsi" w:cstheme="minorHAnsi"/>
                  <w:bCs/>
                  <w:sz w:val="20"/>
                  <w:szCs w:val="20"/>
                  <w:rPrChange w:id="2466" w:author="Rosita P L Tobing" w:date="2026-03-30T10:01:00Z" w16du:dateUtc="2026-03-30T03:01:00Z">
                    <w:rPr>
                      <w:rFonts w:asciiTheme="minorHAnsi" w:hAnsiTheme="minorHAnsi" w:cstheme="minorHAnsi"/>
                      <w:sz w:val="20"/>
                      <w:highlight w:val="yellow"/>
                    </w:rPr>
                  </w:rPrChange>
                </w:rPr>
                <w:t xml:space="preserve"> </w:t>
              </w:r>
            </w:ins>
            <w:ins w:id="2467" w:author="Indria Mukti Efayanti" w:date="2025-01-06T23:19:00Z" w16du:dateUtc="2025-01-06T16:19:00Z">
              <w:r w:rsidRPr="00DB4F89">
                <w:rPr>
                  <w:rFonts w:asciiTheme="minorHAnsi" w:hAnsiTheme="minorHAnsi" w:cstheme="minorHAnsi"/>
                  <w:bCs/>
                  <w:sz w:val="20"/>
                  <w:szCs w:val="20"/>
                </w:rPr>
                <w:t xml:space="preserve">akan </w:t>
              </w:r>
              <w:r w:rsidRPr="00CE78F1">
                <w:rPr>
                  <w:rFonts w:asciiTheme="minorHAnsi" w:hAnsiTheme="minorHAnsi" w:cstheme="minorHAnsi"/>
                  <w:bCs/>
                  <w:sz w:val="20"/>
                  <w:szCs w:val="20"/>
                  <w:highlight w:val="cyan"/>
                  <w:rPrChange w:id="2468" w:author="Aswin Nabila" w:date="2026-04-02T15:36:00Z" w16du:dateUtc="2026-04-02T08:36:00Z">
                    <w:rPr>
                      <w:rFonts w:asciiTheme="minorHAnsi" w:hAnsiTheme="minorHAnsi" w:cstheme="minorHAnsi"/>
                      <w:bCs/>
                      <w:sz w:val="20"/>
                      <w:szCs w:val="20"/>
                    </w:rPr>
                  </w:rPrChange>
                </w:rPr>
                <w:t>dibayarkan</w:t>
              </w:r>
              <w:del w:id="2469" w:author="Aswin Nabila" w:date="2026-04-02T15:36:00Z" w16du:dateUtc="2026-04-02T08:36:00Z">
                <w:r w:rsidRPr="00CE78F1" w:rsidDel="00CE78F1">
                  <w:rPr>
                    <w:rFonts w:asciiTheme="minorHAnsi" w:hAnsiTheme="minorHAnsi" w:cstheme="minorHAnsi"/>
                    <w:bCs/>
                    <w:sz w:val="20"/>
                    <w:szCs w:val="20"/>
                    <w:highlight w:val="cyan"/>
                    <w:rPrChange w:id="2470" w:author="Aswin Nabila" w:date="2026-04-02T15:36:00Z" w16du:dateUtc="2026-04-02T08:36:00Z">
                      <w:rPr>
                        <w:rFonts w:asciiTheme="minorHAnsi" w:hAnsiTheme="minorHAnsi" w:cstheme="minorHAnsi"/>
                        <w:bCs/>
                        <w:sz w:val="20"/>
                        <w:szCs w:val="20"/>
                      </w:rPr>
                    </w:rPrChange>
                  </w:rPr>
                  <w:delText xml:space="preserve"> </w:delText>
                </w:r>
                <w:r w:rsidRPr="00CE78F1" w:rsidDel="00CE78F1">
                  <w:rPr>
                    <w:rFonts w:asciiTheme="minorHAnsi" w:hAnsiTheme="minorHAnsi" w:cstheme="minorHAnsi"/>
                    <w:bCs/>
                    <w:sz w:val="20"/>
                    <w:szCs w:val="20"/>
                    <w:highlight w:val="cyan"/>
                    <w:rPrChange w:id="2471" w:author="Aswin Nabila" w:date="2026-04-02T15:36:00Z" w16du:dateUtc="2026-04-02T08:36:00Z">
                      <w:rPr>
                        <w:rFonts w:asciiTheme="minorHAnsi" w:hAnsiTheme="minorHAnsi" w:cstheme="minorHAnsi"/>
                        <w:sz w:val="20"/>
                        <w:highlight w:val="yellow"/>
                      </w:rPr>
                    </w:rPrChange>
                  </w:rPr>
                  <w:delText>total</w:delText>
                </w:r>
                <w:r w:rsidRPr="00CE78F1" w:rsidDel="00CE78F1">
                  <w:rPr>
                    <w:rFonts w:asciiTheme="minorHAnsi" w:hAnsiTheme="minorHAnsi" w:cstheme="minorHAnsi"/>
                    <w:bCs/>
                    <w:sz w:val="20"/>
                    <w:szCs w:val="20"/>
                    <w:highlight w:val="cyan"/>
                    <w:rPrChange w:id="2472" w:author="Aswin Nabila" w:date="2026-04-02T15:36:00Z" w16du:dateUtc="2026-04-02T08:36:00Z">
                      <w:rPr>
                        <w:rFonts w:asciiTheme="minorHAnsi" w:hAnsiTheme="minorHAnsi" w:cstheme="minorHAnsi"/>
                        <w:bCs/>
                        <w:sz w:val="20"/>
                        <w:szCs w:val="20"/>
                      </w:rPr>
                    </w:rPrChange>
                  </w:rPr>
                  <w:delText xml:space="preserve"> Uang Pertanggungan</w:delText>
                </w:r>
              </w:del>
              <w:r w:rsidRPr="00CE78F1">
                <w:rPr>
                  <w:rFonts w:asciiTheme="minorHAnsi" w:hAnsiTheme="minorHAnsi" w:cstheme="minorHAnsi"/>
                  <w:bCs/>
                  <w:sz w:val="20"/>
                  <w:szCs w:val="20"/>
                  <w:highlight w:val="cyan"/>
                  <w:rPrChange w:id="2473" w:author="Aswin Nabila" w:date="2026-04-02T15:36:00Z" w16du:dateUtc="2026-04-02T08:36:00Z">
                    <w:rPr>
                      <w:rFonts w:asciiTheme="minorHAnsi" w:hAnsiTheme="minorHAnsi" w:cstheme="minorHAnsi"/>
                      <w:bCs/>
                      <w:sz w:val="20"/>
                      <w:szCs w:val="20"/>
                    </w:rPr>
                  </w:rPrChange>
                </w:rPr>
                <w:t xml:space="preserve"> sebesar</w:t>
              </w:r>
              <w:r w:rsidRPr="00DB4F89">
                <w:rPr>
                  <w:rFonts w:asciiTheme="minorHAnsi" w:hAnsiTheme="minorHAnsi" w:cstheme="minorHAnsi"/>
                  <w:bCs/>
                  <w:sz w:val="20"/>
                  <w:szCs w:val="20"/>
                </w:rPr>
                <w:t xml:space="preserve"> Rp</w:t>
              </w:r>
            </w:ins>
            <w:ins w:id="2474" w:author="Erick Hizkia Pangihutan Marbun" w:date="2026-07-01T13:24:00Z" w16du:dateUtc="2026-07-01T06:24:00Z">
              <w:r w:rsidR="00D1381A" w:rsidRPr="00D1381A">
                <w:rPr>
                  <w:rFonts w:asciiTheme="minorHAnsi" w:hAnsiTheme="minorHAnsi" w:cstheme="minorHAnsi"/>
                  <w:bCs/>
                  <w:i/>
                  <w:iCs/>
                  <w:color w:val="5B9BD5" w:themeColor="accent5"/>
                  <w:sz w:val="20"/>
                  <w:szCs w:val="20"/>
                  <w:rPrChange w:id="2475" w:author="Erick Hizkia Pangihutan Marbun" w:date="2026-07-01T13:24:00Z" w16du:dateUtc="2026-07-01T06:24:00Z">
                    <w:rPr>
                      <w:rFonts w:asciiTheme="minorHAnsi" w:hAnsiTheme="minorHAnsi" w:cstheme="minorHAnsi"/>
                      <w:bCs/>
                      <w:sz w:val="20"/>
                      <w:szCs w:val="20"/>
                    </w:rPr>
                  </w:rPrChange>
                </w:rPr>
                <w:t>&lt;natural death+accidental death benefit&gt;</w:t>
              </w:r>
            </w:ins>
            <w:ins w:id="2476" w:author="Indria Mukti Efayanti" w:date="2025-01-06T23:19:00Z" w16du:dateUtc="2025-01-06T16:19:00Z">
              <w:del w:id="2477" w:author="Erick Hizkia Pangihutan Marbun" w:date="2026-07-01T13:24:00Z" w16du:dateUtc="2026-07-01T06:24:00Z">
                <w:r w:rsidRPr="00DB4F89" w:rsidDel="00D1381A">
                  <w:rPr>
                    <w:rFonts w:asciiTheme="minorHAnsi" w:hAnsiTheme="minorHAnsi" w:cstheme="minorHAnsi"/>
                    <w:bCs/>
                    <w:sz w:val="20"/>
                    <w:szCs w:val="20"/>
                  </w:rPr>
                  <w:delText>1.000.000.000</w:delText>
                </w:r>
              </w:del>
              <w:r w:rsidRPr="00DB4F89">
                <w:rPr>
                  <w:rFonts w:asciiTheme="minorHAnsi" w:hAnsiTheme="minorHAnsi" w:cstheme="minorHAnsi"/>
                  <w:bCs/>
                  <w:sz w:val="20"/>
                  <w:szCs w:val="20"/>
                </w:rPr>
                <w:t xml:space="preserve"> dan selanjutnya Polis berakhir.</w:t>
              </w:r>
            </w:ins>
          </w:p>
          <w:p w14:paraId="5F6D843F" w14:textId="77777777" w:rsidR="009464E5" w:rsidRPr="00DB4F89" w:rsidDel="00436A78" w:rsidRDefault="009464E5" w:rsidP="009464E5">
            <w:pPr>
              <w:pStyle w:val="TableParagraph"/>
              <w:ind w:left="424" w:right="100"/>
              <w:jc w:val="both"/>
              <w:rPr>
                <w:del w:id="2478" w:author="Indria Mukti Efayanti" w:date="2025-01-06T23:19:00Z" w16du:dateUtc="2025-01-06T16:19:00Z"/>
                <w:rFonts w:asciiTheme="minorHAnsi" w:hAnsiTheme="minorHAnsi" w:cstheme="minorHAnsi"/>
                <w:bCs/>
                <w:sz w:val="20"/>
                <w:szCs w:val="20"/>
              </w:rPr>
            </w:pPr>
            <w:del w:id="2479" w:author="Indria Mukti Efayanti" w:date="2025-01-06T23:19:00Z" w16du:dateUtc="2025-01-06T16:19:00Z">
              <w:r w:rsidRPr="00DB4F89" w:rsidDel="00436A78">
                <w:rPr>
                  <w:rFonts w:asciiTheme="minorHAnsi" w:hAnsiTheme="minorHAnsi" w:cstheme="minorHAnsi"/>
                  <w:bCs/>
                  <w:sz w:val="20"/>
                  <w:szCs w:val="20"/>
                </w:rPr>
                <w:delText>Jika Tertanggung meninggal dunia karena Kecelakaan, maka akan dibayarkan Uang Pertanggungan sebesar Rp</w:delText>
              </w:r>
              <w:r w:rsidRPr="00DB4F89" w:rsidDel="00436A78">
                <w:rPr>
                  <w:rFonts w:cstheme="minorHAnsi"/>
                  <w:bCs/>
                  <w:sz w:val="20"/>
                  <w:szCs w:val="20"/>
                  <w:rPrChange w:id="2480" w:author="Rosita P L Tobing" w:date="2026-03-30T10:01:00Z" w16du:dateUtc="2026-03-30T03:01:00Z">
                    <w:rPr>
                      <w:rFonts w:cstheme="minorHAnsi"/>
                      <w:i/>
                      <w:iCs/>
                      <w:color w:val="4472C4" w:themeColor="accent1"/>
                      <w:sz w:val="20"/>
                      <w:szCs w:val="20"/>
                    </w:rPr>
                  </w:rPrChange>
                </w:rPr>
                <w:delText xml:space="preserve"> &lt;Sum Assured of </w:delText>
              </w:r>
            </w:del>
            <w:del w:id="2481" w:author="Indria Mukti Efayanti" w:date="2024-12-20T12:52:00Z" w16du:dateUtc="2024-12-20T05:52:00Z">
              <w:r w:rsidRPr="00DB4F89" w:rsidDel="00C2232C">
                <w:rPr>
                  <w:rFonts w:cstheme="minorHAnsi"/>
                  <w:bCs/>
                  <w:sz w:val="20"/>
                  <w:szCs w:val="20"/>
                  <w:rPrChange w:id="2482" w:author="Rosita P L Tobing" w:date="2026-03-30T10:01:00Z" w16du:dateUtc="2026-03-30T03:01:00Z">
                    <w:rPr>
                      <w:rFonts w:cstheme="minorHAnsi"/>
                      <w:i/>
                      <w:iCs/>
                      <w:color w:val="4472C4" w:themeColor="accent1"/>
                      <w:sz w:val="20"/>
                      <w:szCs w:val="20"/>
                    </w:rPr>
                  </w:rPrChange>
                </w:rPr>
                <w:delText>ADB</w:delText>
              </w:r>
            </w:del>
            <w:del w:id="2483" w:author="Indria Mukti Efayanti" w:date="2025-01-06T23:19:00Z" w16du:dateUtc="2025-01-06T16:19:00Z">
              <w:r w:rsidRPr="00DB4F89" w:rsidDel="00436A78">
                <w:rPr>
                  <w:rFonts w:cstheme="minorHAnsi"/>
                  <w:bCs/>
                  <w:sz w:val="20"/>
                  <w:szCs w:val="20"/>
                  <w:rPrChange w:id="2484" w:author="Rosita P L Tobing" w:date="2026-03-30T10:01:00Z" w16du:dateUtc="2026-03-30T03:01:00Z">
                    <w:rPr>
                      <w:rFonts w:cstheme="minorHAnsi"/>
                      <w:i/>
                      <w:iCs/>
                      <w:color w:val="4472C4" w:themeColor="accent1"/>
                      <w:sz w:val="20"/>
                      <w:szCs w:val="20"/>
                    </w:rPr>
                  </w:rPrChange>
                </w:rPr>
                <w:delText>&gt;</w:delText>
              </w:r>
              <w:r w:rsidRPr="00DB4F89" w:rsidDel="00436A78">
                <w:rPr>
                  <w:rFonts w:asciiTheme="minorHAnsi" w:hAnsiTheme="minorHAnsi" w:cstheme="minorHAnsi"/>
                  <w:bCs/>
                  <w:sz w:val="20"/>
                  <w:szCs w:val="20"/>
                </w:rPr>
                <w:delText xml:space="preserve"> dan selanjutnya Polis berakhir.</w:delText>
              </w:r>
            </w:del>
          </w:p>
          <w:p w14:paraId="07774DF1" w14:textId="77777777" w:rsidR="009464E5" w:rsidRPr="00DB4F89" w:rsidDel="00436A78" w:rsidRDefault="009464E5" w:rsidP="009464E5">
            <w:pPr>
              <w:pStyle w:val="TableParagraph"/>
              <w:numPr>
                <w:ilvl w:val="0"/>
                <w:numId w:val="6"/>
              </w:numPr>
              <w:tabs>
                <w:tab w:val="left" w:pos="415"/>
              </w:tabs>
              <w:jc w:val="both"/>
              <w:rPr>
                <w:del w:id="2485" w:author="Indria Mukti Efayanti" w:date="2025-01-06T23:19:00Z" w16du:dateUtc="2025-01-06T16:19:00Z"/>
                <w:rFonts w:asciiTheme="minorHAnsi" w:hAnsiTheme="minorHAnsi" w:cstheme="minorHAnsi"/>
                <w:bCs/>
                <w:sz w:val="20"/>
                <w:szCs w:val="20"/>
                <w:rPrChange w:id="2486" w:author="Rosita P L Tobing" w:date="2026-03-30T10:01:00Z" w16du:dateUtc="2026-03-30T03:01:00Z">
                  <w:rPr>
                    <w:del w:id="2487" w:author="Indria Mukti Efayanti" w:date="2025-01-06T23:19:00Z" w16du:dateUtc="2025-01-06T16:19:00Z"/>
                    <w:rFonts w:asciiTheme="minorHAnsi" w:hAnsiTheme="minorHAnsi" w:cstheme="minorHAnsi"/>
                    <w:b/>
                    <w:sz w:val="20"/>
                    <w:szCs w:val="20"/>
                  </w:rPr>
                </w:rPrChange>
              </w:rPr>
            </w:pPr>
            <w:r w:rsidRPr="00DB4F89">
              <w:rPr>
                <w:rFonts w:cstheme="minorHAnsi"/>
                <w:bCs/>
                <w:sz w:val="20"/>
                <w:szCs w:val="20"/>
                <w:rPrChange w:id="2488" w:author="Rosita P L Tobing" w:date="2026-03-30T10:01:00Z" w16du:dateUtc="2026-03-30T03:01:00Z">
                  <w:rPr>
                    <w:rFonts w:cstheme="minorHAnsi"/>
                    <w:b/>
                    <w:sz w:val="20"/>
                    <w:szCs w:val="20"/>
                  </w:rPr>
                </w:rPrChange>
              </w:rPr>
              <w:t xml:space="preserve">Manfaat Akhir Pertanggungan </w:t>
            </w:r>
            <w:del w:id="2489" w:author="Indria Mukti Efayanti" w:date="2025-01-06T23:19:00Z" w16du:dateUtc="2025-01-06T16:19:00Z">
              <w:r w:rsidRPr="00DB4F89" w:rsidDel="00436A78">
                <w:rPr>
                  <w:rFonts w:asciiTheme="minorHAnsi" w:hAnsiTheme="minorHAnsi" w:cstheme="minorHAnsi"/>
                  <w:bCs/>
                  <w:sz w:val="20"/>
                  <w:szCs w:val="20"/>
                  <w:rPrChange w:id="2490" w:author="Rosita P L Tobing" w:date="2026-03-30T10:01:00Z" w16du:dateUtc="2026-03-30T03:01:00Z">
                    <w:rPr>
                      <w:rFonts w:eastAsia="Times New Roman" w:cstheme="minorHAnsi"/>
                      <w:i/>
                      <w:iCs/>
                      <w:color w:val="4472C4" w:themeColor="accent1"/>
                      <w:sz w:val="16"/>
                      <w:szCs w:val="16"/>
                    </w:rPr>
                  </w:rPrChange>
                </w:rPr>
                <w:delText>IF Plan = Plan Silver, then this column will not appear.</w:delText>
              </w:r>
              <w:r w:rsidRPr="00DB4F89" w:rsidDel="00436A78">
                <w:rPr>
                  <w:rFonts w:asciiTheme="minorHAnsi" w:hAnsiTheme="minorHAnsi" w:cstheme="minorHAnsi"/>
                  <w:bCs/>
                  <w:sz w:val="20"/>
                  <w:szCs w:val="20"/>
                </w:rPr>
                <w:delText xml:space="preserve"> </w:delText>
              </w:r>
              <w:r w:rsidRPr="00DB4F89" w:rsidDel="00436A78">
                <w:rPr>
                  <w:rFonts w:asciiTheme="minorHAnsi" w:hAnsiTheme="minorHAnsi" w:cstheme="minorHAnsi"/>
                  <w:bCs/>
                  <w:sz w:val="20"/>
                  <w:szCs w:val="20"/>
                  <w:rPrChange w:id="2491" w:author="Rosita P L Tobing" w:date="2026-03-30T10:01:00Z" w16du:dateUtc="2026-03-30T03:01:00Z">
                    <w:rPr>
                      <w:rFonts w:eastAsia="Times New Roman" w:cstheme="minorHAnsi"/>
                      <w:i/>
                      <w:iCs/>
                      <w:color w:val="4472C4" w:themeColor="accent1"/>
                      <w:sz w:val="16"/>
                      <w:szCs w:val="16"/>
                    </w:rPr>
                  </w:rPrChange>
                </w:rPr>
                <w:delText>IF Plan = Plan Gold OR Plan Platinum, then this column will appear.</w:delText>
              </w:r>
            </w:del>
          </w:p>
          <w:p w14:paraId="06F5BCFE" w14:textId="77777777" w:rsidR="009464E5" w:rsidRPr="00DB4F89" w:rsidRDefault="009464E5">
            <w:pPr>
              <w:pStyle w:val="TableParagraph"/>
              <w:numPr>
                <w:ilvl w:val="0"/>
                <w:numId w:val="6"/>
              </w:numPr>
              <w:tabs>
                <w:tab w:val="left" w:pos="415"/>
              </w:tabs>
              <w:jc w:val="both"/>
              <w:rPr>
                <w:ins w:id="2492" w:author="Indria Mukti Efayanti" w:date="2025-01-06T23:19:00Z" w16du:dateUtc="2025-01-06T16:19:00Z"/>
                <w:rFonts w:asciiTheme="minorHAnsi" w:hAnsiTheme="minorHAnsi" w:cstheme="minorHAnsi"/>
                <w:bCs/>
                <w:sz w:val="20"/>
                <w:szCs w:val="20"/>
                <w:rPrChange w:id="2493" w:author="Rosita P L Tobing" w:date="2026-03-30T10:01:00Z" w16du:dateUtc="2026-03-30T03:01:00Z">
                  <w:rPr>
                    <w:ins w:id="2494" w:author="Indria Mukti Efayanti" w:date="2025-01-06T23:19:00Z" w16du:dateUtc="2025-01-06T16:19:00Z"/>
                    <w:rFonts w:asciiTheme="minorHAnsi" w:hAnsiTheme="minorHAnsi" w:cstheme="minorHAnsi"/>
                    <w:b/>
                    <w:sz w:val="20"/>
                    <w:szCs w:val="20"/>
                  </w:rPr>
                </w:rPrChange>
              </w:rPr>
              <w:pPrChange w:id="2495" w:author="Indria Mukti Efayanti" w:date="2025-01-06T23:19:00Z" w16du:dateUtc="2025-01-06T16:19:00Z">
                <w:pPr>
                  <w:pStyle w:val="TableParagraph"/>
                  <w:numPr>
                    <w:numId w:val="6"/>
                  </w:numPr>
                  <w:tabs>
                    <w:tab w:val="left" w:pos="415"/>
                  </w:tabs>
                  <w:spacing w:line="243" w:lineRule="exact"/>
                  <w:ind w:left="415" w:hanging="360"/>
                  <w:jc w:val="both"/>
                </w:pPr>
              </w:pPrChange>
            </w:pPr>
          </w:p>
          <w:p w14:paraId="1C6016B8" w14:textId="6D419EA4" w:rsidR="009464E5" w:rsidRPr="008854E8" w:rsidRDefault="009464E5">
            <w:pPr>
              <w:pStyle w:val="TableParagraph"/>
              <w:tabs>
                <w:tab w:val="left" w:pos="415"/>
              </w:tabs>
              <w:ind w:left="415"/>
              <w:jc w:val="both"/>
              <w:rPr>
                <w:ins w:id="2496" w:author="Indria Mukti Efayanti" w:date="2025-01-06T23:19:00Z" w16du:dateUtc="2025-01-06T16:19:00Z"/>
                <w:rFonts w:cstheme="minorHAnsi"/>
                <w:bCs/>
                <w:sz w:val="20"/>
                <w:szCs w:val="20"/>
              </w:rPr>
              <w:pPrChange w:id="2497" w:author="Indria Mukti Efayanti" w:date="2025-01-06T23:19:00Z" w16du:dateUtc="2025-01-06T16:19:00Z">
                <w:pPr>
                  <w:pStyle w:val="ListParagraph"/>
                  <w:ind w:left="415"/>
                </w:pPr>
              </w:pPrChange>
            </w:pPr>
            <w:ins w:id="2498" w:author="Indria Mukti Efayanti" w:date="2025-01-06T23:19:00Z" w16du:dateUtc="2025-01-06T16:19:00Z">
              <w:r w:rsidRPr="008915FD">
                <w:rPr>
                  <w:rFonts w:asciiTheme="minorHAnsi" w:hAnsiTheme="minorHAnsi" w:cstheme="minorHAnsi"/>
                  <w:bCs/>
                  <w:sz w:val="20"/>
                  <w:szCs w:val="20"/>
                  <w:rPrChange w:id="2499" w:author="Indria Mukti Efayanti" w:date="2025-04-25T17:01:00Z" w16du:dateUtc="2025-04-25T10:01:00Z">
                    <w:rPr>
                      <w:rFonts w:cstheme="minorHAnsi"/>
                      <w:bCs/>
                      <w:sz w:val="20"/>
                      <w:szCs w:val="20"/>
                    </w:rPr>
                  </w:rPrChange>
                </w:rPr>
                <w:t>Jika Tertanggung masih hidup hingga akhir Masa Pertanggungan, mak</w:t>
              </w:r>
            </w:ins>
            <w:ins w:id="2500" w:author="Indria Mukti Efayanti" w:date="2025-05-19T08:41:00Z" w16du:dateUtc="2025-05-19T01:41:00Z">
              <w:r w:rsidR="00BC728F">
                <w:rPr>
                  <w:rFonts w:asciiTheme="minorHAnsi" w:hAnsiTheme="minorHAnsi" w:cstheme="minorHAnsi"/>
                  <w:bCs/>
                  <w:sz w:val="20"/>
                  <w:szCs w:val="20"/>
                </w:rPr>
                <w:t>a</w:t>
              </w:r>
            </w:ins>
            <w:ins w:id="2501" w:author="Indria Mukti Efayanti" w:date="2025-01-06T23:19:00Z" w16du:dateUtc="2025-01-06T16:19:00Z">
              <w:r w:rsidRPr="008915FD">
                <w:rPr>
                  <w:rFonts w:asciiTheme="minorHAnsi" w:hAnsiTheme="minorHAnsi" w:cstheme="minorHAnsi"/>
                  <w:bCs/>
                  <w:sz w:val="20"/>
                  <w:szCs w:val="20"/>
                  <w:rPrChange w:id="2502" w:author="Indria Mukti Efayanti" w:date="2025-04-25T17:01:00Z" w16du:dateUtc="2025-04-25T10:01:00Z">
                    <w:rPr>
                      <w:rFonts w:cstheme="minorHAnsi"/>
                      <w:bCs/>
                      <w:sz w:val="20"/>
                      <w:szCs w:val="20"/>
                    </w:rPr>
                  </w:rPrChange>
                </w:rPr>
                <w:t xml:space="preserve"> akan dibayarkan Manfaat Akhir Pertanggungan sebesar Rp</w:t>
              </w:r>
            </w:ins>
            <w:ins w:id="2503" w:author="Erick Hizkia Pangihutan Marbun" w:date="2026-07-01T13:27:00Z" w16du:dateUtc="2026-07-01T06:27:00Z">
              <w:r w:rsidR="00D1381A" w:rsidRPr="00D1381A">
                <w:rPr>
                  <w:rFonts w:asciiTheme="minorHAnsi" w:hAnsiTheme="minorHAnsi" w:cstheme="minorHAnsi"/>
                  <w:bCs/>
                  <w:i/>
                  <w:iCs/>
                  <w:color w:val="5B9BD5" w:themeColor="accent5"/>
                  <w:sz w:val="20"/>
                  <w:szCs w:val="20"/>
                  <w:rPrChange w:id="2504" w:author="Erick Hizkia Pangihutan Marbun" w:date="2026-07-01T13:27:00Z" w16du:dateUtc="2026-07-01T06:27:00Z">
                    <w:rPr>
                      <w:rFonts w:cstheme="minorHAnsi"/>
                      <w:bCs/>
                      <w:sz w:val="20"/>
                      <w:szCs w:val="20"/>
                    </w:rPr>
                  </w:rPrChange>
                </w:rPr>
                <w:t>&lt;</w:t>
              </w:r>
            </w:ins>
            <w:ins w:id="2505" w:author="Erick Hizkia Pangihutan Marbun" w:date="2026-07-01T13:43:00Z" w16du:dateUtc="2026-07-01T06:43:00Z">
              <w:r w:rsidR="00096B21">
                <w:rPr>
                  <w:rFonts w:cstheme="minorHAnsi"/>
                  <w:i/>
                  <w:iCs/>
                  <w:color w:val="5B9BD5" w:themeColor="accent5"/>
                  <w:sz w:val="16"/>
                  <w:szCs w:val="16"/>
                </w:rPr>
                <w:t>Maturity benefit</w:t>
              </w:r>
            </w:ins>
            <w:ins w:id="2506" w:author="Erick Hizkia Pangihutan Marbun" w:date="2026-07-01T13:35:00Z" w16du:dateUtc="2026-07-01T06:35:00Z">
              <w:r w:rsidR="00096B21" w:rsidRPr="00241B40">
                <w:rPr>
                  <w:rFonts w:cstheme="minorHAnsi"/>
                  <w:i/>
                  <w:iCs/>
                  <w:color w:val="5B9BD5" w:themeColor="accent5"/>
                  <w:sz w:val="16"/>
                  <w:szCs w:val="16"/>
                </w:rPr>
                <w:t>&gt;</w:t>
              </w:r>
            </w:ins>
            <w:ins w:id="2507" w:author="Indria Mukti Efayanti" w:date="2025-01-06T23:19:00Z" w16du:dateUtc="2025-01-06T16:19:00Z">
              <w:del w:id="2508" w:author="Erick Hizkia Pangihutan Marbun" w:date="2026-07-01T13:27:00Z" w16du:dateUtc="2026-07-01T06:27:00Z">
                <w:r w:rsidRPr="008915FD" w:rsidDel="00D1381A">
                  <w:rPr>
                    <w:rFonts w:asciiTheme="minorHAnsi" w:hAnsiTheme="minorHAnsi" w:cstheme="minorHAnsi"/>
                    <w:bCs/>
                    <w:sz w:val="20"/>
                    <w:szCs w:val="20"/>
                    <w:rPrChange w:id="2509" w:author="Indria Mukti Efayanti" w:date="2025-04-25T17:01:00Z" w16du:dateUtc="2025-04-25T10:01:00Z">
                      <w:rPr>
                        <w:rFonts w:cstheme="minorHAnsi"/>
                        <w:bCs/>
                        <w:sz w:val="20"/>
                        <w:szCs w:val="20"/>
                      </w:rPr>
                    </w:rPrChange>
                  </w:rPr>
                  <w:delText>500.000.000</w:delText>
                </w:r>
              </w:del>
              <w:r w:rsidRPr="008915FD">
                <w:rPr>
                  <w:rFonts w:asciiTheme="minorHAnsi" w:hAnsiTheme="minorHAnsi" w:cstheme="minorHAnsi"/>
                  <w:bCs/>
                  <w:sz w:val="20"/>
                  <w:szCs w:val="20"/>
                  <w:rPrChange w:id="2510" w:author="Indria Mukti Efayanti" w:date="2025-04-25T17:01:00Z" w16du:dateUtc="2025-04-25T10:01:00Z">
                    <w:rPr>
                      <w:rFonts w:cstheme="minorHAnsi"/>
                      <w:bCs/>
                      <w:sz w:val="20"/>
                      <w:szCs w:val="20"/>
                    </w:rPr>
                  </w:rPrChange>
                </w:rPr>
                <w:t xml:space="preserve"> dan </w:t>
              </w:r>
              <w:r w:rsidRPr="00DB4F89">
                <w:rPr>
                  <w:rFonts w:asciiTheme="minorHAnsi" w:hAnsiTheme="minorHAnsi" w:cstheme="minorHAnsi"/>
                  <w:bCs/>
                  <w:sz w:val="20"/>
                  <w:szCs w:val="20"/>
                  <w:rPrChange w:id="2511" w:author="Rosita P L Tobing" w:date="2026-03-30T10:01:00Z" w16du:dateUtc="2026-03-30T03:01:00Z">
                    <w:rPr>
                      <w:rFonts w:cstheme="minorHAnsi"/>
                      <w:sz w:val="20"/>
                    </w:rPr>
                  </w:rPrChange>
                </w:rPr>
                <w:t>selanjutnya Polis berakhir.</w:t>
              </w:r>
            </w:ins>
          </w:p>
          <w:p w14:paraId="2D545E65" w14:textId="77777777" w:rsidR="009464E5" w:rsidRPr="00DB4F89" w:rsidDel="00436A78" w:rsidRDefault="009464E5" w:rsidP="009464E5">
            <w:pPr>
              <w:pStyle w:val="TableParagraph"/>
              <w:ind w:left="424" w:right="100"/>
              <w:jc w:val="both"/>
              <w:rPr>
                <w:del w:id="2512" w:author="Indria Mukti Efayanti" w:date="2025-01-06T23:19:00Z" w16du:dateUtc="2025-01-06T16:19:00Z"/>
                <w:rFonts w:asciiTheme="minorHAnsi" w:hAnsiTheme="minorHAnsi" w:cstheme="minorHAnsi"/>
                <w:bCs/>
                <w:sz w:val="20"/>
                <w:szCs w:val="20"/>
                <w:rPrChange w:id="2513" w:author="Rosita P L Tobing" w:date="2026-03-30T10:01:00Z" w16du:dateUtc="2026-03-30T03:01:00Z">
                  <w:rPr>
                    <w:del w:id="2514" w:author="Indria Mukti Efayanti" w:date="2025-01-06T23:19:00Z" w16du:dateUtc="2025-01-06T16:19:00Z"/>
                    <w:rFonts w:eastAsia="Times New Roman" w:cstheme="minorHAnsi"/>
                    <w:i/>
                    <w:iCs/>
                    <w:color w:val="4472C4" w:themeColor="accent1"/>
                    <w:sz w:val="16"/>
                    <w:szCs w:val="16"/>
                  </w:rPr>
                </w:rPrChange>
              </w:rPr>
            </w:pPr>
            <w:del w:id="2515" w:author="Indria Mukti Efayanti" w:date="2025-01-06T23:19:00Z" w16du:dateUtc="2025-01-06T16:19:00Z">
              <w:r w:rsidRPr="00DB4F89" w:rsidDel="00436A78">
                <w:rPr>
                  <w:rFonts w:asciiTheme="minorHAnsi" w:hAnsiTheme="minorHAnsi" w:cstheme="minorHAnsi"/>
                  <w:bCs/>
                  <w:sz w:val="20"/>
                  <w:szCs w:val="20"/>
                </w:rPr>
                <w:delText>Jika</w:delText>
              </w:r>
              <w:r w:rsidRPr="008915FD" w:rsidDel="00436A78">
                <w:rPr>
                  <w:rFonts w:asciiTheme="minorHAnsi" w:hAnsiTheme="minorHAnsi" w:cstheme="minorHAnsi"/>
                  <w:bCs/>
                  <w:sz w:val="20"/>
                  <w:szCs w:val="20"/>
                  <w:rPrChange w:id="2516" w:author="Indria Mukti Efayanti" w:date="2025-04-25T17:01:00Z" w16du:dateUtc="2025-04-25T10:01:00Z">
                    <w:rPr>
                      <w:rFonts w:cstheme="minorHAnsi"/>
                      <w:bCs/>
                      <w:sz w:val="20"/>
                      <w:szCs w:val="20"/>
                    </w:rPr>
                  </w:rPrChange>
                </w:rPr>
                <w:delText xml:space="preserve"> Tertanggung masih hidup hingga akhir Masa Pertanggungan, makna akan dibayarkan Manfaat Akhir Pertanggungan sebesar Rp</w:delText>
              </w:r>
              <w:r w:rsidRPr="00DB4F89" w:rsidDel="00436A78">
                <w:rPr>
                  <w:rFonts w:asciiTheme="minorHAnsi" w:hAnsiTheme="minorHAnsi" w:cstheme="minorHAnsi"/>
                  <w:bCs/>
                  <w:sz w:val="20"/>
                  <w:szCs w:val="20"/>
                  <w:rPrChange w:id="2517" w:author="Rosita P L Tobing" w:date="2026-03-30T10:01:00Z" w16du:dateUtc="2026-03-30T03:01:00Z">
                    <w:rPr>
                      <w:rFonts w:cstheme="minorHAnsi"/>
                      <w:i/>
                      <w:iCs/>
                      <w:color w:val="4472C4" w:themeColor="accent1"/>
                      <w:sz w:val="20"/>
                      <w:szCs w:val="20"/>
                    </w:rPr>
                  </w:rPrChange>
                </w:rPr>
                <w:delText>&lt;Maturity benefit&gt;(</w:delText>
              </w:r>
              <w:r w:rsidRPr="00DB4F89" w:rsidDel="00436A78">
                <w:rPr>
                  <w:rFonts w:asciiTheme="minorHAnsi" w:hAnsiTheme="minorHAnsi" w:cstheme="minorHAnsi"/>
                  <w:bCs/>
                  <w:sz w:val="20"/>
                  <w:szCs w:val="20"/>
                  <w:rPrChange w:id="2518" w:author="Rosita P L Tobing" w:date="2026-03-30T10:01:00Z" w16du:dateUtc="2026-03-30T03:01:00Z">
                    <w:rPr>
                      <w:rFonts w:eastAsia="Times New Roman" w:cstheme="minorHAnsi"/>
                      <w:i/>
                      <w:iCs/>
                      <w:color w:val="4472C4" w:themeColor="accent1"/>
                      <w:sz w:val="16"/>
                      <w:szCs w:val="16"/>
                    </w:rPr>
                  </w:rPrChange>
                </w:rPr>
                <w:delText xml:space="preserve"> IF Plan = Plan Gold, then 100%xPremiumPaid IF Plan = Plan Platinum, then 100% </w:delText>
              </w:r>
            </w:del>
            <w:del w:id="2519" w:author="Indria Mukti Efayanti" w:date="2024-12-20T12:39:00Z" w16du:dateUtc="2024-12-20T05:39:00Z">
              <w:r w:rsidRPr="00DB4F89" w:rsidDel="00945355">
                <w:rPr>
                  <w:rFonts w:asciiTheme="minorHAnsi" w:hAnsiTheme="minorHAnsi" w:cstheme="minorHAnsi"/>
                  <w:bCs/>
                  <w:sz w:val="20"/>
                  <w:szCs w:val="20"/>
                  <w:rPrChange w:id="2520" w:author="Rosita P L Tobing" w:date="2026-03-30T10:01:00Z" w16du:dateUtc="2026-03-30T03:01:00Z">
                    <w:rPr>
                      <w:rFonts w:eastAsia="Times New Roman" w:cstheme="minorHAnsi"/>
                      <w:i/>
                      <w:iCs/>
                      <w:color w:val="4472C4" w:themeColor="accent1"/>
                      <w:sz w:val="16"/>
                      <w:szCs w:val="16"/>
                    </w:rPr>
                  </w:rPrChange>
                </w:rPr>
                <w:delText xml:space="preserve">Natural </w:delText>
              </w:r>
            </w:del>
            <w:del w:id="2521" w:author="Indria Mukti Efayanti" w:date="2025-01-06T23:19:00Z" w16du:dateUtc="2025-01-06T16:19:00Z">
              <w:r w:rsidRPr="00DB4F89" w:rsidDel="00436A78">
                <w:rPr>
                  <w:rFonts w:asciiTheme="minorHAnsi" w:hAnsiTheme="minorHAnsi" w:cstheme="minorHAnsi"/>
                  <w:bCs/>
                  <w:sz w:val="20"/>
                  <w:szCs w:val="20"/>
                  <w:rPrChange w:id="2522" w:author="Rosita P L Tobing" w:date="2026-03-30T10:01:00Z" w16du:dateUtc="2026-03-30T03:01:00Z">
                    <w:rPr>
                      <w:rFonts w:eastAsia="Times New Roman" w:cstheme="minorHAnsi"/>
                      <w:i/>
                      <w:iCs/>
                      <w:color w:val="4472C4" w:themeColor="accent1"/>
                      <w:sz w:val="16"/>
                      <w:szCs w:val="16"/>
                    </w:rPr>
                  </w:rPrChange>
                </w:rPr>
                <w:delText xml:space="preserve">Death Sum Assured) </w:delText>
              </w:r>
              <w:r w:rsidRPr="008915FD" w:rsidDel="00436A78">
                <w:rPr>
                  <w:rFonts w:asciiTheme="minorHAnsi" w:hAnsiTheme="minorHAnsi" w:cstheme="minorHAnsi"/>
                  <w:bCs/>
                  <w:sz w:val="20"/>
                  <w:szCs w:val="20"/>
                  <w:rPrChange w:id="2523" w:author="Indria Mukti Efayanti" w:date="2025-04-25T17:01:00Z" w16du:dateUtc="2025-04-25T10:01:00Z">
                    <w:rPr>
                      <w:rFonts w:cstheme="minorHAnsi"/>
                      <w:bCs/>
                      <w:sz w:val="20"/>
                      <w:szCs w:val="20"/>
                    </w:rPr>
                  </w:rPrChange>
                </w:rPr>
                <w:delText xml:space="preserve">dan </w:delText>
              </w:r>
              <w:r w:rsidRPr="00DB4F89" w:rsidDel="00436A78">
                <w:rPr>
                  <w:rFonts w:asciiTheme="minorHAnsi" w:hAnsiTheme="minorHAnsi" w:cstheme="minorHAnsi"/>
                  <w:bCs/>
                  <w:sz w:val="20"/>
                  <w:szCs w:val="20"/>
                  <w:rPrChange w:id="2524" w:author="Rosita P L Tobing" w:date="2026-03-30T10:01:00Z" w16du:dateUtc="2026-03-30T03:01:00Z">
                    <w:rPr>
                      <w:rFonts w:cstheme="minorHAnsi"/>
                      <w:sz w:val="20"/>
                    </w:rPr>
                  </w:rPrChange>
                </w:rPr>
                <w:delText>selanjutnya Polis berakhir.</w:delText>
              </w:r>
            </w:del>
          </w:p>
          <w:p w14:paraId="18B62275" w14:textId="3EB49A4B" w:rsidR="009464E5" w:rsidRPr="00DB4F89" w:rsidRDefault="009464E5">
            <w:pPr>
              <w:pStyle w:val="TableParagraph"/>
              <w:numPr>
                <w:ilvl w:val="0"/>
                <w:numId w:val="6"/>
              </w:numPr>
              <w:tabs>
                <w:tab w:val="left" w:pos="415"/>
              </w:tabs>
              <w:jc w:val="both"/>
              <w:rPr>
                <w:rFonts w:asciiTheme="minorHAnsi" w:hAnsiTheme="minorHAnsi" w:cstheme="minorHAnsi"/>
                <w:bCs/>
                <w:sz w:val="20"/>
                <w:szCs w:val="20"/>
                <w:rPrChange w:id="2525" w:author="Rosita P L Tobing" w:date="2026-03-30T10:01:00Z" w16du:dateUtc="2026-03-30T03:01:00Z">
                  <w:rPr>
                    <w:rFonts w:cstheme="minorHAnsi"/>
                    <w:b/>
                    <w:sz w:val="20"/>
                    <w:szCs w:val="20"/>
                  </w:rPr>
                </w:rPrChange>
              </w:rPr>
              <w:pPrChange w:id="2526" w:author="Indria Mukti Efayanti" w:date="2024-12-20T12:12:00Z" w16du:dateUtc="2024-12-20T05:12:00Z">
                <w:pPr>
                  <w:pStyle w:val="TableParagraph"/>
                  <w:numPr>
                    <w:numId w:val="6"/>
                  </w:numPr>
                  <w:tabs>
                    <w:tab w:val="left" w:pos="415"/>
                  </w:tabs>
                  <w:spacing w:line="243" w:lineRule="exact"/>
                  <w:ind w:left="415" w:hanging="360"/>
                  <w:jc w:val="both"/>
                </w:pPr>
              </w:pPrChange>
            </w:pPr>
            <w:r w:rsidRPr="00DB4F89">
              <w:rPr>
                <w:rFonts w:asciiTheme="minorHAnsi" w:hAnsiTheme="minorHAnsi" w:cstheme="minorHAnsi"/>
                <w:bCs/>
                <w:sz w:val="20"/>
                <w:szCs w:val="20"/>
                <w:rPrChange w:id="2527" w:author="Rosita P L Tobing" w:date="2026-03-30T10:01:00Z" w16du:dateUtc="2026-03-30T03:01:00Z">
                  <w:rPr>
                    <w:rFonts w:cstheme="minorHAnsi"/>
                    <w:b/>
                    <w:sz w:val="20"/>
                    <w:szCs w:val="20"/>
                  </w:rPr>
                </w:rPrChange>
              </w:rPr>
              <w:t xml:space="preserve">Manfaat Penyakit Kritis </w:t>
            </w:r>
            <w:ins w:id="2528" w:author="Erick Hizkia Pangihutan Marbun" w:date="2026-07-01T13:41:00Z" w16du:dateUtc="2026-07-01T06:41:00Z">
              <w:r w:rsidR="00096B21" w:rsidRPr="00096B21">
                <w:rPr>
                  <w:rFonts w:asciiTheme="minorHAnsi" w:hAnsiTheme="minorHAnsi" w:cstheme="minorHAnsi"/>
                  <w:bCs/>
                  <w:i/>
                  <w:iCs/>
                  <w:color w:val="5B9BD5" w:themeColor="accent5"/>
                  <w:sz w:val="20"/>
                  <w:szCs w:val="20"/>
                  <w:rPrChange w:id="2529" w:author="Erick Hizkia Pangihutan Marbun" w:date="2026-07-01T13:41:00Z" w16du:dateUtc="2026-07-01T06:41:00Z">
                    <w:rPr>
                      <w:rFonts w:asciiTheme="minorHAnsi" w:hAnsiTheme="minorHAnsi" w:cstheme="minorHAnsi"/>
                      <w:bCs/>
                      <w:sz w:val="20"/>
                      <w:szCs w:val="20"/>
                    </w:rPr>
                  </w:rPrChange>
                </w:rPr>
                <w:t>&lt;only showed if CI is taken&gt;</w:t>
              </w:r>
            </w:ins>
            <w:del w:id="2530" w:author="Indria Mukti Efayanti" w:date="2025-01-06T23:19:00Z" w16du:dateUtc="2025-01-06T16:19:00Z">
              <w:r w:rsidRPr="00DB4F89" w:rsidDel="00436A78">
                <w:rPr>
                  <w:rFonts w:asciiTheme="minorHAnsi" w:hAnsiTheme="minorHAnsi" w:cstheme="minorHAnsi"/>
                  <w:bCs/>
                  <w:sz w:val="20"/>
                  <w:szCs w:val="20"/>
                  <w:rPrChange w:id="2531" w:author="Rosita P L Tobing" w:date="2026-03-30T10:01:00Z" w16du:dateUtc="2026-03-30T03:01:00Z">
                    <w:rPr>
                      <w:rFonts w:asciiTheme="minorHAnsi" w:hAnsiTheme="minorHAnsi" w:cstheme="minorHAnsi"/>
                      <w:i/>
                      <w:iCs/>
                      <w:color w:val="4472C4" w:themeColor="accent1"/>
                      <w:sz w:val="20"/>
                    </w:rPr>
                  </w:rPrChange>
                </w:rPr>
                <w:delText xml:space="preserve">Only appear if Rider CI is taken. </w:delText>
              </w:r>
            </w:del>
          </w:p>
          <w:p w14:paraId="1E54AD36" w14:textId="2C033713" w:rsidR="00A90238" w:rsidDel="00CE5E8C" w:rsidRDefault="009464E5" w:rsidP="00CE5E8C">
            <w:pPr>
              <w:pStyle w:val="TableParagraph"/>
              <w:numPr>
                <w:ilvl w:val="0"/>
                <w:numId w:val="86"/>
              </w:numPr>
              <w:tabs>
                <w:tab w:val="left" w:pos="415"/>
              </w:tabs>
              <w:jc w:val="both"/>
              <w:rPr>
                <w:del w:id="2532" w:author="Rosita P L Tobing" w:date="2026-03-30T10:00:00Z" w16du:dateUtc="2026-03-30T03:00:00Z"/>
                <w:rFonts w:asciiTheme="minorHAnsi" w:hAnsiTheme="minorHAnsi" w:cstheme="minorHAnsi"/>
                <w:bCs/>
                <w:sz w:val="20"/>
                <w:szCs w:val="20"/>
              </w:rPr>
            </w:pPr>
            <w:ins w:id="2533" w:author="Indria Mukti Efayanti" w:date="2025-01-06T23:20:00Z" w16du:dateUtc="2025-01-06T16:20:00Z">
              <w:r w:rsidRPr="008854E8">
                <w:rPr>
                  <w:rFonts w:cstheme="minorHAnsi"/>
                  <w:bCs/>
                  <w:sz w:val="20"/>
                  <w:szCs w:val="20"/>
                </w:rPr>
                <w:t xml:space="preserve">Jika Tertanggung untuk pertama kalinya terdiagnosa Penyakit Kritis </w:t>
              </w:r>
            </w:ins>
            <w:ins w:id="2534" w:author="Aswin Nabila" w:date="2026-04-02T15:37:00Z" w16du:dateUtc="2026-04-02T08:37:00Z">
              <w:r w:rsidR="00CE78F1" w:rsidRPr="00CE78F1">
                <w:rPr>
                  <w:rFonts w:cstheme="minorHAnsi"/>
                  <w:bCs/>
                  <w:sz w:val="20"/>
                  <w:szCs w:val="20"/>
                  <w:highlight w:val="cyan"/>
                  <w:rPrChange w:id="2535" w:author="Aswin Nabila" w:date="2026-04-02T15:37:00Z" w16du:dateUtc="2026-04-02T08:37:00Z">
                    <w:rPr>
                      <w:rFonts w:cstheme="minorHAnsi"/>
                      <w:bCs/>
                      <w:sz w:val="20"/>
                      <w:szCs w:val="20"/>
                    </w:rPr>
                  </w:rPrChange>
                </w:rPr>
                <w:t>T</w:t>
              </w:r>
            </w:ins>
            <w:ins w:id="2536" w:author="Indria Mukti Efayanti" w:date="2025-01-06T23:20:00Z" w16du:dateUtc="2025-01-06T16:20:00Z">
              <w:del w:id="2537" w:author="Aswin Nabila" w:date="2026-04-02T15:37:00Z" w16du:dateUtc="2026-04-02T08:37:00Z">
                <w:r w:rsidRPr="008854E8" w:rsidDel="00CE78F1">
                  <w:rPr>
                    <w:rFonts w:cstheme="minorHAnsi"/>
                    <w:bCs/>
                    <w:sz w:val="20"/>
                    <w:szCs w:val="20"/>
                  </w:rPr>
                  <w:delText>t</w:delText>
                </w:r>
              </w:del>
              <w:r w:rsidRPr="008854E8">
                <w:rPr>
                  <w:rFonts w:cstheme="minorHAnsi"/>
                  <w:bCs/>
                  <w:sz w:val="20"/>
                  <w:szCs w:val="20"/>
                </w:rPr>
                <w:t xml:space="preserve">ahap </w:t>
              </w:r>
            </w:ins>
            <w:ins w:id="2538" w:author="Aswin Nabila" w:date="2026-04-02T15:37:00Z" w16du:dateUtc="2026-04-02T08:37:00Z">
              <w:r w:rsidR="00CE78F1" w:rsidRPr="00CE78F1">
                <w:rPr>
                  <w:rFonts w:cstheme="minorHAnsi"/>
                  <w:bCs/>
                  <w:sz w:val="20"/>
                  <w:szCs w:val="20"/>
                  <w:highlight w:val="cyan"/>
                  <w:rPrChange w:id="2539" w:author="Aswin Nabila" w:date="2026-04-02T15:37:00Z" w16du:dateUtc="2026-04-02T08:37:00Z">
                    <w:rPr>
                      <w:rFonts w:cstheme="minorHAnsi"/>
                      <w:bCs/>
                      <w:sz w:val="20"/>
                      <w:szCs w:val="20"/>
                    </w:rPr>
                  </w:rPrChange>
                </w:rPr>
                <w:t>A</w:t>
              </w:r>
            </w:ins>
            <w:ins w:id="2540" w:author="Indria Mukti Efayanti" w:date="2025-01-06T23:20:00Z" w16du:dateUtc="2025-01-06T16:20:00Z">
              <w:del w:id="2541" w:author="Aswin Nabila" w:date="2026-04-02T15:37:00Z" w16du:dateUtc="2026-04-02T08:37:00Z">
                <w:r w:rsidRPr="00CE78F1" w:rsidDel="00CE78F1">
                  <w:rPr>
                    <w:rFonts w:cstheme="minorHAnsi"/>
                    <w:bCs/>
                    <w:sz w:val="20"/>
                    <w:szCs w:val="20"/>
                    <w:highlight w:val="cyan"/>
                    <w:rPrChange w:id="2542" w:author="Aswin Nabila" w:date="2026-04-02T15:37:00Z" w16du:dateUtc="2026-04-02T08:37:00Z">
                      <w:rPr>
                        <w:rFonts w:cstheme="minorHAnsi"/>
                        <w:bCs/>
                        <w:sz w:val="20"/>
                        <w:szCs w:val="20"/>
                      </w:rPr>
                    </w:rPrChange>
                  </w:rPr>
                  <w:delText>a</w:delText>
                </w:r>
              </w:del>
              <w:r w:rsidRPr="00CE78F1">
                <w:rPr>
                  <w:rFonts w:cstheme="minorHAnsi"/>
                  <w:bCs/>
                  <w:sz w:val="20"/>
                  <w:szCs w:val="20"/>
                  <w:highlight w:val="cyan"/>
                  <w:rPrChange w:id="2543" w:author="Aswin Nabila" w:date="2026-04-02T15:37:00Z" w16du:dateUtc="2026-04-02T08:37:00Z">
                    <w:rPr>
                      <w:rFonts w:cstheme="minorHAnsi"/>
                      <w:bCs/>
                      <w:sz w:val="20"/>
                      <w:szCs w:val="20"/>
                    </w:rPr>
                  </w:rPrChange>
                </w:rPr>
                <w:t xml:space="preserve">wal, </w:t>
              </w:r>
              <w:del w:id="2544" w:author="Aswin Nabila" w:date="2026-04-02T15:37:00Z" w16du:dateUtc="2026-04-02T08:37:00Z">
                <w:r w:rsidRPr="00CE78F1" w:rsidDel="00CE78F1">
                  <w:rPr>
                    <w:rFonts w:cstheme="minorHAnsi"/>
                    <w:bCs/>
                    <w:sz w:val="20"/>
                    <w:szCs w:val="20"/>
                    <w:highlight w:val="cyan"/>
                    <w:rPrChange w:id="2545" w:author="Aswin Nabila" w:date="2026-04-02T15:37:00Z" w16du:dateUtc="2026-04-02T08:37:00Z">
                      <w:rPr>
                        <w:rFonts w:cstheme="minorHAnsi"/>
                        <w:bCs/>
                        <w:sz w:val="20"/>
                        <w:szCs w:val="20"/>
                      </w:rPr>
                    </w:rPrChange>
                  </w:rPr>
                  <w:delText xml:space="preserve">misalnya terdiagnosa Demensia, </w:delText>
                </w:r>
              </w:del>
              <w:r w:rsidRPr="00CE78F1">
                <w:rPr>
                  <w:rFonts w:cstheme="minorHAnsi"/>
                  <w:bCs/>
                  <w:sz w:val="20"/>
                  <w:szCs w:val="20"/>
                  <w:highlight w:val="cyan"/>
                  <w:rPrChange w:id="2546" w:author="Aswin Nabila" w:date="2026-04-02T15:37:00Z" w16du:dateUtc="2026-04-02T08:37:00Z">
                    <w:rPr>
                      <w:rFonts w:cstheme="minorHAnsi"/>
                      <w:bCs/>
                      <w:sz w:val="20"/>
                      <w:szCs w:val="20"/>
                    </w:rPr>
                  </w:rPrChange>
                </w:rPr>
                <w:t>maka</w:t>
              </w:r>
              <w:r w:rsidRPr="008854E8">
                <w:rPr>
                  <w:rFonts w:cstheme="minorHAnsi"/>
                  <w:bCs/>
                  <w:sz w:val="20"/>
                  <w:szCs w:val="20"/>
                </w:rPr>
                <w:t xml:space="preserve"> akan dibayarkan Uang Pertanggungan sebesar </w:t>
              </w:r>
              <w:commentRangeStart w:id="2547"/>
              <w:r w:rsidRPr="008854E8">
                <w:rPr>
                  <w:rFonts w:cstheme="minorHAnsi"/>
                  <w:bCs/>
                  <w:sz w:val="20"/>
                  <w:szCs w:val="20"/>
                </w:rPr>
                <w:t>Rp</w:t>
              </w:r>
              <w:del w:id="2548" w:author="Yuyun Yunengsih" w:date="2025-01-07T19:36:00Z" w16du:dateUtc="2025-01-07T12:36:00Z">
                <w:r w:rsidRPr="00096B21" w:rsidDel="00842239">
                  <w:rPr>
                    <w:rFonts w:cstheme="minorHAnsi"/>
                    <w:bCs/>
                    <w:i/>
                    <w:iCs/>
                    <w:color w:val="5B9BD5" w:themeColor="accent5"/>
                    <w:sz w:val="20"/>
                    <w:szCs w:val="20"/>
                    <w:rPrChange w:id="2549" w:author="Erick Hizkia Pangihutan Marbun" w:date="2026-07-01T13:42:00Z" w16du:dateUtc="2026-07-01T06:42:00Z">
                      <w:rPr>
                        <w:rFonts w:cstheme="minorHAnsi"/>
                        <w:bCs/>
                        <w:sz w:val="20"/>
                        <w:szCs w:val="20"/>
                      </w:rPr>
                    </w:rPrChange>
                  </w:rPr>
                  <w:delText>25</w:delText>
                </w:r>
              </w:del>
            </w:ins>
            <w:ins w:id="2550" w:author="Erick Hizkia Pangihutan Marbun" w:date="2026-07-01T13:38:00Z" w16du:dateUtc="2026-07-01T06:38:00Z">
              <w:r w:rsidR="00096B21" w:rsidRPr="00096B21">
                <w:rPr>
                  <w:rFonts w:cstheme="minorHAnsi"/>
                  <w:bCs/>
                  <w:i/>
                  <w:iCs/>
                  <w:color w:val="5B9BD5" w:themeColor="accent5"/>
                  <w:sz w:val="20"/>
                  <w:szCs w:val="20"/>
                  <w:rPrChange w:id="2551" w:author="Erick Hizkia Pangihutan Marbun" w:date="2026-07-01T13:42:00Z" w16du:dateUtc="2026-07-01T06:42:00Z">
                    <w:rPr>
                      <w:rFonts w:cstheme="minorHAnsi"/>
                      <w:bCs/>
                      <w:sz w:val="20"/>
                      <w:szCs w:val="20"/>
                    </w:rPr>
                  </w:rPrChange>
                </w:rPr>
                <w:t>&lt;</w:t>
              </w:r>
            </w:ins>
            <w:ins w:id="2552" w:author="Erick Hizkia Pangihutan Marbun" w:date="2026-07-01T13:41:00Z" w16du:dateUtc="2026-07-01T06:41:00Z">
              <w:r w:rsidR="00096B21" w:rsidRPr="00096B21">
                <w:rPr>
                  <w:rFonts w:cstheme="minorHAnsi"/>
                  <w:bCs/>
                  <w:i/>
                  <w:iCs/>
                  <w:color w:val="5B9BD5" w:themeColor="accent5"/>
                  <w:sz w:val="20"/>
                  <w:szCs w:val="20"/>
                  <w:rPrChange w:id="2553" w:author="Erick Hizkia Pangihutan Marbun" w:date="2026-07-01T13:42:00Z" w16du:dateUtc="2026-07-01T06:42:00Z">
                    <w:rPr>
                      <w:rFonts w:cstheme="minorHAnsi"/>
                      <w:bCs/>
                      <w:sz w:val="20"/>
                      <w:szCs w:val="20"/>
                    </w:rPr>
                  </w:rPrChange>
                </w:rPr>
                <w:t>50% CI Sum Assured&gt;</w:t>
              </w:r>
            </w:ins>
            <w:ins w:id="2554" w:author="Yuyun Yunengsih" w:date="2025-01-07T19:36:00Z" w16du:dateUtc="2025-01-07T12:36:00Z">
              <w:del w:id="2555" w:author="Erick Hizkia Pangihutan Marbun" w:date="2026-07-01T13:38:00Z" w16du:dateUtc="2026-07-01T06:38:00Z">
                <w:r w:rsidRPr="00096B21" w:rsidDel="00096B21">
                  <w:rPr>
                    <w:rFonts w:cstheme="minorHAnsi"/>
                    <w:bCs/>
                    <w:i/>
                    <w:iCs/>
                    <w:color w:val="5B9BD5" w:themeColor="accent5"/>
                    <w:sz w:val="20"/>
                    <w:szCs w:val="20"/>
                    <w:rPrChange w:id="2556" w:author="Erick Hizkia Pangihutan Marbun" w:date="2026-07-01T13:42:00Z" w16du:dateUtc="2026-07-01T06:42:00Z">
                      <w:rPr>
                        <w:rFonts w:cstheme="minorHAnsi"/>
                        <w:bCs/>
                        <w:sz w:val="20"/>
                        <w:szCs w:val="20"/>
                      </w:rPr>
                    </w:rPrChange>
                  </w:rPr>
                  <w:delText>10</w:delText>
                </w:r>
              </w:del>
            </w:ins>
            <w:ins w:id="2557" w:author="Indria Mukti Efayanti" w:date="2025-01-06T23:20:00Z" w16du:dateUtc="2025-01-06T16:20:00Z">
              <w:del w:id="2558" w:author="Erick Hizkia Pangihutan Marbun" w:date="2026-07-01T13:38:00Z" w16du:dateUtc="2026-07-01T06:38:00Z">
                <w:r w:rsidRPr="00096B21" w:rsidDel="00096B21">
                  <w:rPr>
                    <w:rFonts w:cstheme="minorHAnsi"/>
                    <w:bCs/>
                    <w:i/>
                    <w:iCs/>
                    <w:color w:val="5B9BD5" w:themeColor="accent5"/>
                    <w:sz w:val="20"/>
                    <w:szCs w:val="20"/>
                    <w:rPrChange w:id="2559" w:author="Erick Hizkia Pangihutan Marbun" w:date="2026-07-01T13:42:00Z" w16du:dateUtc="2026-07-01T06:42:00Z">
                      <w:rPr>
                        <w:rFonts w:cstheme="minorHAnsi"/>
                        <w:bCs/>
                        <w:sz w:val="20"/>
                        <w:szCs w:val="20"/>
                      </w:rPr>
                    </w:rPrChange>
                  </w:rPr>
                  <w:delText>0.000.000</w:delText>
                </w:r>
              </w:del>
            </w:ins>
            <w:commentRangeEnd w:id="2547"/>
            <w:r w:rsidR="00DB4F89" w:rsidRPr="00096B21">
              <w:rPr>
                <w:rStyle w:val="CommentReference"/>
                <w:rFonts w:cstheme="minorHAnsi"/>
                <w:bCs/>
                <w:color w:val="5B9BD5" w:themeColor="accent5"/>
                <w:sz w:val="20"/>
                <w:szCs w:val="20"/>
                <w:rPrChange w:id="2560" w:author="Erick Hizkia Pangihutan Marbun" w:date="2026-07-01T13:42:00Z" w16du:dateUtc="2026-07-01T06:42:00Z">
                  <w:rPr>
                    <w:rStyle w:val="CommentReference"/>
                    <w:rFonts w:cstheme="minorHAnsi"/>
                    <w:bCs/>
                    <w:sz w:val="20"/>
                    <w:szCs w:val="20"/>
                  </w:rPr>
                </w:rPrChange>
              </w:rPr>
              <w:commentReference w:id="2547"/>
            </w:r>
            <w:ins w:id="2561" w:author="Indria Mukti Efayanti" w:date="2025-01-06T23:20:00Z" w16du:dateUtc="2025-01-06T16:20:00Z">
              <w:r w:rsidRPr="00096B21">
                <w:rPr>
                  <w:rFonts w:cstheme="minorHAnsi"/>
                  <w:bCs/>
                  <w:color w:val="5B9BD5" w:themeColor="accent5"/>
                  <w:sz w:val="20"/>
                  <w:szCs w:val="20"/>
                  <w:rPrChange w:id="2562" w:author="Erick Hizkia Pangihutan Marbun" w:date="2026-07-01T13:42:00Z" w16du:dateUtc="2026-07-01T06:42:00Z">
                    <w:rPr>
                      <w:rFonts w:cstheme="minorHAnsi"/>
                      <w:bCs/>
                      <w:sz w:val="20"/>
                      <w:szCs w:val="20"/>
                    </w:rPr>
                  </w:rPrChange>
                </w:rPr>
                <w:t xml:space="preserve"> </w:t>
              </w:r>
              <w:r w:rsidRPr="008915FD">
                <w:rPr>
                  <w:rFonts w:cstheme="minorHAnsi"/>
                  <w:bCs/>
                  <w:sz w:val="20"/>
                  <w:szCs w:val="20"/>
                </w:rPr>
                <w:t>dan selanjutnya Manfaat Asuransi Tambahan ini tetap aktif.</w:t>
              </w:r>
            </w:ins>
          </w:p>
          <w:p w14:paraId="3185A7C4" w14:textId="77777777" w:rsidR="00CE5E8C" w:rsidRPr="008915FD" w:rsidRDefault="00CE5E8C" w:rsidP="00A90238">
            <w:pPr>
              <w:pStyle w:val="TableParagraph"/>
              <w:numPr>
                <w:ilvl w:val="0"/>
                <w:numId w:val="86"/>
              </w:numPr>
              <w:tabs>
                <w:tab w:val="left" w:pos="415"/>
              </w:tabs>
              <w:jc w:val="both"/>
              <w:rPr>
                <w:ins w:id="2563" w:author="Rosita P L Tobing" w:date="2026-03-30T10:00:00Z" w16du:dateUtc="2026-03-30T03:00:00Z"/>
                <w:rFonts w:asciiTheme="minorHAnsi" w:hAnsiTheme="minorHAnsi" w:cstheme="minorHAnsi"/>
                <w:bCs/>
                <w:sz w:val="20"/>
                <w:szCs w:val="20"/>
              </w:rPr>
            </w:pPr>
          </w:p>
          <w:p w14:paraId="6F81D80D" w14:textId="056706B1" w:rsidR="00A90238" w:rsidRPr="00CE5E8C" w:rsidDel="00CE5E8C" w:rsidRDefault="00A90238">
            <w:pPr>
              <w:pStyle w:val="TableParagraph"/>
              <w:numPr>
                <w:ilvl w:val="0"/>
                <w:numId w:val="86"/>
              </w:numPr>
              <w:tabs>
                <w:tab w:val="left" w:pos="415"/>
              </w:tabs>
              <w:jc w:val="both"/>
              <w:rPr>
                <w:ins w:id="2564" w:author="Indria Mukti Efayanti" w:date="2025-01-17T16:20:00Z" w16du:dateUtc="2025-01-17T09:20:00Z"/>
                <w:del w:id="2565" w:author="Rosita P L Tobing" w:date="2026-03-30T09:59:00Z" w16du:dateUtc="2026-03-30T02:59:00Z"/>
                <w:rFonts w:asciiTheme="minorHAnsi" w:hAnsiTheme="minorHAnsi" w:cstheme="minorHAnsi"/>
                <w:bCs/>
                <w:sz w:val="20"/>
                <w:szCs w:val="20"/>
                <w:rPrChange w:id="2566" w:author="Rosita P L Tobing" w:date="2026-03-30T10:00:00Z" w16du:dateUtc="2026-03-30T03:00:00Z">
                  <w:rPr>
                    <w:ins w:id="2567" w:author="Indria Mukti Efayanti" w:date="2025-01-17T16:20:00Z" w16du:dateUtc="2025-01-17T09:20:00Z"/>
                    <w:del w:id="2568" w:author="Rosita P L Tobing" w:date="2026-03-30T09:59:00Z" w16du:dateUtc="2026-03-30T02:59:00Z"/>
                  </w:rPr>
                </w:rPrChange>
              </w:rPr>
            </w:pPr>
            <w:ins w:id="2569" w:author="Indria Mukti Efayanti" w:date="2025-01-17T16:20:00Z" w16du:dateUtc="2025-01-17T09:20:00Z">
              <w:r w:rsidRPr="00CE5E8C">
                <w:rPr>
                  <w:rFonts w:cstheme="minorHAnsi"/>
                  <w:bCs/>
                  <w:sz w:val="20"/>
                  <w:szCs w:val="20"/>
                </w:rPr>
                <w:t xml:space="preserve">Beberapa tahun kemudian, Tertanggung mengajukan kembali klaim atas </w:t>
              </w:r>
              <w:r w:rsidRPr="00CE78F1">
                <w:rPr>
                  <w:rFonts w:cstheme="minorHAnsi"/>
                  <w:bCs/>
                  <w:sz w:val="20"/>
                  <w:szCs w:val="20"/>
                  <w:highlight w:val="cyan"/>
                  <w:rPrChange w:id="2570" w:author="Aswin Nabila" w:date="2026-04-02T15:37:00Z" w16du:dateUtc="2026-04-02T08:37:00Z">
                    <w:rPr>
                      <w:rFonts w:cstheme="minorHAnsi"/>
                      <w:bCs/>
                      <w:sz w:val="20"/>
                      <w:szCs w:val="20"/>
                    </w:rPr>
                  </w:rPrChange>
                </w:rPr>
                <w:t xml:space="preserve">Penyakit </w:t>
              </w:r>
              <w:del w:id="2571" w:author="Aswin Nabila" w:date="2026-04-02T15:37:00Z" w16du:dateUtc="2026-04-02T08:37:00Z">
                <w:r w:rsidRPr="00CE78F1" w:rsidDel="00CE78F1">
                  <w:rPr>
                    <w:rFonts w:cstheme="minorHAnsi"/>
                    <w:bCs/>
                    <w:sz w:val="20"/>
                    <w:szCs w:val="20"/>
                    <w:highlight w:val="cyan"/>
                    <w:rPrChange w:id="2572" w:author="Aswin Nabila" w:date="2026-04-02T15:37:00Z" w16du:dateUtc="2026-04-02T08:37:00Z">
                      <w:rPr>
                        <w:rFonts w:cstheme="minorHAnsi"/>
                        <w:bCs/>
                        <w:sz w:val="20"/>
                        <w:szCs w:val="20"/>
                      </w:rPr>
                    </w:rPrChange>
                  </w:rPr>
                  <w:delText>dengan Tingkat</w:delText>
                </w:r>
              </w:del>
            </w:ins>
            <w:ins w:id="2573" w:author="Aswin Nabila" w:date="2026-04-02T15:37:00Z" w16du:dateUtc="2026-04-02T08:37:00Z">
              <w:r w:rsidR="00CE78F1" w:rsidRPr="00CE78F1">
                <w:rPr>
                  <w:rFonts w:cstheme="minorHAnsi"/>
                  <w:bCs/>
                  <w:sz w:val="20"/>
                  <w:szCs w:val="20"/>
                  <w:highlight w:val="cyan"/>
                  <w:rPrChange w:id="2574" w:author="Aswin Nabila" w:date="2026-04-02T15:37:00Z" w16du:dateUtc="2026-04-02T08:37:00Z">
                    <w:rPr>
                      <w:rFonts w:cstheme="minorHAnsi"/>
                      <w:bCs/>
                      <w:sz w:val="20"/>
                      <w:szCs w:val="20"/>
                    </w:rPr>
                  </w:rPrChange>
                </w:rPr>
                <w:t>Kritis</w:t>
              </w:r>
            </w:ins>
            <w:ins w:id="2575" w:author="Indria Mukti Efayanti" w:date="2025-01-17T16:20:00Z" w16du:dateUtc="2025-01-17T09:20:00Z">
              <w:r w:rsidRPr="00CE78F1">
                <w:rPr>
                  <w:rFonts w:cstheme="minorHAnsi"/>
                  <w:bCs/>
                  <w:sz w:val="20"/>
                  <w:szCs w:val="20"/>
                  <w:highlight w:val="cyan"/>
                  <w:rPrChange w:id="2576" w:author="Aswin Nabila" w:date="2026-04-02T15:37:00Z" w16du:dateUtc="2026-04-02T08:37:00Z">
                    <w:rPr>
                      <w:rFonts w:cstheme="minorHAnsi"/>
                      <w:bCs/>
                      <w:sz w:val="20"/>
                      <w:szCs w:val="20"/>
                    </w:rPr>
                  </w:rPrChange>
                </w:rPr>
                <w:t xml:space="preserve"> </w:t>
              </w:r>
              <w:del w:id="2577" w:author="Aswin Nabila" w:date="2026-04-02T15:37:00Z" w16du:dateUtc="2026-04-02T08:37:00Z">
                <w:r w:rsidRPr="00CE78F1" w:rsidDel="00CE78F1">
                  <w:rPr>
                    <w:rFonts w:cstheme="minorHAnsi"/>
                    <w:bCs/>
                    <w:sz w:val="20"/>
                    <w:szCs w:val="20"/>
                    <w:highlight w:val="cyan"/>
                    <w:rPrChange w:id="2578" w:author="Aswin Nabila" w:date="2026-04-02T15:37:00Z" w16du:dateUtc="2026-04-02T08:37:00Z">
                      <w:rPr>
                        <w:rFonts w:cstheme="minorHAnsi"/>
                        <w:bCs/>
                        <w:sz w:val="20"/>
                        <w:szCs w:val="20"/>
                      </w:rPr>
                    </w:rPrChange>
                  </w:rPr>
                  <w:delText xml:space="preserve">keparahan </w:delText>
                </w:r>
              </w:del>
            </w:ins>
            <w:ins w:id="2579" w:author="Aswin Nabila" w:date="2026-04-02T15:37:00Z" w16du:dateUtc="2026-04-02T08:37:00Z">
              <w:r w:rsidR="00CE78F1" w:rsidRPr="00CE78F1">
                <w:rPr>
                  <w:rFonts w:cstheme="minorHAnsi"/>
                  <w:bCs/>
                  <w:sz w:val="20"/>
                  <w:szCs w:val="20"/>
                  <w:highlight w:val="cyan"/>
                  <w:rPrChange w:id="2580" w:author="Aswin Nabila" w:date="2026-04-02T15:37:00Z" w16du:dateUtc="2026-04-02T08:37:00Z">
                    <w:rPr>
                      <w:rFonts w:cstheme="minorHAnsi"/>
                      <w:bCs/>
                      <w:sz w:val="20"/>
                      <w:szCs w:val="20"/>
                    </w:rPr>
                  </w:rPrChange>
                </w:rPr>
                <w:t>T</w:t>
              </w:r>
            </w:ins>
            <w:ins w:id="2581" w:author="Indria Mukti Efayanti" w:date="2025-01-17T16:20:00Z" w16du:dateUtc="2025-01-17T09:20:00Z">
              <w:del w:id="2582" w:author="Aswin Nabila" w:date="2026-04-02T15:37:00Z" w16du:dateUtc="2026-04-02T08:37:00Z">
                <w:r w:rsidRPr="00CE78F1" w:rsidDel="00CE78F1">
                  <w:rPr>
                    <w:rFonts w:cstheme="minorHAnsi"/>
                    <w:bCs/>
                    <w:sz w:val="20"/>
                    <w:szCs w:val="20"/>
                    <w:highlight w:val="cyan"/>
                    <w:rPrChange w:id="2583" w:author="Aswin Nabila" w:date="2026-04-02T15:37:00Z" w16du:dateUtc="2026-04-02T08:37:00Z">
                      <w:rPr>
                        <w:rFonts w:cstheme="minorHAnsi"/>
                        <w:bCs/>
                        <w:sz w:val="20"/>
                        <w:szCs w:val="20"/>
                      </w:rPr>
                    </w:rPrChange>
                  </w:rPr>
                  <w:delText>t</w:delText>
                </w:r>
              </w:del>
              <w:r w:rsidRPr="00CE78F1">
                <w:rPr>
                  <w:rFonts w:cstheme="minorHAnsi"/>
                  <w:bCs/>
                  <w:sz w:val="20"/>
                  <w:szCs w:val="20"/>
                  <w:highlight w:val="cyan"/>
                  <w:rPrChange w:id="2584" w:author="Aswin Nabila" w:date="2026-04-02T15:37:00Z" w16du:dateUtc="2026-04-02T08:37:00Z">
                    <w:rPr>
                      <w:rFonts w:cstheme="minorHAnsi"/>
                      <w:bCs/>
                      <w:sz w:val="20"/>
                      <w:szCs w:val="20"/>
                    </w:rPr>
                  </w:rPrChange>
                </w:rPr>
                <w:t xml:space="preserve">ahap </w:t>
              </w:r>
            </w:ins>
            <w:ins w:id="2585" w:author="Aswin Nabila" w:date="2026-04-02T15:37:00Z" w16du:dateUtc="2026-04-02T08:37:00Z">
              <w:r w:rsidR="00CE78F1" w:rsidRPr="00CE78F1">
                <w:rPr>
                  <w:rFonts w:cstheme="minorHAnsi"/>
                  <w:bCs/>
                  <w:sz w:val="20"/>
                  <w:szCs w:val="20"/>
                  <w:highlight w:val="cyan"/>
                  <w:rPrChange w:id="2586" w:author="Aswin Nabila" w:date="2026-04-02T15:37:00Z" w16du:dateUtc="2026-04-02T08:37:00Z">
                    <w:rPr>
                      <w:rFonts w:cstheme="minorHAnsi"/>
                      <w:bCs/>
                      <w:sz w:val="20"/>
                      <w:szCs w:val="20"/>
                    </w:rPr>
                  </w:rPrChange>
                </w:rPr>
                <w:t>A</w:t>
              </w:r>
            </w:ins>
            <w:ins w:id="2587" w:author="Indria Mukti Efayanti" w:date="2025-01-17T16:20:00Z" w16du:dateUtc="2025-01-17T09:20:00Z">
              <w:del w:id="2588" w:author="Aswin Nabila" w:date="2026-04-02T15:37:00Z" w16du:dateUtc="2026-04-02T08:37:00Z">
                <w:r w:rsidRPr="00CE78F1" w:rsidDel="00CE78F1">
                  <w:rPr>
                    <w:rFonts w:cstheme="minorHAnsi"/>
                    <w:bCs/>
                    <w:sz w:val="20"/>
                    <w:szCs w:val="20"/>
                    <w:highlight w:val="cyan"/>
                    <w:rPrChange w:id="2589" w:author="Aswin Nabila" w:date="2026-04-02T15:37:00Z" w16du:dateUtc="2026-04-02T08:37:00Z">
                      <w:rPr>
                        <w:rFonts w:cstheme="minorHAnsi"/>
                        <w:bCs/>
                        <w:sz w:val="20"/>
                        <w:szCs w:val="20"/>
                      </w:rPr>
                    </w:rPrChange>
                  </w:rPr>
                  <w:delText>a</w:delText>
                </w:r>
              </w:del>
              <w:r w:rsidRPr="00CE78F1">
                <w:rPr>
                  <w:rFonts w:cstheme="minorHAnsi"/>
                  <w:bCs/>
                  <w:sz w:val="20"/>
                  <w:szCs w:val="20"/>
                  <w:highlight w:val="cyan"/>
                  <w:rPrChange w:id="2590" w:author="Aswin Nabila" w:date="2026-04-02T15:37:00Z" w16du:dateUtc="2026-04-02T08:37:00Z">
                    <w:rPr>
                      <w:rFonts w:cstheme="minorHAnsi"/>
                      <w:bCs/>
                      <w:sz w:val="20"/>
                      <w:szCs w:val="20"/>
                    </w:rPr>
                  </w:rPrChange>
                </w:rPr>
                <w:t>khir</w:t>
              </w:r>
              <w:r w:rsidRPr="00CE5E8C">
                <w:rPr>
                  <w:rFonts w:cstheme="minorHAnsi"/>
                  <w:bCs/>
                  <w:sz w:val="20"/>
                  <w:szCs w:val="20"/>
                </w:rPr>
                <w:t>, maka akan dibayarkan Uang Pertanggungan sebesar Rp</w:t>
              </w:r>
            </w:ins>
            <w:ins w:id="2591" w:author="Erick Hizkia Pangihutan Marbun" w:date="2026-07-01T13:42:00Z" w16du:dateUtc="2026-07-01T06:42:00Z">
              <w:r w:rsidR="00096B21" w:rsidRPr="00096B21">
                <w:rPr>
                  <w:rFonts w:cstheme="minorHAnsi"/>
                  <w:bCs/>
                  <w:i/>
                  <w:iCs/>
                  <w:color w:val="5B9BD5" w:themeColor="accent5"/>
                  <w:sz w:val="20"/>
                  <w:szCs w:val="20"/>
                  <w:rPrChange w:id="2592" w:author="Erick Hizkia Pangihutan Marbun" w:date="2026-07-01T13:42:00Z" w16du:dateUtc="2026-07-01T06:42:00Z">
                    <w:rPr>
                      <w:rFonts w:cstheme="minorHAnsi"/>
                      <w:bCs/>
                      <w:sz w:val="20"/>
                      <w:szCs w:val="20"/>
                    </w:rPr>
                  </w:rPrChange>
                </w:rPr>
                <w:t>&lt;100% CI Sum Assured&gt;</w:t>
              </w:r>
            </w:ins>
            <w:ins w:id="2593" w:author="Indria Mukti Efayanti" w:date="2025-01-17T16:20:00Z" w16du:dateUtc="2025-01-17T09:20:00Z">
              <w:del w:id="2594" w:author="Erick Hizkia Pangihutan Marbun" w:date="2026-07-01T13:42:00Z" w16du:dateUtc="2026-07-01T06:42:00Z">
                <w:r w:rsidRPr="00CE5E8C" w:rsidDel="00096B21">
                  <w:rPr>
                    <w:rFonts w:cstheme="minorHAnsi"/>
                    <w:bCs/>
                    <w:sz w:val="20"/>
                    <w:szCs w:val="20"/>
                  </w:rPr>
                  <w:delText xml:space="preserve">200.000.000 </w:delText>
                </w:r>
              </w:del>
            </w:ins>
            <w:ins w:id="2595" w:author="Erick Hizkia Pangihutan Marbun" w:date="2026-07-01T13:42:00Z" w16du:dateUtc="2026-07-01T06:42:00Z">
              <w:r w:rsidR="00096B21">
                <w:rPr>
                  <w:rFonts w:cstheme="minorHAnsi"/>
                  <w:bCs/>
                  <w:sz w:val="20"/>
                  <w:szCs w:val="20"/>
                </w:rPr>
                <w:t xml:space="preserve"> </w:t>
              </w:r>
            </w:ins>
            <w:ins w:id="2596" w:author="Indria Mukti Efayanti" w:date="2025-01-17T16:20:00Z" w16du:dateUtc="2025-01-17T09:20:00Z">
              <w:r w:rsidRPr="00CE5E8C">
                <w:rPr>
                  <w:rFonts w:cstheme="minorHAnsi"/>
                  <w:bCs/>
                  <w:sz w:val="20"/>
                  <w:szCs w:val="20"/>
                </w:rPr>
                <w:t>dan selanjutnya Manfaat Asuransi Tambahan ini berakhir</w:t>
              </w:r>
            </w:ins>
            <w:ins w:id="2597" w:author="Rosita P L Tobing" w:date="2026-03-30T10:01:00Z" w16du:dateUtc="2026-03-30T03:01:00Z">
              <w:r w:rsidR="00DB4F89">
                <w:rPr>
                  <w:rFonts w:asciiTheme="minorHAnsi" w:hAnsiTheme="minorHAnsi" w:cstheme="minorHAnsi"/>
                  <w:bCs/>
                  <w:sz w:val="20"/>
                  <w:szCs w:val="20"/>
                </w:rPr>
                <w:t>.</w:t>
              </w:r>
            </w:ins>
            <w:ins w:id="2598" w:author="Indria Mukti Efayanti" w:date="2025-01-17T16:20:00Z" w16du:dateUtc="2025-01-17T09:20:00Z">
              <w:del w:id="2599" w:author="Rosita P L Tobing" w:date="2026-03-30T09:59:00Z" w16du:dateUtc="2026-03-30T02:59:00Z">
                <w:r w:rsidRPr="00CE5E8C" w:rsidDel="00CE5E8C">
                  <w:rPr>
                    <w:rFonts w:cstheme="minorHAnsi"/>
                    <w:bCs/>
                    <w:sz w:val="20"/>
                    <w:szCs w:val="20"/>
                  </w:rPr>
                  <w:delText>.</w:delText>
                </w:r>
              </w:del>
            </w:ins>
          </w:p>
          <w:p w14:paraId="634A605C" w14:textId="77777777" w:rsidR="009464E5" w:rsidRPr="00CE5E8C" w:rsidDel="00940C18" w:rsidRDefault="009464E5">
            <w:pPr>
              <w:pStyle w:val="TableParagraph"/>
              <w:tabs>
                <w:tab w:val="left" w:pos="415"/>
              </w:tabs>
              <w:ind w:left="0"/>
              <w:jc w:val="both"/>
              <w:rPr>
                <w:del w:id="2600" w:author="Indria Mukti Efayanti" w:date="2025-01-16T10:15:00Z" w16du:dateUtc="2025-01-16T03:15:00Z"/>
                <w:rFonts w:asciiTheme="minorHAnsi" w:hAnsiTheme="minorHAnsi" w:cstheme="minorHAnsi"/>
                <w:bCs/>
                <w:sz w:val="20"/>
                <w:szCs w:val="20"/>
              </w:rPr>
            </w:pPr>
            <w:commentRangeStart w:id="2601"/>
            <w:ins w:id="2602" w:author="Yuyun Yunengsih" w:date="2025-01-07T19:37:00Z" w16du:dateUtc="2025-01-07T12:37:00Z">
              <w:del w:id="2603" w:author="Indria Mukti Efayanti" w:date="2025-01-17T16:20:00Z" w16du:dateUtc="2025-01-17T09:20:00Z">
                <w:r w:rsidRPr="00CE5E8C" w:rsidDel="00A90238">
                  <w:rPr>
                    <w:rFonts w:asciiTheme="minorHAnsi" w:hAnsiTheme="minorHAnsi" w:cstheme="minorHAnsi"/>
                    <w:bCs/>
                    <w:sz w:val="20"/>
                    <w:szCs w:val="20"/>
                    <w:rPrChange w:id="2604" w:author="Rosita P L Tobing" w:date="2026-03-30T09:59:00Z" w16du:dateUtc="2026-03-30T02:59:00Z">
                      <w:rPr>
                        <w:rFonts w:cstheme="minorHAnsi"/>
                        <w:bCs/>
                        <w:sz w:val="20"/>
                        <w:szCs w:val="20"/>
                      </w:rPr>
                    </w:rPrChange>
                  </w:rPr>
                  <w:delText>2</w:delText>
                </w:r>
              </w:del>
            </w:ins>
            <w:commentRangeEnd w:id="2601"/>
            <w:del w:id="2605" w:author="Indria Mukti Efayanti" w:date="2025-01-17T16:20:00Z" w16du:dateUtc="2025-01-17T09:20:00Z">
              <w:r w:rsidR="00DB4F89" w:rsidRPr="00CE5E8C" w:rsidDel="00A90238">
                <w:rPr>
                  <w:rStyle w:val="CommentReference"/>
                  <w:rFonts w:asciiTheme="minorHAnsi" w:hAnsiTheme="minorHAnsi" w:cstheme="minorHAnsi"/>
                  <w:bCs/>
                  <w:sz w:val="20"/>
                  <w:szCs w:val="20"/>
                </w:rPr>
                <w:commentReference w:id="2601"/>
              </w:r>
            </w:del>
          </w:p>
          <w:p w14:paraId="375F8A28" w14:textId="77777777" w:rsidR="00940C18" w:rsidRPr="008915FD" w:rsidDel="00F02F91" w:rsidRDefault="00940C18">
            <w:pPr>
              <w:pStyle w:val="TableParagraph"/>
              <w:tabs>
                <w:tab w:val="left" w:pos="415"/>
              </w:tabs>
              <w:ind w:left="0"/>
              <w:jc w:val="both"/>
              <w:rPr>
                <w:ins w:id="2606" w:author="Indria Mukti Efayanti" w:date="2025-04-25T17:00:00Z" w16du:dateUtc="2025-04-25T10:00:00Z"/>
                <w:del w:id="2607" w:author="Rosita P L Tobing" w:date="2026-03-30T09:58:00Z" w16du:dateUtc="2026-03-30T02:58:00Z"/>
                <w:rFonts w:asciiTheme="minorHAnsi" w:hAnsiTheme="minorHAnsi" w:cstheme="minorHAnsi"/>
                <w:bCs/>
                <w:sz w:val="20"/>
                <w:szCs w:val="20"/>
              </w:rPr>
              <w:pPrChange w:id="2608" w:author="Rosita P L Tobing" w:date="2026-03-30T10:00:00Z" w16du:dateUtc="2026-03-30T03:00:00Z">
                <w:pPr>
                  <w:pStyle w:val="TableParagraph"/>
                  <w:numPr>
                    <w:numId w:val="78"/>
                  </w:numPr>
                  <w:tabs>
                    <w:tab w:val="left" w:pos="415"/>
                  </w:tabs>
                  <w:ind w:left="791" w:hanging="360"/>
                  <w:jc w:val="both"/>
                </w:pPr>
              </w:pPrChange>
            </w:pPr>
          </w:p>
          <w:p w14:paraId="6743E71D" w14:textId="77777777" w:rsidR="009464E5" w:rsidRPr="008915FD" w:rsidDel="00436A78" w:rsidRDefault="009464E5">
            <w:pPr>
              <w:pStyle w:val="TableParagraph"/>
              <w:tabs>
                <w:tab w:val="left" w:pos="415"/>
              </w:tabs>
              <w:ind w:left="0"/>
              <w:jc w:val="both"/>
              <w:rPr>
                <w:del w:id="2609" w:author="Indria Mukti Efayanti" w:date="2025-01-06T23:20:00Z" w16du:dateUtc="2025-01-06T16:20:00Z"/>
                <w:rFonts w:asciiTheme="minorHAnsi" w:hAnsiTheme="minorHAnsi" w:cstheme="minorHAnsi"/>
                <w:bCs/>
                <w:sz w:val="20"/>
                <w:szCs w:val="20"/>
              </w:rPr>
              <w:pPrChange w:id="2610" w:author="Rosita P L Tobing" w:date="2026-03-30T10:00:00Z" w16du:dateUtc="2026-03-30T03:00:00Z">
                <w:pPr>
                  <w:pStyle w:val="TableParagraph"/>
                  <w:numPr>
                    <w:numId w:val="78"/>
                  </w:numPr>
                  <w:tabs>
                    <w:tab w:val="left" w:pos="415"/>
                  </w:tabs>
                  <w:spacing w:line="243" w:lineRule="exact"/>
                  <w:ind w:left="791" w:hanging="360"/>
                  <w:jc w:val="both"/>
                </w:pPr>
              </w:pPrChange>
            </w:pPr>
            <w:commentRangeStart w:id="2611"/>
            <w:ins w:id="2612" w:author="Yuyun Yunengsih" w:date="2025-01-07T16:30:00Z" w16du:dateUtc="2025-01-07T09:30:00Z">
              <w:del w:id="2613" w:author="Indria Mukti Efayanti" w:date="2025-01-08T09:10:00Z" w16du:dateUtc="2025-01-08T02:10:00Z">
                <w:r w:rsidRPr="00DB4F89" w:rsidDel="003B5D97">
                  <w:rPr>
                    <w:rFonts w:asciiTheme="minorHAnsi" w:hAnsiTheme="minorHAnsi" w:cstheme="minorHAnsi"/>
                    <w:bCs/>
                    <w:sz w:val="20"/>
                    <w:szCs w:val="20"/>
                    <w:rPrChange w:id="2614" w:author="Rosita P L Tobing" w:date="2026-03-30T10:01:00Z" w16du:dateUtc="2026-03-30T03:01:00Z">
                      <w:rPr>
                        <w:rFonts w:cstheme="minorHAnsi"/>
                        <w:bCs/>
                        <w:sz w:val="20"/>
                        <w:szCs w:val="20"/>
                      </w:rPr>
                    </w:rPrChange>
                  </w:rPr>
                  <w:delText>Untuk calon Tertanggung dengan usia &gt; 55 tahun, terdapat potensi Uang Pertanggungan atas Manfaat Penyakit Kritis yang lebih kecil dari total premi yang dibayarkan.</w:delText>
                </w:r>
              </w:del>
            </w:ins>
            <w:commentRangeEnd w:id="2611"/>
            <w:ins w:id="2615" w:author="Yuyun Yunengsih" w:date="2025-01-07T16:32:00Z" w16du:dateUtc="2025-01-07T09:32:00Z">
              <w:del w:id="2616" w:author="Indria Mukti Efayanti" w:date="2025-01-08T09:10:00Z" w16du:dateUtc="2025-01-08T02:10:00Z">
                <w:r w:rsidR="00DB4F89" w:rsidRPr="00DB4F89" w:rsidDel="003B5D97">
                  <w:rPr>
                    <w:rStyle w:val="CommentReference"/>
                    <w:rFonts w:asciiTheme="minorHAnsi" w:hAnsiTheme="minorHAnsi" w:cstheme="minorHAnsi"/>
                    <w:bCs/>
                    <w:sz w:val="20"/>
                    <w:szCs w:val="20"/>
                    <w:rPrChange w:id="2617" w:author="Rosita P L Tobing" w:date="2026-03-30T10:01:00Z" w16du:dateUtc="2026-03-30T03:01:00Z">
                      <w:rPr>
                        <w:rStyle w:val="CommentReference"/>
                        <w:rFonts w:cstheme="minorHAnsi"/>
                        <w:bCs/>
                        <w:sz w:val="20"/>
                        <w:szCs w:val="20"/>
                      </w:rPr>
                    </w:rPrChange>
                  </w:rPr>
                  <w:commentReference w:id="2611"/>
                </w:r>
              </w:del>
            </w:ins>
            <w:ins w:id="2618" w:author="Yuyun Yunengsih" w:date="2025-01-07T16:30:00Z" w16du:dateUtc="2025-01-07T09:30:00Z">
              <w:del w:id="2619" w:author="Indria Mukti Efayanti" w:date="2025-01-08T09:10:00Z" w16du:dateUtc="2025-01-08T02:10:00Z">
                <w:r w:rsidRPr="00DB4F89" w:rsidDel="003B5D97">
                  <w:rPr>
                    <w:rFonts w:asciiTheme="minorHAnsi" w:hAnsiTheme="minorHAnsi" w:cstheme="minorHAnsi"/>
                    <w:bCs/>
                    <w:sz w:val="20"/>
                    <w:szCs w:val="20"/>
                    <w:rPrChange w:id="2620" w:author="Rosita P L Tobing" w:date="2026-03-30T10:01:00Z" w16du:dateUtc="2026-03-30T03:01:00Z">
                      <w:rPr>
                        <w:rFonts w:cstheme="minorHAnsi"/>
                        <w:bCs/>
                        <w:sz w:val="20"/>
                        <w:szCs w:val="20"/>
                      </w:rPr>
                    </w:rPrChange>
                  </w:rPr>
                  <w:delText xml:space="preserve"> </w:delText>
                </w:r>
              </w:del>
            </w:ins>
            <w:del w:id="2621" w:author="Indria Mukti Efayanti" w:date="2025-01-06T23:20:00Z" w16du:dateUtc="2025-01-06T16:20:00Z">
              <w:r w:rsidRPr="00DB4F89" w:rsidDel="00436A78">
                <w:rPr>
                  <w:rFonts w:asciiTheme="minorHAnsi" w:hAnsiTheme="minorHAnsi" w:cstheme="minorHAnsi"/>
                  <w:bCs/>
                  <w:sz w:val="20"/>
                  <w:szCs w:val="20"/>
                  <w:rPrChange w:id="2622" w:author="Rosita P L Tobing" w:date="2026-03-30T10:01:00Z" w16du:dateUtc="2026-03-30T03:01:00Z">
                    <w:rPr>
                      <w:rFonts w:cstheme="minorHAnsi"/>
                      <w:bCs/>
                      <w:sz w:val="20"/>
                      <w:szCs w:val="20"/>
                    </w:rPr>
                  </w:rPrChange>
                </w:rPr>
                <w:delText xml:space="preserve">Jika Tertanggung untuk pertama kalinya terdiagnosa Penyakit Kritis tahap awal, misalnya </w:delText>
              </w:r>
              <w:r w:rsidRPr="00DB4F89" w:rsidDel="00436A78">
                <w:rPr>
                  <w:rFonts w:asciiTheme="minorHAnsi" w:hAnsiTheme="minorHAnsi" w:cstheme="minorHAnsi"/>
                  <w:bCs/>
                  <w:sz w:val="20"/>
                  <w:szCs w:val="20"/>
                  <w:rPrChange w:id="2623" w:author="Rosita P L Tobing" w:date="2026-03-30T10:01:00Z" w16du:dateUtc="2026-03-30T03:01:00Z">
                    <w:rPr>
                      <w:rFonts w:cstheme="minorHAnsi"/>
                      <w:bCs/>
                      <w:color w:val="000000"/>
                      <w:sz w:val="20"/>
                      <w:szCs w:val="20"/>
                    </w:rPr>
                  </w:rPrChange>
                </w:rPr>
                <w:delText xml:space="preserve">terdiagnosa Demensia, </w:delText>
              </w:r>
              <w:r w:rsidRPr="00DB4F89" w:rsidDel="00436A78">
                <w:rPr>
                  <w:rFonts w:asciiTheme="minorHAnsi" w:hAnsiTheme="minorHAnsi" w:cstheme="minorHAnsi"/>
                  <w:bCs/>
                  <w:sz w:val="20"/>
                  <w:szCs w:val="20"/>
                  <w:rPrChange w:id="2624" w:author="Rosita P L Tobing" w:date="2026-03-30T10:01:00Z" w16du:dateUtc="2026-03-30T03:01:00Z">
                    <w:rPr>
                      <w:rFonts w:cstheme="minorHAnsi"/>
                      <w:bCs/>
                      <w:sz w:val="20"/>
                      <w:szCs w:val="20"/>
                    </w:rPr>
                  </w:rPrChange>
                </w:rPr>
                <w:delText>maka akan dibayarkan Uang Pertanggungan sebesar Rp</w:delText>
              </w:r>
              <w:r w:rsidRPr="00DB4F89" w:rsidDel="00436A78">
                <w:rPr>
                  <w:rFonts w:asciiTheme="minorHAnsi" w:hAnsiTheme="minorHAnsi" w:cstheme="minorHAnsi"/>
                  <w:bCs/>
                  <w:sz w:val="20"/>
                  <w:szCs w:val="20"/>
                  <w:rPrChange w:id="2625" w:author="Rosita P L Tobing" w:date="2026-03-30T10:01:00Z" w16du:dateUtc="2026-03-30T03:01:00Z">
                    <w:rPr>
                      <w:rFonts w:cstheme="minorHAnsi"/>
                      <w:bCs/>
                      <w:i/>
                      <w:iCs/>
                      <w:color w:val="4472C4" w:themeColor="accent1"/>
                      <w:sz w:val="20"/>
                      <w:szCs w:val="20"/>
                    </w:rPr>
                  </w:rPrChange>
                </w:rPr>
                <w:delText>&lt;50% of Sum Assured Rider CI&gt;</w:delText>
              </w:r>
              <w:r w:rsidRPr="00DB4F89" w:rsidDel="00436A78">
                <w:rPr>
                  <w:rFonts w:asciiTheme="minorHAnsi" w:hAnsiTheme="minorHAnsi" w:cstheme="minorHAnsi"/>
                  <w:bCs/>
                  <w:sz w:val="20"/>
                  <w:szCs w:val="20"/>
                  <w:rPrChange w:id="2626" w:author="Rosita P L Tobing" w:date="2026-03-30T10:01:00Z" w16du:dateUtc="2026-03-30T03:01:00Z">
                    <w:rPr>
                      <w:rFonts w:cstheme="minorHAnsi"/>
                      <w:bCs/>
                      <w:sz w:val="20"/>
                      <w:szCs w:val="20"/>
                    </w:rPr>
                  </w:rPrChange>
                </w:rPr>
                <w:delText xml:space="preserve"> dan </w:delText>
              </w:r>
              <w:r w:rsidRPr="00DB4F89" w:rsidDel="00436A78">
                <w:rPr>
                  <w:rFonts w:asciiTheme="minorHAnsi" w:hAnsiTheme="minorHAnsi" w:cstheme="minorHAnsi"/>
                  <w:bCs/>
                  <w:sz w:val="20"/>
                  <w:szCs w:val="20"/>
                  <w:rPrChange w:id="2627" w:author="Rosita P L Tobing" w:date="2026-03-30T10:01:00Z" w16du:dateUtc="2026-03-30T03:01:00Z">
                    <w:rPr>
                      <w:rFonts w:cstheme="minorHAnsi"/>
                      <w:bCs/>
                      <w:sz w:val="20"/>
                    </w:rPr>
                  </w:rPrChange>
                </w:rPr>
                <w:delText>selanjutnya Manfaat Asuransi Tambahan ini tetap aktif.</w:delText>
              </w:r>
            </w:del>
          </w:p>
          <w:p w14:paraId="3306216C" w14:textId="77777777" w:rsidR="009464E5" w:rsidRPr="008915FD" w:rsidDel="00436A78" w:rsidRDefault="009464E5">
            <w:pPr>
              <w:pStyle w:val="TableParagraph"/>
              <w:ind w:left="0"/>
              <w:rPr>
                <w:del w:id="2628" w:author="Indria Mukti Efayanti" w:date="2025-01-06T23:21:00Z" w16du:dateUtc="2025-01-06T16:21:00Z"/>
                <w:rFonts w:asciiTheme="minorHAnsi" w:hAnsiTheme="minorHAnsi" w:cstheme="minorHAnsi"/>
                <w:bCs/>
                <w:sz w:val="20"/>
                <w:szCs w:val="20"/>
              </w:rPr>
              <w:pPrChange w:id="2629" w:author="Rosita P L Tobing" w:date="2026-03-30T10:00:00Z" w16du:dateUtc="2026-03-30T03:00:00Z">
                <w:pPr>
                  <w:pStyle w:val="TableParagraph"/>
                  <w:numPr>
                    <w:numId w:val="78"/>
                  </w:numPr>
                  <w:tabs>
                    <w:tab w:val="left" w:pos="415"/>
                  </w:tabs>
                  <w:spacing w:line="243" w:lineRule="exact"/>
                  <w:ind w:left="791" w:hanging="360"/>
                  <w:jc w:val="both"/>
                </w:pPr>
              </w:pPrChange>
            </w:pPr>
            <w:del w:id="2630" w:author="Indria Mukti Efayanti" w:date="2025-01-06T23:21:00Z" w16du:dateUtc="2025-01-06T16:21:00Z">
              <w:r w:rsidRPr="00DB4F89" w:rsidDel="00436A78">
                <w:rPr>
                  <w:rFonts w:asciiTheme="minorHAnsi" w:hAnsiTheme="minorHAnsi" w:cstheme="minorHAnsi"/>
                  <w:bCs/>
                  <w:sz w:val="20"/>
                  <w:szCs w:val="20"/>
                  <w:rPrChange w:id="2631" w:author="Rosita P L Tobing" w:date="2026-03-30T10:01:00Z" w16du:dateUtc="2026-03-30T03:01:00Z">
                    <w:rPr>
                      <w:rFonts w:cstheme="minorHAnsi"/>
                      <w:bCs/>
                      <w:sz w:val="20"/>
                    </w:rPr>
                  </w:rPrChange>
                </w:rPr>
                <w:delText xml:space="preserve">Beberapa tahun kemudian, Tertanggung mengajukan kembali klaim atas Penyakit dengan Tingkat keparahan tahap akhir, maka akan dibayarkan </w:delText>
              </w:r>
              <w:r w:rsidRPr="008915FD" w:rsidDel="00436A78">
                <w:rPr>
                  <w:rFonts w:asciiTheme="minorHAnsi" w:hAnsiTheme="minorHAnsi" w:cstheme="minorHAnsi"/>
                  <w:bCs/>
                  <w:sz w:val="20"/>
                  <w:szCs w:val="20"/>
                  <w:rPrChange w:id="2632" w:author="Indria Mukti Efayanti" w:date="2025-04-25T17:01:00Z" w16du:dateUtc="2025-04-25T10:01:00Z">
                    <w:rPr>
                      <w:rFonts w:cstheme="minorHAnsi"/>
                      <w:bCs/>
                      <w:sz w:val="20"/>
                      <w:szCs w:val="20"/>
                    </w:rPr>
                  </w:rPrChange>
                </w:rPr>
                <w:delText>Uang Pertanggungan sebesar Rp</w:delText>
              </w:r>
              <w:r w:rsidRPr="00DB4F89" w:rsidDel="00436A78">
                <w:rPr>
                  <w:rFonts w:asciiTheme="minorHAnsi" w:hAnsiTheme="minorHAnsi" w:cstheme="minorHAnsi"/>
                  <w:bCs/>
                  <w:sz w:val="20"/>
                  <w:szCs w:val="20"/>
                  <w:rPrChange w:id="2633" w:author="Rosita P L Tobing" w:date="2026-03-30T10:01:00Z" w16du:dateUtc="2026-03-30T03:01:00Z">
                    <w:rPr>
                      <w:rFonts w:cstheme="minorHAnsi"/>
                      <w:bCs/>
                      <w:i/>
                      <w:iCs/>
                      <w:color w:val="4472C4" w:themeColor="accent1"/>
                      <w:sz w:val="20"/>
                      <w:szCs w:val="20"/>
                    </w:rPr>
                  </w:rPrChange>
                </w:rPr>
                <w:delText>&lt;100% of Sum Assured Rider CI&gt;</w:delText>
              </w:r>
              <w:r w:rsidRPr="008915FD" w:rsidDel="00436A78">
                <w:rPr>
                  <w:rFonts w:asciiTheme="minorHAnsi" w:hAnsiTheme="minorHAnsi" w:cstheme="minorHAnsi"/>
                  <w:bCs/>
                  <w:sz w:val="20"/>
                  <w:szCs w:val="20"/>
                  <w:rPrChange w:id="2634" w:author="Indria Mukti Efayanti" w:date="2025-04-25T17:01:00Z" w16du:dateUtc="2025-04-25T10:01:00Z">
                    <w:rPr>
                      <w:rFonts w:cstheme="minorHAnsi"/>
                      <w:bCs/>
                      <w:sz w:val="20"/>
                      <w:szCs w:val="20"/>
                    </w:rPr>
                  </w:rPrChange>
                </w:rPr>
                <w:delText xml:space="preserve"> dan </w:delText>
              </w:r>
              <w:r w:rsidRPr="00DB4F89" w:rsidDel="00436A78">
                <w:rPr>
                  <w:rFonts w:asciiTheme="minorHAnsi" w:hAnsiTheme="minorHAnsi" w:cstheme="minorHAnsi"/>
                  <w:bCs/>
                  <w:sz w:val="20"/>
                  <w:szCs w:val="20"/>
                  <w:rPrChange w:id="2635" w:author="Rosita P L Tobing" w:date="2026-03-30T10:01:00Z" w16du:dateUtc="2026-03-30T03:01:00Z">
                    <w:rPr>
                      <w:rFonts w:cstheme="minorHAnsi"/>
                      <w:bCs/>
                      <w:sz w:val="20"/>
                    </w:rPr>
                  </w:rPrChange>
                </w:rPr>
                <w:delText>selanjutnya Manfaat Asuransi Tambahan ini berakhir.</w:delText>
              </w:r>
            </w:del>
          </w:p>
          <w:p w14:paraId="0D3CF691" w14:textId="77777777" w:rsidR="009464E5" w:rsidRPr="008915FD" w:rsidDel="00436A78" w:rsidRDefault="009464E5">
            <w:pPr>
              <w:pStyle w:val="TableParagraph"/>
              <w:ind w:left="0"/>
              <w:rPr>
                <w:del w:id="2636" w:author="Indria Mukti Efayanti" w:date="2025-01-06T23:21:00Z" w16du:dateUtc="2025-01-06T16:21:00Z"/>
                <w:rFonts w:asciiTheme="minorHAnsi" w:hAnsiTheme="minorHAnsi" w:cstheme="minorHAnsi"/>
                <w:bCs/>
                <w:sz w:val="20"/>
                <w:szCs w:val="20"/>
                <w:rPrChange w:id="2637" w:author="Indria Mukti Efayanti" w:date="2025-04-25T17:01:00Z" w16du:dateUtc="2025-04-25T10:01:00Z">
                  <w:rPr>
                    <w:del w:id="2638" w:author="Indria Mukti Efayanti" w:date="2025-01-06T23:21:00Z" w16du:dateUtc="2025-01-06T16:21:00Z"/>
                    <w:rFonts w:cstheme="minorHAnsi"/>
                    <w:b/>
                    <w:sz w:val="20"/>
                    <w:szCs w:val="20"/>
                  </w:rPr>
                </w:rPrChange>
              </w:rPr>
              <w:pPrChange w:id="2639" w:author="Rosita P L Tobing" w:date="2026-03-30T10:00:00Z" w16du:dateUtc="2026-03-30T03:00:00Z">
                <w:pPr>
                  <w:pStyle w:val="TableParagraph"/>
                  <w:numPr>
                    <w:numId w:val="6"/>
                  </w:numPr>
                  <w:tabs>
                    <w:tab w:val="left" w:pos="415"/>
                  </w:tabs>
                  <w:ind w:left="415" w:hanging="360"/>
                  <w:jc w:val="both"/>
                </w:pPr>
              </w:pPrChange>
            </w:pPr>
            <w:del w:id="2640" w:author="Indria Mukti Efayanti" w:date="2025-01-16T10:14:00Z" w16du:dateUtc="2025-01-16T03:14:00Z">
              <w:r w:rsidRPr="00DB4F89" w:rsidDel="00F368FA">
                <w:rPr>
                  <w:rFonts w:asciiTheme="minorHAnsi" w:hAnsiTheme="minorHAnsi" w:cstheme="minorHAnsi"/>
                  <w:bCs/>
                  <w:sz w:val="20"/>
                  <w:szCs w:val="20"/>
                  <w:rPrChange w:id="2641" w:author="Rosita P L Tobing" w:date="2026-03-30T10:01:00Z" w16du:dateUtc="2026-03-30T03:01:00Z">
                    <w:rPr>
                      <w:rFonts w:cstheme="minorHAnsi"/>
                      <w:b/>
                      <w:sz w:val="20"/>
                      <w:szCs w:val="20"/>
                    </w:rPr>
                  </w:rPrChange>
                </w:rPr>
                <w:delText>Manfaat Pembebasan Premi</w:delText>
              </w:r>
            </w:del>
            <w:del w:id="2642" w:author="Indria Mukti Efayanti" w:date="2025-01-06T23:22:00Z" w16du:dateUtc="2025-01-06T16:22:00Z">
              <w:r w:rsidRPr="008915FD" w:rsidDel="00436A78">
                <w:rPr>
                  <w:rFonts w:asciiTheme="minorHAnsi" w:hAnsiTheme="minorHAnsi" w:cstheme="minorHAnsi"/>
                  <w:bCs/>
                  <w:sz w:val="20"/>
                  <w:szCs w:val="20"/>
                  <w:rPrChange w:id="2643" w:author="Indria Mukti Efayanti" w:date="2025-04-25T17:01:00Z" w16du:dateUtc="2025-04-25T10:01:00Z">
                    <w:rPr>
                      <w:rFonts w:cstheme="minorHAnsi"/>
                      <w:b/>
                      <w:sz w:val="20"/>
                      <w:szCs w:val="20"/>
                    </w:rPr>
                  </w:rPrChange>
                </w:rPr>
                <w:delText xml:space="preserve"> </w:delText>
              </w:r>
            </w:del>
            <w:ins w:id="2644" w:author="Yuyun Yunengsih" w:date="2025-01-07T16:22:00Z" w16du:dateUtc="2025-01-07T09:22:00Z">
              <w:del w:id="2645" w:author="Indria Mukti Efayanti" w:date="2025-01-16T10:14:00Z" w16du:dateUtc="2025-01-16T03:14:00Z">
                <w:r w:rsidRPr="008915FD" w:rsidDel="00F368FA">
                  <w:rPr>
                    <w:rFonts w:asciiTheme="minorHAnsi" w:hAnsiTheme="minorHAnsi" w:cstheme="minorHAnsi"/>
                    <w:bCs/>
                    <w:sz w:val="20"/>
                    <w:szCs w:val="20"/>
                    <w:rPrChange w:id="2646" w:author="Indria Mukti Efayanti" w:date="2025-04-25T17:01:00Z" w16du:dateUtc="2025-04-25T10:01:00Z">
                      <w:rPr>
                        <w:rFonts w:cstheme="minorHAnsi"/>
                        <w:bCs/>
                        <w:sz w:val="20"/>
                        <w:szCs w:val="20"/>
                      </w:rPr>
                    </w:rPrChange>
                  </w:rPr>
                  <w:delText xml:space="preserve"> (</w:delText>
                </w:r>
                <w:r w:rsidRPr="008915FD" w:rsidDel="00F368FA">
                  <w:rPr>
                    <w:rFonts w:asciiTheme="minorHAnsi" w:hAnsiTheme="minorHAnsi" w:cstheme="minorHAnsi"/>
                    <w:bCs/>
                    <w:sz w:val="20"/>
                    <w:szCs w:val="20"/>
                    <w:rPrChange w:id="2647" w:author="Indria Mukti Efayanti" w:date="2025-04-25T17:01:00Z" w16du:dateUtc="2025-04-25T10:01:00Z">
                      <w:rPr>
                        <w:rFonts w:cstheme="minorHAnsi"/>
                        <w:bCs/>
                        <w:sz w:val="20"/>
                        <w:szCs w:val="20"/>
                        <w:highlight w:val="yellow"/>
                      </w:rPr>
                    </w:rPrChange>
                  </w:rPr>
                  <w:delText>mana yang lebih dahulu)</w:delText>
                </w:r>
                <w:commentRangeStart w:id="2648"/>
                <w:commentRangeEnd w:id="2648"/>
                <w:r w:rsidR="00DB4F89" w:rsidRPr="008915FD" w:rsidDel="00F368FA">
                  <w:rPr>
                    <w:rStyle w:val="CommentReference"/>
                    <w:rFonts w:asciiTheme="minorHAnsi" w:hAnsiTheme="minorHAnsi" w:cstheme="minorHAnsi"/>
                    <w:bCs/>
                    <w:sz w:val="20"/>
                    <w:szCs w:val="20"/>
                    <w:rPrChange w:id="2649" w:author="Indria Mukti Efayanti" w:date="2025-04-25T17:01:00Z" w16du:dateUtc="2025-04-25T10:01:00Z">
                      <w:rPr>
                        <w:rStyle w:val="CommentReference"/>
                        <w:rFonts w:cstheme="minorHAnsi"/>
                        <w:bCs/>
                        <w:sz w:val="20"/>
                        <w:szCs w:val="20"/>
                      </w:rPr>
                    </w:rPrChange>
                  </w:rPr>
                  <w:commentReference w:id="2648"/>
                </w:r>
                <w:r w:rsidRPr="008915FD" w:rsidDel="00F368FA">
                  <w:rPr>
                    <w:rFonts w:asciiTheme="minorHAnsi" w:hAnsiTheme="minorHAnsi" w:cstheme="minorHAnsi"/>
                    <w:bCs/>
                    <w:sz w:val="20"/>
                    <w:szCs w:val="20"/>
                    <w:rPrChange w:id="2650" w:author="Indria Mukti Efayanti" w:date="2025-04-25T17:01:00Z" w16du:dateUtc="2025-04-25T10:01:00Z">
                      <w:rPr>
                        <w:rFonts w:cstheme="minorHAnsi"/>
                        <w:bCs/>
                        <w:sz w:val="20"/>
                        <w:szCs w:val="20"/>
                      </w:rPr>
                    </w:rPrChange>
                  </w:rPr>
                  <w:delText xml:space="preserve"> </w:delText>
                </w:r>
              </w:del>
            </w:ins>
            <w:del w:id="2651" w:author="Indria Mukti Efayanti" w:date="2025-01-06T23:21:00Z" w16du:dateUtc="2025-01-06T16:21:00Z">
              <w:r w:rsidRPr="00DB4F89" w:rsidDel="00436A78">
                <w:rPr>
                  <w:rFonts w:asciiTheme="minorHAnsi" w:hAnsiTheme="minorHAnsi" w:cstheme="minorHAnsi"/>
                  <w:bCs/>
                  <w:sz w:val="20"/>
                  <w:szCs w:val="20"/>
                  <w:rPrChange w:id="2652" w:author="Rosita P L Tobing" w:date="2026-03-30T10:01:00Z" w16du:dateUtc="2026-03-30T03:01:00Z">
                    <w:rPr>
                      <w:rFonts w:cstheme="minorHAnsi"/>
                      <w:bCs/>
                      <w:i/>
                      <w:iCs/>
                      <w:color w:val="4472C4" w:themeColor="accent1"/>
                      <w:sz w:val="20"/>
                    </w:rPr>
                  </w:rPrChange>
                </w:rPr>
                <w:delText xml:space="preserve">Only appear if Rider WoP is taken. </w:delText>
              </w:r>
            </w:del>
          </w:p>
          <w:p w14:paraId="76CBD357" w14:textId="77777777" w:rsidR="009464E5" w:rsidRPr="00DB4F89" w:rsidDel="00436A78" w:rsidRDefault="009464E5">
            <w:pPr>
              <w:pStyle w:val="TableParagraph"/>
              <w:ind w:left="0"/>
              <w:rPr>
                <w:del w:id="2653" w:author="Indria Mukti Efayanti" w:date="2025-01-06T23:22:00Z" w16du:dateUtc="2025-01-06T16:22:00Z"/>
                <w:rFonts w:asciiTheme="minorHAnsi" w:hAnsiTheme="minorHAnsi" w:cstheme="minorHAnsi"/>
                <w:bCs/>
                <w:sz w:val="20"/>
                <w:szCs w:val="20"/>
                <w:rPrChange w:id="2654" w:author="Rosita P L Tobing" w:date="2026-03-30T10:01:00Z" w16du:dateUtc="2026-03-30T03:01:00Z">
                  <w:rPr>
                    <w:del w:id="2655" w:author="Indria Mukti Efayanti" w:date="2025-01-06T23:22:00Z" w16du:dateUtc="2025-01-06T16:22:00Z"/>
                    <w:rFonts w:asciiTheme="minorHAnsi" w:hAnsiTheme="minorHAnsi" w:cstheme="minorHAnsi"/>
                    <w:b/>
                    <w:sz w:val="20"/>
                    <w:szCs w:val="20"/>
                  </w:rPr>
                </w:rPrChange>
              </w:rPr>
              <w:pPrChange w:id="2656" w:author="Rosita P L Tobing" w:date="2026-03-30T10:00:00Z" w16du:dateUtc="2026-03-30T03:00:00Z">
                <w:pPr>
                  <w:pStyle w:val="TableParagraph"/>
                  <w:tabs>
                    <w:tab w:val="left" w:pos="415"/>
                  </w:tabs>
                  <w:spacing w:line="243" w:lineRule="exact"/>
                  <w:ind w:left="415"/>
                  <w:jc w:val="both"/>
                </w:pPr>
              </w:pPrChange>
            </w:pPr>
            <w:del w:id="2657" w:author="Indria Mukti Efayanti" w:date="2025-01-06T23:22:00Z" w16du:dateUtc="2025-01-06T16:22:00Z">
              <w:r w:rsidRPr="008915FD" w:rsidDel="00436A78">
                <w:rPr>
                  <w:rFonts w:asciiTheme="minorHAnsi" w:hAnsiTheme="minorHAnsi" w:cstheme="minorHAnsi"/>
                  <w:bCs/>
                  <w:sz w:val="20"/>
                  <w:szCs w:val="20"/>
                  <w:rPrChange w:id="2658" w:author="Indria Mukti Efayanti" w:date="2025-04-25T17:01:00Z" w16du:dateUtc="2025-04-25T10:01:00Z">
                    <w:rPr>
                      <w:rFonts w:cstheme="minorHAnsi"/>
                      <w:bCs/>
                      <w:sz w:val="20"/>
                      <w:szCs w:val="20"/>
                    </w:rPr>
                  </w:rPrChange>
                </w:rPr>
                <w:delText xml:space="preserve">Jika Tertanggung untuk pertama kalinya terdiagnosa salah satu dari Penyakit Kritis, misalnya </w:delText>
              </w:r>
              <w:r w:rsidRPr="00DB4F89" w:rsidDel="00436A78">
                <w:rPr>
                  <w:rFonts w:asciiTheme="minorHAnsi" w:hAnsiTheme="minorHAnsi" w:cstheme="minorHAnsi"/>
                  <w:bCs/>
                  <w:sz w:val="20"/>
                  <w:szCs w:val="20"/>
                  <w:rPrChange w:id="2659" w:author="Rosita P L Tobing" w:date="2026-03-30T10:01:00Z" w16du:dateUtc="2026-03-30T03:01:00Z">
                    <w:rPr>
                      <w:rFonts w:cstheme="minorHAnsi"/>
                      <w:bCs/>
                      <w:color w:val="000000"/>
                      <w:sz w:val="20"/>
                      <w:szCs w:val="20"/>
                    </w:rPr>
                  </w:rPrChange>
                </w:rPr>
                <w:delText xml:space="preserve">terdiagnosa Demensia, pada tahun ke 5 Polis, </w:delText>
              </w:r>
              <w:r w:rsidRPr="008915FD" w:rsidDel="00436A78">
                <w:rPr>
                  <w:rFonts w:asciiTheme="minorHAnsi" w:hAnsiTheme="minorHAnsi" w:cstheme="minorHAnsi"/>
                  <w:bCs/>
                  <w:sz w:val="20"/>
                  <w:szCs w:val="20"/>
                  <w:rPrChange w:id="2660" w:author="Indria Mukti Efayanti" w:date="2025-04-25T17:01:00Z" w16du:dateUtc="2025-04-25T10:01:00Z">
                    <w:rPr>
                      <w:rFonts w:cstheme="minorHAnsi"/>
                      <w:bCs/>
                      <w:sz w:val="20"/>
                      <w:szCs w:val="20"/>
                    </w:rPr>
                  </w:rPrChange>
                </w:rPr>
                <w:delText>maka pembayaran Premi periode jatuh tempo selanjutnya hingga akhir Masa Pembayaran Premi atau hingga Tertanggung berusia 65 tahun, akan dibebaskan dari tanggunga jawab Pemegang Polis, dan selanjutnya Manfaat Asuransi Tambahan ini berakhir.</w:delText>
              </w:r>
            </w:del>
          </w:p>
          <w:p w14:paraId="0477B96E" w14:textId="77777777" w:rsidR="009464E5" w:rsidRPr="00DB4F89" w:rsidDel="00436A78" w:rsidRDefault="009464E5">
            <w:pPr>
              <w:pStyle w:val="TableParagraph"/>
              <w:ind w:left="0"/>
              <w:rPr>
                <w:del w:id="2661" w:author="Indria Mukti Efayanti" w:date="2025-01-06T23:22:00Z" w16du:dateUtc="2025-01-06T16:22:00Z"/>
                <w:rFonts w:cstheme="minorHAnsi"/>
                <w:bCs/>
                <w:sz w:val="20"/>
                <w:szCs w:val="20"/>
                <w:rPrChange w:id="2662" w:author="Rosita P L Tobing" w:date="2026-03-30T10:01:00Z" w16du:dateUtc="2026-03-30T03:01:00Z">
                  <w:rPr>
                    <w:del w:id="2663" w:author="Indria Mukti Efayanti" w:date="2025-01-06T23:22:00Z" w16du:dateUtc="2025-01-06T16:22:00Z"/>
                    <w:rFonts w:cstheme="minorHAnsi"/>
                    <w:bCs/>
                    <w:i/>
                    <w:iCs/>
                    <w:color w:val="4472C4" w:themeColor="accent1"/>
                    <w:sz w:val="20"/>
                    <w:szCs w:val="20"/>
                  </w:rPr>
                </w:rPrChange>
              </w:rPr>
              <w:pPrChange w:id="2664" w:author="Rosita P L Tobing" w:date="2026-03-30T10:00:00Z" w16du:dateUtc="2026-03-30T03:00:00Z">
                <w:pPr/>
              </w:pPrChange>
            </w:pPr>
            <w:del w:id="2665" w:author="Indria Mukti Efayanti" w:date="2025-01-06T23:22:00Z" w16du:dateUtc="2025-01-06T16:22:00Z">
              <w:r w:rsidRPr="00DB4F89" w:rsidDel="00436A78">
                <w:rPr>
                  <w:rFonts w:cstheme="minorHAnsi"/>
                  <w:bCs/>
                  <w:sz w:val="20"/>
                  <w:szCs w:val="20"/>
                  <w:rPrChange w:id="2666" w:author="Rosita P L Tobing" w:date="2026-03-30T10:01:00Z" w16du:dateUtc="2026-03-30T03:01:00Z">
                    <w:rPr>
                      <w:rFonts w:cstheme="minorHAnsi"/>
                      <w:bCs/>
                      <w:i/>
                      <w:iCs/>
                      <w:color w:val="4472C4" w:themeColor="accent1"/>
                      <w:sz w:val="20"/>
                      <w:szCs w:val="20"/>
                    </w:rPr>
                  </w:rPrChange>
                </w:rPr>
                <w:delText xml:space="preserve">The sequence number (numbering) of rider is depends on how much rider is taken. IF both Rider CI and WoP are taken, then number D=CI and number E=WoP. If only one of the rider taken, the number D=rider taken (CI/WoP) </w:delText>
              </w:r>
            </w:del>
          </w:p>
          <w:p w14:paraId="00115827" w14:textId="77777777" w:rsidR="009464E5" w:rsidRPr="00DB4F89" w:rsidDel="00436A78" w:rsidRDefault="009464E5">
            <w:pPr>
              <w:pStyle w:val="TableParagraph"/>
              <w:ind w:left="0"/>
              <w:rPr>
                <w:del w:id="2667" w:author="Indria Mukti Efayanti" w:date="2025-01-06T23:22:00Z" w16du:dateUtc="2025-01-06T16:22:00Z"/>
                <w:rFonts w:asciiTheme="minorHAnsi" w:hAnsiTheme="minorHAnsi" w:cstheme="minorHAnsi"/>
                <w:bCs/>
                <w:sz w:val="20"/>
                <w:szCs w:val="20"/>
                <w:rPrChange w:id="2668" w:author="Rosita P L Tobing" w:date="2026-03-30T10:01:00Z" w16du:dateUtc="2026-03-30T03:01:00Z">
                  <w:rPr>
                    <w:del w:id="2669" w:author="Indria Mukti Efayanti" w:date="2025-01-06T23:22:00Z" w16du:dateUtc="2025-01-06T16:22:00Z"/>
                    <w:rFonts w:asciiTheme="minorHAnsi" w:hAnsiTheme="minorHAnsi" w:cstheme="minorHAnsi"/>
                    <w:b/>
                    <w:sz w:val="20"/>
                    <w:u w:val="single"/>
                  </w:rPr>
                </w:rPrChange>
              </w:rPr>
              <w:pPrChange w:id="2670" w:author="Rosita P L Tobing" w:date="2026-03-30T10:00:00Z" w16du:dateUtc="2026-03-30T03:00:00Z">
                <w:pPr>
                  <w:pStyle w:val="TableParagraph"/>
                  <w:spacing w:before="1" w:line="243" w:lineRule="exact"/>
                  <w:ind w:left="0"/>
                </w:pPr>
              </w:pPrChange>
            </w:pPr>
          </w:p>
          <w:p w14:paraId="346F8392" w14:textId="77777777" w:rsidR="009464E5" w:rsidRPr="00DB4F89" w:rsidDel="00F368FA" w:rsidRDefault="009464E5">
            <w:pPr>
              <w:pStyle w:val="TableParagraph"/>
              <w:ind w:left="0"/>
              <w:rPr>
                <w:del w:id="2671" w:author="Indria Mukti Efayanti" w:date="2025-01-16T10:14:00Z" w16du:dateUtc="2025-01-16T03:14:00Z"/>
                <w:rFonts w:asciiTheme="minorHAnsi" w:hAnsiTheme="minorHAnsi" w:cstheme="minorHAnsi"/>
                <w:bCs/>
                <w:sz w:val="20"/>
                <w:szCs w:val="20"/>
                <w:rPrChange w:id="2672" w:author="Rosita P L Tobing" w:date="2026-03-30T10:01:00Z" w16du:dateUtc="2026-03-30T03:01:00Z">
                  <w:rPr>
                    <w:del w:id="2673" w:author="Indria Mukti Efayanti" w:date="2025-01-16T10:14:00Z" w16du:dateUtc="2025-01-16T03:14:00Z"/>
                    <w:rFonts w:asciiTheme="minorHAnsi" w:hAnsiTheme="minorHAnsi" w:cstheme="minorHAnsi"/>
                    <w:b/>
                    <w:sz w:val="20"/>
                  </w:rPr>
                </w:rPrChange>
              </w:rPr>
              <w:pPrChange w:id="2674" w:author="Rosita P L Tobing" w:date="2026-03-30T10:00:00Z" w16du:dateUtc="2026-03-30T03:00:00Z">
                <w:pPr>
                  <w:pStyle w:val="TableParagraph"/>
                  <w:spacing w:before="1" w:line="243" w:lineRule="exact"/>
                  <w:ind w:left="0"/>
                </w:pPr>
              </w:pPrChange>
            </w:pPr>
            <w:del w:id="2675" w:author="Indria Mukti Efayanti" w:date="2025-01-16T10:14:00Z" w16du:dateUtc="2025-01-16T03:14:00Z">
              <w:r w:rsidRPr="00DB4F89" w:rsidDel="00F368FA">
                <w:rPr>
                  <w:rFonts w:asciiTheme="minorHAnsi" w:hAnsiTheme="minorHAnsi" w:cstheme="minorHAnsi"/>
                  <w:bCs/>
                  <w:sz w:val="20"/>
                  <w:szCs w:val="20"/>
                  <w:rPrChange w:id="2676" w:author="Rosita P L Tobing" w:date="2026-03-30T10:01:00Z" w16du:dateUtc="2026-03-30T03:01:00Z">
                    <w:rPr>
                      <w:rFonts w:cstheme="minorHAnsi"/>
                      <w:b/>
                      <w:sz w:val="20"/>
                      <w:u w:val="single"/>
                    </w:rPr>
                  </w:rPrChange>
                </w:rPr>
                <w:delText>Catatan</w:delText>
              </w:r>
              <w:r w:rsidRPr="00DB4F89" w:rsidDel="00F368FA">
                <w:rPr>
                  <w:rFonts w:asciiTheme="minorHAnsi" w:hAnsiTheme="minorHAnsi" w:cstheme="minorHAnsi"/>
                  <w:bCs/>
                  <w:sz w:val="20"/>
                  <w:szCs w:val="20"/>
                  <w:rPrChange w:id="2677" w:author="Rosita P L Tobing" w:date="2026-03-30T10:01:00Z" w16du:dateUtc="2026-03-30T03:01:00Z">
                    <w:rPr>
                      <w:rFonts w:cstheme="minorHAnsi"/>
                      <w:b/>
                      <w:spacing w:val="-3"/>
                      <w:sz w:val="20"/>
                      <w:u w:val="single"/>
                    </w:rPr>
                  </w:rPrChange>
                </w:rPr>
                <w:delText xml:space="preserve"> </w:delText>
              </w:r>
              <w:r w:rsidRPr="00DB4F89" w:rsidDel="00F368FA">
                <w:rPr>
                  <w:rFonts w:asciiTheme="minorHAnsi" w:hAnsiTheme="minorHAnsi" w:cstheme="minorHAnsi"/>
                  <w:bCs/>
                  <w:sz w:val="20"/>
                  <w:szCs w:val="20"/>
                  <w:rPrChange w:id="2678" w:author="Rosita P L Tobing" w:date="2026-03-30T10:01:00Z" w16du:dateUtc="2026-03-30T03:01:00Z">
                    <w:rPr>
                      <w:rFonts w:cstheme="minorHAnsi"/>
                      <w:b/>
                      <w:sz w:val="20"/>
                      <w:u w:val="single"/>
                    </w:rPr>
                  </w:rPrChange>
                </w:rPr>
                <w:delText>Penting</w:delText>
              </w:r>
            </w:del>
          </w:p>
          <w:p w14:paraId="351742BF" w14:textId="77777777" w:rsidR="009464E5" w:rsidRPr="008854E8" w:rsidDel="00F368FA" w:rsidRDefault="009464E5">
            <w:pPr>
              <w:pStyle w:val="TableParagraph"/>
              <w:ind w:left="0"/>
              <w:rPr>
                <w:del w:id="2679" w:author="Indria Mukti Efayanti" w:date="2025-01-16T10:14:00Z" w16du:dateUtc="2025-01-16T03:14:00Z"/>
                <w:rFonts w:cstheme="minorHAnsi"/>
                <w:bCs/>
                <w:sz w:val="20"/>
                <w:szCs w:val="20"/>
              </w:rPr>
              <w:pPrChange w:id="2680" w:author="Rosita P L Tobing" w:date="2026-03-30T10:00:00Z" w16du:dateUtc="2026-03-30T03:00:00Z">
                <w:pPr/>
              </w:pPrChange>
            </w:pPr>
            <w:del w:id="2681" w:author="Indria Mukti Efayanti" w:date="2025-01-16T10:14:00Z" w16du:dateUtc="2025-01-16T03:14:00Z">
              <w:r w:rsidRPr="008854E8" w:rsidDel="00F368FA">
                <w:rPr>
                  <w:rFonts w:cstheme="minorHAnsi"/>
                  <w:bCs/>
                  <w:sz w:val="20"/>
                  <w:szCs w:val="20"/>
                </w:rPr>
                <w:delText>Simulasi</w:delText>
              </w:r>
              <w:r w:rsidRPr="00DB4F89" w:rsidDel="00F368FA">
                <w:rPr>
                  <w:rFonts w:cstheme="minorHAnsi"/>
                  <w:bCs/>
                  <w:sz w:val="20"/>
                  <w:szCs w:val="20"/>
                  <w:rPrChange w:id="2682"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di</w:delText>
              </w:r>
              <w:r w:rsidRPr="00DB4F89" w:rsidDel="00F368FA">
                <w:rPr>
                  <w:rFonts w:cstheme="minorHAnsi"/>
                  <w:bCs/>
                  <w:sz w:val="20"/>
                  <w:szCs w:val="20"/>
                  <w:rPrChange w:id="2683"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atas</w:delText>
              </w:r>
              <w:r w:rsidRPr="00DB4F89" w:rsidDel="00F368FA">
                <w:rPr>
                  <w:rFonts w:cstheme="minorHAnsi"/>
                  <w:bCs/>
                  <w:sz w:val="20"/>
                  <w:szCs w:val="20"/>
                  <w:rPrChange w:id="2684" w:author="Rosita P L Tobing" w:date="2026-03-30T10:01:00Z" w16du:dateUtc="2026-03-30T03:01:00Z">
                    <w:rPr>
                      <w:rFonts w:cstheme="minorHAnsi"/>
                      <w:spacing w:val="-4"/>
                      <w:sz w:val="20"/>
                    </w:rPr>
                  </w:rPrChange>
                </w:rPr>
                <w:delText xml:space="preserve"> </w:delText>
              </w:r>
              <w:r w:rsidRPr="008854E8" w:rsidDel="00F368FA">
                <w:rPr>
                  <w:rFonts w:cstheme="minorHAnsi"/>
                  <w:bCs/>
                  <w:sz w:val="20"/>
                  <w:szCs w:val="20"/>
                </w:rPr>
                <w:delText>digunakan</w:delText>
              </w:r>
              <w:r w:rsidRPr="00DB4F89" w:rsidDel="00F368FA">
                <w:rPr>
                  <w:rFonts w:cstheme="minorHAnsi"/>
                  <w:bCs/>
                  <w:sz w:val="20"/>
                  <w:szCs w:val="20"/>
                  <w:rPrChange w:id="2685" w:author="Rosita P L Tobing" w:date="2026-03-30T10:01:00Z" w16du:dateUtc="2026-03-30T03:01:00Z">
                    <w:rPr>
                      <w:rFonts w:cstheme="minorHAnsi"/>
                      <w:spacing w:val="-7"/>
                      <w:sz w:val="20"/>
                    </w:rPr>
                  </w:rPrChange>
                </w:rPr>
                <w:delText xml:space="preserve"> </w:delText>
              </w:r>
              <w:r w:rsidRPr="008854E8" w:rsidDel="00F368FA">
                <w:rPr>
                  <w:rFonts w:cstheme="minorHAnsi"/>
                  <w:bCs/>
                  <w:sz w:val="20"/>
                  <w:szCs w:val="20"/>
                </w:rPr>
                <w:delText>untuk</w:delText>
              </w:r>
              <w:r w:rsidRPr="00DB4F89" w:rsidDel="00F368FA">
                <w:rPr>
                  <w:rFonts w:cstheme="minorHAnsi"/>
                  <w:bCs/>
                  <w:sz w:val="20"/>
                  <w:szCs w:val="20"/>
                  <w:rPrChange w:id="2686"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tujuan</w:delText>
              </w:r>
              <w:r w:rsidRPr="00DB4F89" w:rsidDel="00F368FA">
                <w:rPr>
                  <w:rFonts w:cstheme="minorHAnsi"/>
                  <w:bCs/>
                  <w:sz w:val="20"/>
                  <w:szCs w:val="20"/>
                  <w:rPrChange w:id="2687"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ilustrasi</w:delText>
              </w:r>
              <w:r w:rsidRPr="00DB4F89" w:rsidDel="00F368FA">
                <w:rPr>
                  <w:rFonts w:cstheme="minorHAnsi"/>
                  <w:bCs/>
                  <w:sz w:val="20"/>
                  <w:szCs w:val="20"/>
                  <w:rPrChange w:id="2688" w:author="Rosita P L Tobing" w:date="2026-03-30T10:01:00Z" w16du:dateUtc="2026-03-30T03:01:00Z">
                    <w:rPr>
                      <w:rFonts w:cstheme="minorHAnsi"/>
                      <w:spacing w:val="-9"/>
                      <w:sz w:val="20"/>
                    </w:rPr>
                  </w:rPrChange>
                </w:rPr>
                <w:delText xml:space="preserve"> </w:delText>
              </w:r>
              <w:r w:rsidRPr="008854E8" w:rsidDel="00F368FA">
                <w:rPr>
                  <w:rFonts w:cstheme="minorHAnsi"/>
                  <w:bCs/>
                  <w:sz w:val="20"/>
                  <w:szCs w:val="20"/>
                </w:rPr>
                <w:delText>semata,</w:delText>
              </w:r>
              <w:r w:rsidRPr="00DB4F89" w:rsidDel="00F368FA">
                <w:rPr>
                  <w:rFonts w:cstheme="minorHAnsi"/>
                  <w:bCs/>
                  <w:sz w:val="20"/>
                  <w:szCs w:val="20"/>
                  <w:rPrChange w:id="2689" w:author="Rosita P L Tobing" w:date="2026-03-30T10:01:00Z" w16du:dateUtc="2026-03-30T03:01:00Z">
                    <w:rPr>
                      <w:rFonts w:cstheme="minorHAnsi"/>
                      <w:spacing w:val="-4"/>
                      <w:sz w:val="20"/>
                    </w:rPr>
                  </w:rPrChange>
                </w:rPr>
                <w:delText xml:space="preserve"> </w:delText>
              </w:r>
              <w:r w:rsidRPr="008854E8" w:rsidDel="00F368FA">
                <w:rPr>
                  <w:rFonts w:cstheme="minorHAnsi"/>
                  <w:bCs/>
                  <w:sz w:val="20"/>
                  <w:szCs w:val="20"/>
                </w:rPr>
                <w:delText>tidak</w:delText>
              </w:r>
              <w:r w:rsidRPr="00DB4F89" w:rsidDel="00F368FA">
                <w:rPr>
                  <w:rFonts w:cstheme="minorHAnsi"/>
                  <w:bCs/>
                  <w:sz w:val="20"/>
                  <w:szCs w:val="20"/>
                  <w:rPrChange w:id="2690" w:author="Rosita P L Tobing" w:date="2026-03-30T10:01:00Z" w16du:dateUtc="2026-03-30T03:01:00Z">
                    <w:rPr>
                      <w:rFonts w:cstheme="minorHAnsi"/>
                      <w:spacing w:val="-5"/>
                      <w:sz w:val="20"/>
                    </w:rPr>
                  </w:rPrChange>
                </w:rPr>
                <w:delText xml:space="preserve"> </w:delText>
              </w:r>
              <w:r w:rsidRPr="008854E8" w:rsidDel="00F368FA">
                <w:rPr>
                  <w:rFonts w:cstheme="minorHAnsi"/>
                  <w:bCs/>
                  <w:sz w:val="20"/>
                  <w:szCs w:val="20"/>
                </w:rPr>
                <w:delText>mengikat,</w:delText>
              </w:r>
              <w:r w:rsidRPr="00DB4F89" w:rsidDel="00F368FA">
                <w:rPr>
                  <w:rFonts w:cstheme="minorHAnsi"/>
                  <w:bCs/>
                  <w:sz w:val="20"/>
                  <w:szCs w:val="20"/>
                  <w:rPrChange w:id="2691"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bukan</w:delText>
              </w:r>
              <w:r w:rsidRPr="00DB4F89" w:rsidDel="00F368FA">
                <w:rPr>
                  <w:rFonts w:cstheme="minorHAnsi"/>
                  <w:bCs/>
                  <w:sz w:val="20"/>
                  <w:szCs w:val="20"/>
                  <w:rPrChange w:id="2692" w:author="Rosita P L Tobing" w:date="2026-03-30T10:01:00Z" w16du:dateUtc="2026-03-30T03:01:00Z">
                    <w:rPr>
                      <w:rFonts w:cstheme="minorHAnsi"/>
                      <w:spacing w:val="-5"/>
                      <w:sz w:val="20"/>
                    </w:rPr>
                  </w:rPrChange>
                </w:rPr>
                <w:delText xml:space="preserve"> </w:delText>
              </w:r>
              <w:r w:rsidRPr="008854E8" w:rsidDel="00F368FA">
                <w:rPr>
                  <w:rFonts w:cstheme="minorHAnsi"/>
                  <w:bCs/>
                  <w:sz w:val="20"/>
                  <w:szCs w:val="20"/>
                </w:rPr>
                <w:delText>merupakan</w:delText>
              </w:r>
              <w:r w:rsidRPr="00DB4F89" w:rsidDel="00F368FA">
                <w:rPr>
                  <w:rFonts w:cstheme="minorHAnsi"/>
                  <w:bCs/>
                  <w:sz w:val="20"/>
                  <w:szCs w:val="20"/>
                  <w:rPrChange w:id="2693"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perjanjian</w:delText>
              </w:r>
              <w:r w:rsidRPr="00DB4F89" w:rsidDel="00F368FA">
                <w:rPr>
                  <w:rFonts w:cstheme="minorHAnsi"/>
                  <w:bCs/>
                  <w:sz w:val="20"/>
                  <w:szCs w:val="20"/>
                  <w:rPrChange w:id="2694" w:author="Rosita P L Tobing" w:date="2026-03-30T10:01:00Z" w16du:dateUtc="2026-03-30T03:01:00Z">
                    <w:rPr>
                      <w:rFonts w:cstheme="minorHAnsi"/>
                      <w:spacing w:val="-7"/>
                      <w:sz w:val="20"/>
                    </w:rPr>
                  </w:rPrChange>
                </w:rPr>
                <w:delText xml:space="preserve"> </w:delText>
              </w:r>
              <w:r w:rsidRPr="008854E8" w:rsidDel="00F368FA">
                <w:rPr>
                  <w:rFonts w:cstheme="minorHAnsi"/>
                  <w:bCs/>
                  <w:sz w:val="20"/>
                  <w:szCs w:val="20"/>
                </w:rPr>
                <w:delText>asuransi</w:delText>
              </w:r>
              <w:r w:rsidRPr="00DB4F89" w:rsidDel="00F368FA">
                <w:rPr>
                  <w:rFonts w:cstheme="minorHAnsi"/>
                  <w:bCs/>
                  <w:sz w:val="20"/>
                  <w:szCs w:val="20"/>
                  <w:rPrChange w:id="2695" w:author="Rosita P L Tobing" w:date="2026-03-30T10:01:00Z" w16du:dateUtc="2026-03-30T03:01:00Z">
                    <w:rPr>
                      <w:rFonts w:cstheme="minorHAnsi"/>
                      <w:spacing w:val="-9"/>
                      <w:sz w:val="20"/>
                    </w:rPr>
                  </w:rPrChange>
                </w:rPr>
                <w:delText xml:space="preserve"> </w:delText>
              </w:r>
              <w:r w:rsidRPr="008854E8" w:rsidDel="00F368FA">
                <w:rPr>
                  <w:rFonts w:cstheme="minorHAnsi"/>
                  <w:bCs/>
                  <w:sz w:val="20"/>
                  <w:szCs w:val="20"/>
                </w:rPr>
                <w:delText>dan</w:delText>
              </w:r>
              <w:r w:rsidRPr="00DB4F89" w:rsidDel="00F368FA">
                <w:rPr>
                  <w:rFonts w:cstheme="minorHAnsi"/>
                  <w:bCs/>
                  <w:sz w:val="20"/>
                  <w:szCs w:val="20"/>
                  <w:rPrChange w:id="2696" w:author="Rosita P L Tobing" w:date="2026-03-30T10:01:00Z" w16du:dateUtc="2026-03-30T03:01:00Z">
                    <w:rPr>
                      <w:rFonts w:cstheme="minorHAnsi"/>
                      <w:spacing w:val="-6"/>
                      <w:sz w:val="20"/>
                    </w:rPr>
                  </w:rPrChange>
                </w:rPr>
                <w:delText xml:space="preserve"> </w:delText>
              </w:r>
              <w:r w:rsidRPr="008854E8" w:rsidDel="00F368FA">
                <w:rPr>
                  <w:rFonts w:cstheme="minorHAnsi"/>
                  <w:bCs/>
                  <w:sz w:val="20"/>
                  <w:szCs w:val="20"/>
                </w:rPr>
                <w:delText>bukan merupakan</w:delText>
              </w:r>
              <w:r w:rsidRPr="00DB4F89" w:rsidDel="00F368FA">
                <w:rPr>
                  <w:rFonts w:cstheme="minorHAnsi"/>
                  <w:bCs/>
                  <w:sz w:val="20"/>
                  <w:szCs w:val="20"/>
                  <w:rPrChange w:id="2697"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bagian</w:delText>
              </w:r>
              <w:r w:rsidRPr="00DB4F89" w:rsidDel="00F368FA">
                <w:rPr>
                  <w:rFonts w:cstheme="minorHAnsi"/>
                  <w:bCs/>
                  <w:sz w:val="20"/>
                  <w:szCs w:val="20"/>
                  <w:rPrChange w:id="2698"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dari</w:delText>
              </w:r>
              <w:r w:rsidRPr="00DB4F89" w:rsidDel="00F368FA">
                <w:rPr>
                  <w:rFonts w:cstheme="minorHAnsi"/>
                  <w:bCs/>
                  <w:sz w:val="20"/>
                  <w:szCs w:val="20"/>
                  <w:rPrChange w:id="2699" w:author="Rosita P L Tobing" w:date="2026-03-30T10:01:00Z" w16du:dateUtc="2026-03-30T03:01:00Z">
                    <w:rPr>
                      <w:rFonts w:cstheme="minorHAnsi"/>
                      <w:spacing w:val="8"/>
                      <w:sz w:val="20"/>
                    </w:rPr>
                  </w:rPrChange>
                </w:rPr>
                <w:delText xml:space="preserve"> </w:delText>
              </w:r>
              <w:r w:rsidRPr="008854E8" w:rsidDel="00F368FA">
                <w:rPr>
                  <w:rFonts w:cstheme="minorHAnsi"/>
                  <w:bCs/>
                  <w:sz w:val="20"/>
                  <w:szCs w:val="20"/>
                </w:rPr>
                <w:delText>Polis.</w:delText>
              </w:r>
              <w:r w:rsidRPr="00DB4F89" w:rsidDel="00F368FA">
                <w:rPr>
                  <w:rFonts w:cstheme="minorHAnsi"/>
                  <w:bCs/>
                  <w:sz w:val="20"/>
                  <w:szCs w:val="20"/>
                  <w:rPrChange w:id="2700" w:author="Rosita P L Tobing" w:date="2026-03-30T10:01:00Z" w16du:dateUtc="2026-03-30T03:01:00Z">
                    <w:rPr>
                      <w:rFonts w:cstheme="minorHAnsi"/>
                      <w:spacing w:val="7"/>
                      <w:sz w:val="20"/>
                    </w:rPr>
                  </w:rPrChange>
                </w:rPr>
                <w:delText xml:space="preserve"> </w:delText>
              </w:r>
              <w:r w:rsidRPr="008854E8" w:rsidDel="00F368FA">
                <w:rPr>
                  <w:rFonts w:cstheme="minorHAnsi"/>
                  <w:bCs/>
                  <w:sz w:val="20"/>
                  <w:szCs w:val="20"/>
                </w:rPr>
                <w:delText>Hak</w:delText>
              </w:r>
              <w:r w:rsidRPr="00DB4F89" w:rsidDel="00F368FA">
                <w:rPr>
                  <w:rFonts w:cstheme="minorHAnsi"/>
                  <w:bCs/>
                  <w:sz w:val="20"/>
                  <w:szCs w:val="20"/>
                  <w:rPrChange w:id="2701" w:author="Rosita P L Tobing" w:date="2026-03-30T10:01:00Z" w16du:dateUtc="2026-03-30T03:01:00Z">
                    <w:rPr>
                      <w:rFonts w:cstheme="minorHAnsi"/>
                      <w:spacing w:val="11"/>
                      <w:sz w:val="20"/>
                    </w:rPr>
                  </w:rPrChange>
                </w:rPr>
                <w:delText xml:space="preserve"> </w:delText>
              </w:r>
              <w:r w:rsidRPr="008854E8" w:rsidDel="00F368FA">
                <w:rPr>
                  <w:rFonts w:cstheme="minorHAnsi"/>
                  <w:bCs/>
                  <w:sz w:val="20"/>
                  <w:szCs w:val="20"/>
                </w:rPr>
                <w:delText>dan</w:delText>
              </w:r>
              <w:r w:rsidRPr="00DB4F89" w:rsidDel="00F368FA">
                <w:rPr>
                  <w:rFonts w:cstheme="minorHAnsi"/>
                  <w:bCs/>
                  <w:sz w:val="20"/>
                  <w:szCs w:val="20"/>
                  <w:rPrChange w:id="2702" w:author="Rosita P L Tobing" w:date="2026-03-30T10:01:00Z" w16du:dateUtc="2026-03-30T03:01:00Z">
                    <w:rPr>
                      <w:rFonts w:cstheme="minorHAnsi"/>
                      <w:spacing w:val="9"/>
                      <w:sz w:val="20"/>
                    </w:rPr>
                  </w:rPrChange>
                </w:rPr>
                <w:delText xml:space="preserve"> </w:delText>
              </w:r>
              <w:r w:rsidRPr="008854E8" w:rsidDel="00F368FA">
                <w:rPr>
                  <w:rFonts w:cstheme="minorHAnsi"/>
                  <w:bCs/>
                  <w:sz w:val="20"/>
                  <w:szCs w:val="20"/>
                </w:rPr>
                <w:delText>kewajiban</w:delText>
              </w:r>
              <w:r w:rsidRPr="00DB4F89" w:rsidDel="00F368FA">
                <w:rPr>
                  <w:rFonts w:cstheme="minorHAnsi"/>
                  <w:bCs/>
                  <w:sz w:val="20"/>
                  <w:szCs w:val="20"/>
                  <w:rPrChange w:id="2703" w:author="Rosita P L Tobing" w:date="2026-03-30T10:01:00Z" w16du:dateUtc="2026-03-30T03:01:00Z">
                    <w:rPr>
                      <w:rFonts w:cstheme="minorHAnsi"/>
                      <w:spacing w:val="11"/>
                      <w:sz w:val="20"/>
                    </w:rPr>
                  </w:rPrChange>
                </w:rPr>
                <w:delText xml:space="preserve"> </w:delText>
              </w:r>
              <w:r w:rsidRPr="008854E8" w:rsidDel="00F368FA">
                <w:rPr>
                  <w:rFonts w:cstheme="minorHAnsi"/>
                  <w:bCs/>
                  <w:sz w:val="20"/>
                  <w:szCs w:val="20"/>
                </w:rPr>
                <w:delText>sebagai</w:delText>
              </w:r>
              <w:r w:rsidRPr="00DB4F89" w:rsidDel="00F368FA">
                <w:rPr>
                  <w:rFonts w:cstheme="minorHAnsi"/>
                  <w:bCs/>
                  <w:sz w:val="20"/>
                  <w:szCs w:val="20"/>
                  <w:rPrChange w:id="2704"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Pemegang</w:delText>
              </w:r>
              <w:r w:rsidRPr="00DB4F89" w:rsidDel="00F368FA">
                <w:rPr>
                  <w:rFonts w:cstheme="minorHAnsi"/>
                  <w:bCs/>
                  <w:sz w:val="20"/>
                  <w:szCs w:val="20"/>
                  <w:rPrChange w:id="2705"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Polis</w:delText>
              </w:r>
              <w:r w:rsidRPr="00DB4F89" w:rsidDel="00F368FA">
                <w:rPr>
                  <w:rFonts w:cstheme="minorHAnsi"/>
                  <w:bCs/>
                  <w:sz w:val="20"/>
                  <w:szCs w:val="20"/>
                  <w:rPrChange w:id="2706"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atau</w:delText>
              </w:r>
              <w:r w:rsidRPr="00DB4F89" w:rsidDel="00F368FA">
                <w:rPr>
                  <w:rFonts w:cstheme="minorHAnsi"/>
                  <w:bCs/>
                  <w:sz w:val="20"/>
                  <w:szCs w:val="20"/>
                  <w:rPrChange w:id="2707" w:author="Rosita P L Tobing" w:date="2026-03-30T10:01:00Z" w16du:dateUtc="2026-03-30T03:01:00Z">
                    <w:rPr>
                      <w:rFonts w:cstheme="minorHAnsi"/>
                      <w:spacing w:val="11"/>
                      <w:sz w:val="20"/>
                    </w:rPr>
                  </w:rPrChange>
                </w:rPr>
                <w:delText xml:space="preserve"> </w:delText>
              </w:r>
              <w:r w:rsidRPr="008854E8" w:rsidDel="00F368FA">
                <w:rPr>
                  <w:rFonts w:cstheme="minorHAnsi"/>
                  <w:bCs/>
                  <w:sz w:val="20"/>
                  <w:szCs w:val="20"/>
                </w:rPr>
                <w:delText>Tertanggung,</w:delText>
              </w:r>
              <w:r w:rsidRPr="00DB4F89" w:rsidDel="00F368FA">
                <w:rPr>
                  <w:rFonts w:cstheme="minorHAnsi"/>
                  <w:bCs/>
                  <w:sz w:val="20"/>
                  <w:szCs w:val="20"/>
                  <w:rPrChange w:id="2708" w:author="Rosita P L Tobing" w:date="2026-03-30T10:01:00Z" w16du:dateUtc="2026-03-30T03:01:00Z">
                    <w:rPr>
                      <w:rFonts w:cstheme="minorHAnsi"/>
                      <w:spacing w:val="10"/>
                      <w:sz w:val="20"/>
                    </w:rPr>
                  </w:rPrChange>
                </w:rPr>
                <w:delText xml:space="preserve"> </w:delText>
              </w:r>
              <w:r w:rsidRPr="008854E8" w:rsidDel="00F368FA">
                <w:rPr>
                  <w:rFonts w:cstheme="minorHAnsi"/>
                  <w:bCs/>
                  <w:sz w:val="20"/>
                  <w:szCs w:val="20"/>
                </w:rPr>
                <w:delText>serta</w:delText>
              </w:r>
              <w:r w:rsidRPr="00DB4F89" w:rsidDel="00F368FA">
                <w:rPr>
                  <w:rFonts w:cstheme="minorHAnsi"/>
                  <w:bCs/>
                  <w:sz w:val="20"/>
                  <w:szCs w:val="20"/>
                  <w:rPrChange w:id="2709" w:author="Rosita P L Tobing" w:date="2026-03-30T10:01:00Z" w16du:dateUtc="2026-03-30T03:01:00Z">
                    <w:rPr>
                      <w:rFonts w:cstheme="minorHAnsi"/>
                      <w:spacing w:val="8"/>
                      <w:sz w:val="20"/>
                    </w:rPr>
                  </w:rPrChange>
                </w:rPr>
                <w:delText xml:space="preserve"> </w:delText>
              </w:r>
              <w:r w:rsidRPr="008854E8" w:rsidDel="00F368FA">
                <w:rPr>
                  <w:rFonts w:cstheme="minorHAnsi"/>
                  <w:bCs/>
                  <w:sz w:val="20"/>
                  <w:szCs w:val="20"/>
                </w:rPr>
                <w:delText>syarat</w:delText>
              </w:r>
              <w:r w:rsidRPr="00DB4F89" w:rsidDel="00F368FA">
                <w:rPr>
                  <w:rFonts w:cstheme="minorHAnsi"/>
                  <w:bCs/>
                  <w:sz w:val="20"/>
                  <w:szCs w:val="20"/>
                  <w:rPrChange w:id="2710" w:author="Rosita P L Tobing" w:date="2026-03-30T10:01:00Z" w16du:dateUtc="2026-03-30T03:01:00Z">
                    <w:rPr>
                      <w:rFonts w:cstheme="minorHAnsi"/>
                      <w:spacing w:val="8"/>
                      <w:sz w:val="20"/>
                    </w:rPr>
                  </w:rPrChange>
                </w:rPr>
                <w:delText xml:space="preserve"> </w:delText>
              </w:r>
              <w:r w:rsidRPr="008854E8" w:rsidDel="00F368FA">
                <w:rPr>
                  <w:rFonts w:cstheme="minorHAnsi"/>
                  <w:bCs/>
                  <w:sz w:val="20"/>
                  <w:szCs w:val="20"/>
                </w:rPr>
                <w:delText>dan</w:delText>
              </w:r>
              <w:r w:rsidRPr="00DB4F89" w:rsidDel="00F368FA">
                <w:rPr>
                  <w:rFonts w:cstheme="minorHAnsi"/>
                  <w:bCs/>
                  <w:sz w:val="20"/>
                  <w:szCs w:val="20"/>
                  <w:rPrChange w:id="2711" w:author="Rosita P L Tobing" w:date="2026-03-30T10:01:00Z" w16du:dateUtc="2026-03-30T03:01:00Z">
                    <w:rPr>
                      <w:rFonts w:cstheme="minorHAnsi"/>
                      <w:spacing w:val="9"/>
                      <w:sz w:val="20"/>
                    </w:rPr>
                  </w:rPrChange>
                </w:rPr>
                <w:delText xml:space="preserve"> </w:delText>
              </w:r>
              <w:r w:rsidRPr="008854E8" w:rsidDel="00F368FA">
                <w:rPr>
                  <w:rFonts w:cstheme="minorHAnsi"/>
                  <w:bCs/>
                  <w:sz w:val="20"/>
                  <w:szCs w:val="20"/>
                </w:rPr>
                <w:delText>ketentuan produk ini secara</w:delText>
              </w:r>
              <w:r w:rsidRPr="00DB4F89" w:rsidDel="00F368FA">
                <w:rPr>
                  <w:rFonts w:cstheme="minorHAnsi"/>
                  <w:bCs/>
                  <w:sz w:val="20"/>
                  <w:szCs w:val="20"/>
                  <w:rPrChange w:id="2712" w:author="Rosita P L Tobing" w:date="2026-03-30T10:01:00Z" w16du:dateUtc="2026-03-30T03:01:00Z">
                    <w:rPr>
                      <w:rFonts w:cstheme="minorHAnsi"/>
                      <w:spacing w:val="-2"/>
                      <w:sz w:val="20"/>
                    </w:rPr>
                  </w:rPrChange>
                </w:rPr>
                <w:delText xml:space="preserve"> </w:delText>
              </w:r>
              <w:r w:rsidRPr="008854E8" w:rsidDel="00F368FA">
                <w:rPr>
                  <w:rFonts w:cstheme="minorHAnsi"/>
                  <w:bCs/>
                  <w:sz w:val="20"/>
                  <w:szCs w:val="20"/>
                </w:rPr>
                <w:delText>lengkap</w:delText>
              </w:r>
              <w:r w:rsidRPr="00DB4F89" w:rsidDel="00F368FA">
                <w:rPr>
                  <w:rFonts w:cstheme="minorHAnsi"/>
                  <w:bCs/>
                  <w:sz w:val="20"/>
                  <w:szCs w:val="20"/>
                  <w:rPrChange w:id="2713" w:author="Rosita P L Tobing" w:date="2026-03-30T10:01:00Z" w16du:dateUtc="2026-03-30T03:01:00Z">
                    <w:rPr>
                      <w:rFonts w:cstheme="minorHAnsi"/>
                      <w:spacing w:val="-1"/>
                      <w:sz w:val="20"/>
                    </w:rPr>
                  </w:rPrChange>
                </w:rPr>
                <w:delText xml:space="preserve"> </w:delText>
              </w:r>
              <w:r w:rsidRPr="008854E8" w:rsidDel="00F368FA">
                <w:rPr>
                  <w:rFonts w:cstheme="minorHAnsi"/>
                  <w:bCs/>
                  <w:sz w:val="20"/>
                  <w:szCs w:val="20"/>
                </w:rPr>
                <w:delText>tercantum</w:delText>
              </w:r>
              <w:r w:rsidRPr="00DB4F89" w:rsidDel="00F368FA">
                <w:rPr>
                  <w:rFonts w:cstheme="minorHAnsi"/>
                  <w:bCs/>
                  <w:sz w:val="20"/>
                  <w:szCs w:val="20"/>
                  <w:rPrChange w:id="2714" w:author="Rosita P L Tobing" w:date="2026-03-30T10:01:00Z" w16du:dateUtc="2026-03-30T03:01:00Z">
                    <w:rPr>
                      <w:rFonts w:cstheme="minorHAnsi"/>
                      <w:spacing w:val="-3"/>
                      <w:sz w:val="20"/>
                    </w:rPr>
                  </w:rPrChange>
                </w:rPr>
                <w:delText xml:space="preserve"> </w:delText>
              </w:r>
              <w:r w:rsidRPr="008854E8" w:rsidDel="00F368FA">
                <w:rPr>
                  <w:rFonts w:cstheme="minorHAnsi"/>
                  <w:bCs/>
                  <w:sz w:val="20"/>
                  <w:szCs w:val="20"/>
                </w:rPr>
                <w:delText>dalam</w:delText>
              </w:r>
              <w:r w:rsidRPr="00DB4F89" w:rsidDel="00F368FA">
                <w:rPr>
                  <w:rFonts w:cstheme="minorHAnsi"/>
                  <w:bCs/>
                  <w:sz w:val="20"/>
                  <w:szCs w:val="20"/>
                  <w:rPrChange w:id="2715" w:author="Rosita P L Tobing" w:date="2026-03-30T10:01:00Z" w16du:dateUtc="2026-03-30T03:01:00Z">
                    <w:rPr>
                      <w:rFonts w:cstheme="minorHAnsi"/>
                      <w:spacing w:val="-3"/>
                      <w:sz w:val="20"/>
                    </w:rPr>
                  </w:rPrChange>
                </w:rPr>
                <w:delText xml:space="preserve"> </w:delText>
              </w:r>
              <w:r w:rsidRPr="008854E8" w:rsidDel="00F368FA">
                <w:rPr>
                  <w:rFonts w:cstheme="minorHAnsi"/>
                  <w:bCs/>
                  <w:sz w:val="20"/>
                  <w:szCs w:val="20"/>
                </w:rPr>
                <w:delText>Polis.</w:delText>
              </w:r>
            </w:del>
          </w:p>
          <w:p w14:paraId="58685E2B" w14:textId="77777777" w:rsidR="009464E5" w:rsidRPr="00DB4F89" w:rsidRDefault="009464E5">
            <w:pPr>
              <w:pStyle w:val="TableParagraph"/>
              <w:numPr>
                <w:ilvl w:val="0"/>
                <w:numId w:val="86"/>
              </w:numPr>
              <w:tabs>
                <w:tab w:val="left" w:pos="415"/>
              </w:tabs>
              <w:jc w:val="both"/>
              <w:rPr>
                <w:rFonts w:cstheme="minorHAnsi"/>
                <w:bCs/>
                <w:sz w:val="20"/>
                <w:szCs w:val="20"/>
                <w:rPrChange w:id="2716" w:author="Rosita P L Tobing" w:date="2026-03-30T10:01:00Z" w16du:dateUtc="2026-03-30T03:01:00Z">
                  <w:rPr>
                    <w:rFonts w:cstheme="minorHAnsi"/>
                    <w:sz w:val="14"/>
                    <w:szCs w:val="14"/>
                  </w:rPr>
                </w:rPrChange>
              </w:rPr>
              <w:pPrChange w:id="2717" w:author="Rosita P L Tobing" w:date="2026-03-30T10:00:00Z" w16du:dateUtc="2026-03-30T03:00:00Z">
                <w:pPr/>
              </w:pPrChange>
            </w:pPr>
          </w:p>
        </w:tc>
      </w:tr>
      <w:tr w:rsidR="001C76E7" w:rsidRPr="008915FD" w14:paraId="574BF65D" w14:textId="77777777" w:rsidTr="00CE5E8C">
        <w:tblPrEx>
          <w:tblW w:w="11070" w:type="dxa"/>
          <w:tblInd w:w="-5" w:type="dxa"/>
          <w:tblLayout w:type="fixed"/>
          <w:tblPrExChange w:id="2718" w:author="Rosita P L Tobing" w:date="2026-03-30T09:59:00Z" w16du:dateUtc="2026-03-30T02:59:00Z">
            <w:tblPrEx>
              <w:tblW w:w="11070" w:type="dxa"/>
              <w:tblInd w:w="-5" w:type="dxa"/>
              <w:tblLayout w:type="fixed"/>
            </w:tblPrEx>
          </w:tblPrExChange>
        </w:tblPrEx>
        <w:trPr>
          <w:ins w:id="2719" w:author="Indria Mukti Efayanti" w:date="2025-01-16T10:17:00Z"/>
          <w:trPrChange w:id="2720" w:author="Rosita P L Tobing" w:date="2026-03-30T09:59:00Z" w16du:dateUtc="2026-03-30T02:59:00Z">
            <w:trPr>
              <w:gridBefore w:val="3"/>
              <w:gridAfter w:val="0"/>
            </w:trPr>
          </w:trPrChange>
        </w:trPr>
        <w:tc>
          <w:tcPr>
            <w:tcW w:w="11070" w:type="dxa"/>
            <w:gridSpan w:val="43"/>
            <w:tcBorders>
              <w:top w:val="nil"/>
              <w:left w:val="single" w:sz="4" w:space="0" w:color="auto"/>
              <w:bottom w:val="single" w:sz="4" w:space="0" w:color="auto"/>
              <w:right w:val="single" w:sz="4" w:space="0" w:color="auto"/>
            </w:tcBorders>
            <w:tcPrChange w:id="2721" w:author="Rosita P L Tobing" w:date="2026-03-30T09:59:00Z" w16du:dateUtc="2026-03-30T02:59:00Z">
              <w:tcPr>
                <w:tcW w:w="11070" w:type="dxa"/>
                <w:gridSpan w:val="72"/>
                <w:tcBorders>
                  <w:top w:val="single" w:sz="4" w:space="0" w:color="auto"/>
                  <w:left w:val="nil"/>
                  <w:bottom w:val="single" w:sz="4" w:space="0" w:color="auto"/>
                  <w:right w:val="nil"/>
                </w:tcBorders>
              </w:tcPr>
            </w:tcPrChange>
          </w:tcPr>
          <w:p w14:paraId="6BE49C22" w14:textId="77777777" w:rsidR="00A90238" w:rsidRPr="008915FD" w:rsidRDefault="00A90238">
            <w:pPr>
              <w:pStyle w:val="TableParagraph"/>
              <w:numPr>
                <w:ilvl w:val="0"/>
                <w:numId w:val="86"/>
              </w:numPr>
              <w:tabs>
                <w:tab w:val="left" w:pos="415"/>
              </w:tabs>
              <w:jc w:val="both"/>
              <w:rPr>
                <w:ins w:id="2722" w:author="Indria Mukti Efayanti" w:date="2025-01-17T16:19:00Z" w16du:dateUtc="2025-01-17T09:19:00Z"/>
                <w:rFonts w:cstheme="minorHAnsi"/>
                <w:bCs/>
                <w:sz w:val="20"/>
                <w:szCs w:val="20"/>
                <w:rPrChange w:id="2723" w:author="Indria Mukti Efayanti" w:date="2025-04-25T17:01:00Z" w16du:dateUtc="2025-04-25T10:01:00Z">
                  <w:rPr>
                    <w:ins w:id="2724" w:author="Indria Mukti Efayanti" w:date="2025-01-17T16:19:00Z" w16du:dateUtc="2025-01-17T09:19:00Z"/>
                    <w:rFonts w:asciiTheme="minorHAnsi" w:hAnsiTheme="minorHAnsi" w:cstheme="minorHAnsi"/>
                    <w:b/>
                    <w:sz w:val="20"/>
                    <w:szCs w:val="20"/>
                  </w:rPr>
                </w:rPrChange>
              </w:rPr>
              <w:pPrChange w:id="2725" w:author="Indria Mukti Efayanti" w:date="2025-01-17T16:23:00Z" w16du:dateUtc="2025-01-17T09:23:00Z">
                <w:pPr>
                  <w:pStyle w:val="TableParagraph"/>
                  <w:numPr>
                    <w:numId w:val="6"/>
                  </w:numPr>
                  <w:tabs>
                    <w:tab w:val="left" w:pos="415"/>
                  </w:tabs>
                  <w:ind w:left="415" w:hanging="360"/>
                  <w:jc w:val="both"/>
                </w:pPr>
              </w:pPrChange>
            </w:pPr>
            <w:commentRangeStart w:id="2726"/>
            <w:ins w:id="2727" w:author="Indria Mukti Efayanti" w:date="2025-01-17T16:19:00Z" w16du:dateUtc="2025-01-17T09:19:00Z">
              <w:r w:rsidRPr="008915FD">
                <w:rPr>
                  <w:rFonts w:asciiTheme="minorHAnsi" w:hAnsiTheme="minorHAnsi" w:cstheme="minorHAnsi"/>
                  <w:bCs/>
                  <w:sz w:val="20"/>
                  <w:szCs w:val="20"/>
                  <w:rPrChange w:id="2728" w:author="Indria Mukti Efayanti" w:date="2025-04-25T17:01:00Z" w16du:dateUtc="2025-04-25T10:01:00Z">
                    <w:rPr>
                      <w:rFonts w:cstheme="minorHAnsi"/>
                      <w:b/>
                      <w:sz w:val="20"/>
                      <w:szCs w:val="20"/>
                    </w:rPr>
                  </w:rPrChange>
                </w:rPr>
                <w:t>Untuk</w:t>
              </w:r>
              <w:r w:rsidRPr="008915FD">
                <w:rPr>
                  <w:rFonts w:cstheme="minorHAnsi"/>
                  <w:bCs/>
                  <w:sz w:val="20"/>
                  <w:szCs w:val="20"/>
                  <w:rPrChange w:id="2729" w:author="Indria Mukti Efayanti" w:date="2025-04-25T17:01:00Z" w16du:dateUtc="2025-04-25T10:01:00Z">
                    <w:rPr>
                      <w:rFonts w:cstheme="minorHAnsi"/>
                      <w:b/>
                      <w:sz w:val="20"/>
                      <w:szCs w:val="20"/>
                    </w:rPr>
                  </w:rPrChange>
                </w:rPr>
                <w:t xml:space="preserve"> calon Tertanggung dengan usia &gt; 55 tahun, terdapat potensi Uang Pertanggungan atas Manfaat Penyakit Kritis yang lebih kecil dari total premi yang dibayarkan.</w:t>
              </w:r>
              <w:commentRangeEnd w:id="2726"/>
              <w:r w:rsidR="00DB4F89" w:rsidRPr="008915FD">
                <w:rPr>
                  <w:rStyle w:val="CommentReference"/>
                  <w:rFonts w:cstheme="minorHAnsi"/>
                  <w:bCs/>
                  <w:sz w:val="20"/>
                  <w:szCs w:val="20"/>
                  <w:rPrChange w:id="2730" w:author="Indria Mukti Efayanti" w:date="2025-04-25T17:01:00Z" w16du:dateUtc="2025-04-25T10:01:00Z">
                    <w:rPr>
                      <w:rStyle w:val="CommentReference"/>
                      <w:rFonts w:asciiTheme="minorHAnsi" w:hAnsiTheme="minorHAnsi" w:cstheme="minorHAnsi"/>
                      <w:b/>
                      <w:sz w:val="20"/>
                      <w:szCs w:val="20"/>
                    </w:rPr>
                  </w:rPrChange>
                </w:rPr>
                <w:commentReference w:id="2726"/>
              </w:r>
            </w:ins>
          </w:p>
          <w:p w14:paraId="3C46C2C2" w14:textId="3CEDFD00" w:rsidR="001C76E7" w:rsidRPr="008915FD" w:rsidRDefault="001C76E7" w:rsidP="001C76E7">
            <w:pPr>
              <w:pStyle w:val="TableParagraph"/>
              <w:numPr>
                <w:ilvl w:val="0"/>
                <w:numId w:val="6"/>
              </w:numPr>
              <w:tabs>
                <w:tab w:val="left" w:pos="415"/>
              </w:tabs>
              <w:jc w:val="both"/>
              <w:rPr>
                <w:ins w:id="2731" w:author="Indria Mukti Efayanti" w:date="2025-01-16T10:20:00Z" w16du:dateUtc="2025-01-16T03:20:00Z"/>
                <w:rFonts w:asciiTheme="minorHAnsi" w:hAnsiTheme="minorHAnsi" w:cstheme="minorHAnsi"/>
                <w:b/>
                <w:sz w:val="20"/>
                <w:szCs w:val="20"/>
              </w:rPr>
            </w:pPr>
            <w:ins w:id="2732" w:author="Indria Mukti Efayanti" w:date="2025-01-16T10:20:00Z" w16du:dateUtc="2025-01-16T03:20:00Z">
              <w:r w:rsidRPr="008915FD">
                <w:rPr>
                  <w:rFonts w:asciiTheme="minorHAnsi" w:hAnsiTheme="minorHAnsi" w:cstheme="minorHAnsi"/>
                  <w:b/>
                  <w:sz w:val="20"/>
                  <w:szCs w:val="20"/>
                </w:rPr>
                <w:t>Manfaat Pembebasan Premi</w:t>
              </w:r>
            </w:ins>
            <w:ins w:id="2733" w:author="Erick Hizkia Pangihutan Marbun" w:date="2026-07-01T13:42:00Z" w16du:dateUtc="2026-07-01T06:42:00Z">
              <w:r w:rsidR="00096B21">
                <w:rPr>
                  <w:rFonts w:asciiTheme="minorHAnsi" w:hAnsiTheme="minorHAnsi" w:cstheme="minorHAnsi"/>
                  <w:b/>
                  <w:sz w:val="20"/>
                  <w:szCs w:val="20"/>
                </w:rPr>
                <w:t xml:space="preserve"> </w:t>
              </w:r>
              <w:r w:rsidR="00096B21" w:rsidRPr="00096B21">
                <w:rPr>
                  <w:rFonts w:asciiTheme="minorHAnsi" w:hAnsiTheme="minorHAnsi" w:cstheme="minorHAnsi"/>
                  <w:bCs/>
                  <w:i/>
                  <w:iCs/>
                  <w:color w:val="5B9BD5" w:themeColor="accent5"/>
                  <w:sz w:val="20"/>
                  <w:szCs w:val="20"/>
                  <w:rPrChange w:id="2734" w:author="Erick Hizkia Pangihutan Marbun" w:date="2026-07-01T13:43:00Z" w16du:dateUtc="2026-07-01T06:43:00Z">
                    <w:rPr>
                      <w:rFonts w:asciiTheme="minorHAnsi" w:hAnsiTheme="minorHAnsi" w:cstheme="minorHAnsi"/>
                      <w:b/>
                      <w:sz w:val="20"/>
                      <w:szCs w:val="20"/>
                    </w:rPr>
                  </w:rPrChange>
                </w:rPr>
                <w:t>&lt;only showed if MWA is taken&gt;</w:t>
              </w:r>
            </w:ins>
          </w:p>
          <w:p w14:paraId="01AA5071" w14:textId="77777777" w:rsidR="001C76E7" w:rsidRPr="008915FD" w:rsidRDefault="001C76E7" w:rsidP="001C76E7">
            <w:pPr>
              <w:pStyle w:val="TableParagraph"/>
              <w:tabs>
                <w:tab w:val="left" w:pos="415"/>
              </w:tabs>
              <w:ind w:left="415"/>
              <w:jc w:val="both"/>
              <w:rPr>
                <w:ins w:id="2735" w:author="Indria Mukti Efayanti" w:date="2025-01-16T10:20:00Z" w16du:dateUtc="2025-01-16T03:20:00Z"/>
                <w:rFonts w:asciiTheme="minorHAnsi" w:hAnsiTheme="minorHAnsi" w:cstheme="minorHAnsi"/>
                <w:bCs/>
                <w:sz w:val="20"/>
                <w:szCs w:val="20"/>
              </w:rPr>
            </w:pPr>
            <w:ins w:id="2736" w:author="Indria Mukti Efayanti" w:date="2025-01-16T10:20:00Z" w16du:dateUtc="2025-01-16T03:20:00Z">
              <w:r w:rsidRPr="008915FD">
                <w:rPr>
                  <w:rFonts w:asciiTheme="minorHAnsi" w:hAnsiTheme="minorHAnsi" w:cstheme="minorHAnsi"/>
                  <w:bCs/>
                  <w:sz w:val="20"/>
                  <w:szCs w:val="20"/>
                </w:rPr>
                <w:t xml:space="preserve">Jika Tertanggung untuk pertama kalinya terdiagnosa salah satu dari Penyakit Kritis, misalnya terdiagnosa Demensia, pada tahun ke 5 Polis, maka pembayaran Premi periode jatuh tempo selanjutnya hingga akhir Masa Pembayaran Premi atau hingga </w:t>
              </w:r>
              <w:r w:rsidRPr="008915FD">
                <w:rPr>
                  <w:rFonts w:asciiTheme="minorHAnsi" w:hAnsiTheme="minorHAnsi" w:cstheme="minorHAnsi"/>
                  <w:bCs/>
                  <w:sz w:val="20"/>
                  <w:szCs w:val="20"/>
                </w:rPr>
                <w:lastRenderedPageBreak/>
                <w:t>Tertanggung berusia 75 tahun (mana yang lebih dahulu)</w:t>
              </w:r>
              <w:commentRangeStart w:id="2737"/>
              <w:commentRangeEnd w:id="2737"/>
              <w:r w:rsidR="00DB4F89" w:rsidRPr="008915FD">
                <w:rPr>
                  <w:rStyle w:val="CommentReference"/>
                  <w:rFonts w:asciiTheme="minorHAnsi" w:hAnsiTheme="minorHAnsi" w:cstheme="minorHAnsi"/>
                  <w:bCs/>
                  <w:sz w:val="20"/>
                  <w:szCs w:val="20"/>
                </w:rPr>
                <w:commentReference w:id="2737"/>
              </w:r>
              <w:del w:id="2738" w:author="Aswin Nabila" w:date="2026-03-30T17:07:00Z" w16du:dateUtc="2026-03-30T10:07:00Z">
                <w:r w:rsidRPr="008915FD" w:rsidDel="001D3975">
                  <w:rPr>
                    <w:rFonts w:asciiTheme="minorHAnsi" w:hAnsiTheme="minorHAnsi" w:cstheme="minorHAnsi"/>
                    <w:bCs/>
                    <w:sz w:val="20"/>
                    <w:szCs w:val="20"/>
                  </w:rPr>
                  <w:delText xml:space="preserve"> </w:delText>
                </w:r>
              </w:del>
              <w:r w:rsidRPr="008915FD">
                <w:rPr>
                  <w:rFonts w:asciiTheme="minorHAnsi" w:hAnsiTheme="minorHAnsi" w:cstheme="minorHAnsi"/>
                  <w:bCs/>
                  <w:sz w:val="20"/>
                  <w:szCs w:val="20"/>
                </w:rPr>
                <w:t>, akan dibebaskan dari tanggung jawab Pemegang Polis, dan selanjutnya Manfaat Asuransi Tambahan ini berakhir.</w:t>
              </w:r>
            </w:ins>
          </w:p>
          <w:p w14:paraId="2531DC89" w14:textId="77777777" w:rsidR="00096B21" w:rsidRPr="008A1253" w:rsidRDefault="00096B21" w:rsidP="00096B21">
            <w:pPr>
              <w:rPr>
                <w:ins w:id="2739" w:author="Erick Hizkia Pangihutan Marbun" w:date="2026-07-01T13:43:00Z" w16du:dateUtc="2026-07-01T06:43:00Z"/>
                <w:rFonts w:eastAsia="Calibri" w:cstheme="minorHAnsi"/>
                <w:bCs/>
                <w:i/>
                <w:iCs/>
                <w:color w:val="4472C4" w:themeColor="accent1"/>
                <w:kern w:val="0"/>
                <w:sz w:val="20"/>
                <w:szCs w:val="20"/>
                <w14:ligatures w14:val="none"/>
              </w:rPr>
            </w:pPr>
            <w:ins w:id="2740" w:author="Erick Hizkia Pangihutan Marbun" w:date="2026-07-01T13:43:00Z" w16du:dateUtc="2026-07-01T06:43:00Z">
              <w:r w:rsidRPr="00BB19C4">
                <w:rPr>
                  <w:rFonts w:eastAsia="Calibri" w:cstheme="minorHAnsi"/>
                  <w:bCs/>
                  <w:i/>
                  <w:iCs/>
                  <w:color w:val="4472C4" w:themeColor="accent1"/>
                  <w:kern w:val="0"/>
                  <w:sz w:val="20"/>
                  <w:szCs w:val="20"/>
                  <w14:ligatures w14:val="none"/>
                </w:rPr>
                <w:t xml:space="preserve">The sequence number (numbering) of rider depends on how much rider is taken. IF both Rider CI and WoP are taken, then number D is CI and number E is WoP. If only one of the riders taken, the number D is rider taken (CI/WoP). </w:t>
              </w:r>
            </w:ins>
          </w:p>
          <w:p w14:paraId="7DDCA8DB" w14:textId="77777777" w:rsidR="001C76E7" w:rsidRPr="008915FD" w:rsidRDefault="001C76E7" w:rsidP="001C76E7">
            <w:pPr>
              <w:pStyle w:val="TableParagraph"/>
              <w:ind w:left="0"/>
              <w:rPr>
                <w:ins w:id="2741" w:author="Indria Mukti Efayanti" w:date="2025-01-16T10:20:00Z" w16du:dateUtc="2025-01-16T03:20:00Z"/>
                <w:rFonts w:asciiTheme="minorHAnsi" w:hAnsiTheme="minorHAnsi" w:cstheme="minorHAnsi"/>
                <w:b/>
                <w:sz w:val="20"/>
                <w:u w:val="single"/>
              </w:rPr>
            </w:pPr>
          </w:p>
          <w:p w14:paraId="1546E767" w14:textId="77777777" w:rsidR="001C76E7" w:rsidRPr="008915FD" w:rsidRDefault="001C76E7" w:rsidP="001C76E7">
            <w:pPr>
              <w:pStyle w:val="TableParagraph"/>
              <w:ind w:left="0"/>
              <w:rPr>
                <w:ins w:id="2742" w:author="Indria Mukti Efayanti" w:date="2025-01-16T10:20:00Z" w16du:dateUtc="2025-01-16T03:20:00Z"/>
                <w:rFonts w:asciiTheme="minorHAnsi" w:hAnsiTheme="minorHAnsi" w:cstheme="minorHAnsi"/>
                <w:b/>
                <w:sz w:val="20"/>
              </w:rPr>
            </w:pPr>
            <w:ins w:id="2743" w:author="Indria Mukti Efayanti" w:date="2025-01-16T10:20:00Z" w16du:dateUtc="2025-01-16T03:20:00Z">
              <w:r w:rsidRPr="008915FD">
                <w:rPr>
                  <w:rFonts w:asciiTheme="minorHAnsi" w:hAnsiTheme="minorHAnsi" w:cstheme="minorHAnsi"/>
                  <w:b/>
                  <w:sz w:val="20"/>
                  <w:u w:val="single"/>
                </w:rPr>
                <w:t>Catatan</w:t>
              </w:r>
              <w:r w:rsidRPr="008915FD">
                <w:rPr>
                  <w:rFonts w:asciiTheme="minorHAnsi" w:hAnsiTheme="minorHAnsi" w:cstheme="minorHAnsi"/>
                  <w:b/>
                  <w:spacing w:val="-3"/>
                  <w:sz w:val="20"/>
                  <w:u w:val="single"/>
                </w:rPr>
                <w:t xml:space="preserve"> </w:t>
              </w:r>
              <w:r w:rsidRPr="008915FD">
                <w:rPr>
                  <w:rFonts w:asciiTheme="minorHAnsi" w:hAnsiTheme="minorHAnsi" w:cstheme="minorHAnsi"/>
                  <w:b/>
                  <w:sz w:val="20"/>
                  <w:u w:val="single"/>
                </w:rPr>
                <w:t>Penting</w:t>
              </w:r>
            </w:ins>
          </w:p>
          <w:p w14:paraId="5C281396" w14:textId="77777777" w:rsidR="001C76E7" w:rsidRPr="008915FD" w:rsidRDefault="001C76E7" w:rsidP="001C76E7">
            <w:pPr>
              <w:rPr>
                <w:ins w:id="2744" w:author="Indria Mukti Efayanti" w:date="2025-01-16T10:20:00Z" w16du:dateUtc="2025-01-16T03:20:00Z"/>
                <w:rFonts w:cstheme="minorHAnsi"/>
                <w:sz w:val="20"/>
              </w:rPr>
            </w:pPr>
            <w:ins w:id="2745" w:author="Indria Mukti Efayanti" w:date="2025-01-16T10:20:00Z" w16du:dateUtc="2025-01-16T03:20:00Z">
              <w:r w:rsidRPr="008915FD">
                <w:rPr>
                  <w:rFonts w:cstheme="minorHAnsi"/>
                  <w:sz w:val="20"/>
                </w:rPr>
                <w:t>Simulasi</w:t>
              </w:r>
              <w:r w:rsidRPr="008915FD">
                <w:rPr>
                  <w:rFonts w:cstheme="minorHAnsi"/>
                  <w:spacing w:val="-6"/>
                  <w:sz w:val="20"/>
                </w:rPr>
                <w:t xml:space="preserve"> </w:t>
              </w:r>
              <w:r w:rsidRPr="008915FD">
                <w:rPr>
                  <w:rFonts w:cstheme="minorHAnsi"/>
                  <w:sz w:val="20"/>
                </w:rPr>
                <w:t>di</w:t>
              </w:r>
              <w:r w:rsidRPr="008915FD">
                <w:rPr>
                  <w:rFonts w:cstheme="minorHAnsi"/>
                  <w:spacing w:val="-6"/>
                  <w:sz w:val="20"/>
                </w:rPr>
                <w:t xml:space="preserve"> </w:t>
              </w:r>
              <w:r w:rsidRPr="008915FD">
                <w:rPr>
                  <w:rFonts w:cstheme="minorHAnsi"/>
                  <w:sz w:val="20"/>
                </w:rPr>
                <w:t>atas</w:t>
              </w:r>
              <w:r w:rsidRPr="008915FD">
                <w:rPr>
                  <w:rFonts w:cstheme="minorHAnsi"/>
                  <w:spacing w:val="-4"/>
                  <w:sz w:val="20"/>
                </w:rPr>
                <w:t xml:space="preserve"> </w:t>
              </w:r>
              <w:r w:rsidRPr="008915FD">
                <w:rPr>
                  <w:rFonts w:cstheme="minorHAnsi"/>
                  <w:sz w:val="20"/>
                </w:rPr>
                <w:t>digunakan</w:t>
              </w:r>
              <w:r w:rsidRPr="008915FD">
                <w:rPr>
                  <w:rFonts w:cstheme="minorHAnsi"/>
                  <w:spacing w:val="-7"/>
                  <w:sz w:val="20"/>
                </w:rPr>
                <w:t xml:space="preserve"> </w:t>
              </w:r>
              <w:r w:rsidRPr="008915FD">
                <w:rPr>
                  <w:rFonts w:cstheme="minorHAnsi"/>
                  <w:sz w:val="20"/>
                </w:rPr>
                <w:t>untuk</w:t>
              </w:r>
              <w:r w:rsidRPr="008915FD">
                <w:rPr>
                  <w:rFonts w:cstheme="minorHAnsi"/>
                  <w:spacing w:val="-6"/>
                  <w:sz w:val="20"/>
                </w:rPr>
                <w:t xml:space="preserve"> </w:t>
              </w:r>
              <w:r w:rsidRPr="008915FD">
                <w:rPr>
                  <w:rFonts w:cstheme="minorHAnsi"/>
                  <w:sz w:val="20"/>
                </w:rPr>
                <w:t>tujuan</w:t>
              </w:r>
              <w:r w:rsidRPr="008915FD">
                <w:rPr>
                  <w:rFonts w:cstheme="minorHAnsi"/>
                  <w:spacing w:val="-6"/>
                  <w:sz w:val="20"/>
                </w:rPr>
                <w:t xml:space="preserve"> </w:t>
              </w:r>
              <w:r w:rsidRPr="008915FD">
                <w:rPr>
                  <w:rFonts w:cstheme="minorHAnsi"/>
                  <w:sz w:val="20"/>
                </w:rPr>
                <w:t>ilustrasi</w:t>
              </w:r>
              <w:r w:rsidRPr="008915FD">
                <w:rPr>
                  <w:rFonts w:cstheme="minorHAnsi"/>
                  <w:spacing w:val="-9"/>
                  <w:sz w:val="20"/>
                </w:rPr>
                <w:t xml:space="preserve"> </w:t>
              </w:r>
              <w:r w:rsidRPr="008915FD">
                <w:rPr>
                  <w:rFonts w:cstheme="minorHAnsi"/>
                  <w:sz w:val="20"/>
                </w:rPr>
                <w:t>semata,</w:t>
              </w:r>
              <w:r w:rsidRPr="008915FD">
                <w:rPr>
                  <w:rFonts w:cstheme="minorHAnsi"/>
                  <w:spacing w:val="-4"/>
                  <w:sz w:val="20"/>
                </w:rPr>
                <w:t xml:space="preserve"> </w:t>
              </w:r>
              <w:r w:rsidRPr="008915FD">
                <w:rPr>
                  <w:rFonts w:cstheme="minorHAnsi"/>
                  <w:sz w:val="20"/>
                </w:rPr>
                <w:t>tidak</w:t>
              </w:r>
              <w:r w:rsidRPr="008915FD">
                <w:rPr>
                  <w:rFonts w:cstheme="minorHAnsi"/>
                  <w:spacing w:val="-5"/>
                  <w:sz w:val="20"/>
                </w:rPr>
                <w:t xml:space="preserve"> </w:t>
              </w:r>
              <w:r w:rsidRPr="008915FD">
                <w:rPr>
                  <w:rFonts w:cstheme="minorHAnsi"/>
                  <w:sz w:val="20"/>
                </w:rPr>
                <w:t>mengikat,</w:t>
              </w:r>
              <w:r w:rsidRPr="008915FD">
                <w:rPr>
                  <w:rFonts w:cstheme="minorHAnsi"/>
                  <w:spacing w:val="-6"/>
                  <w:sz w:val="20"/>
                </w:rPr>
                <w:t xml:space="preserve"> </w:t>
              </w:r>
              <w:r w:rsidRPr="008915FD">
                <w:rPr>
                  <w:rFonts w:cstheme="minorHAnsi"/>
                  <w:sz w:val="20"/>
                </w:rPr>
                <w:t>bukan</w:t>
              </w:r>
              <w:r w:rsidRPr="008915FD">
                <w:rPr>
                  <w:rFonts w:cstheme="minorHAnsi"/>
                  <w:spacing w:val="-5"/>
                  <w:sz w:val="20"/>
                </w:rPr>
                <w:t xml:space="preserve"> </w:t>
              </w:r>
              <w:r w:rsidRPr="008915FD">
                <w:rPr>
                  <w:rFonts w:cstheme="minorHAnsi"/>
                  <w:sz w:val="20"/>
                </w:rPr>
                <w:t>merupakan</w:t>
              </w:r>
              <w:r w:rsidRPr="008915FD">
                <w:rPr>
                  <w:rFonts w:cstheme="minorHAnsi"/>
                  <w:spacing w:val="-6"/>
                  <w:sz w:val="20"/>
                </w:rPr>
                <w:t xml:space="preserve"> </w:t>
              </w:r>
              <w:r w:rsidRPr="008915FD">
                <w:rPr>
                  <w:rFonts w:cstheme="minorHAnsi"/>
                  <w:sz w:val="20"/>
                </w:rPr>
                <w:t>perjanjian</w:t>
              </w:r>
              <w:r w:rsidRPr="008915FD">
                <w:rPr>
                  <w:rFonts w:cstheme="minorHAnsi"/>
                  <w:spacing w:val="-7"/>
                  <w:sz w:val="20"/>
                </w:rPr>
                <w:t xml:space="preserve"> </w:t>
              </w:r>
              <w:r w:rsidRPr="008915FD">
                <w:rPr>
                  <w:rFonts w:cstheme="minorHAnsi"/>
                  <w:sz w:val="20"/>
                </w:rPr>
                <w:t>asuransi</w:t>
              </w:r>
              <w:r w:rsidRPr="008915FD">
                <w:rPr>
                  <w:rFonts w:cstheme="minorHAnsi"/>
                  <w:spacing w:val="-9"/>
                  <w:sz w:val="20"/>
                </w:rPr>
                <w:t xml:space="preserve"> </w:t>
              </w:r>
              <w:r w:rsidRPr="008915FD">
                <w:rPr>
                  <w:rFonts w:cstheme="minorHAnsi"/>
                  <w:sz w:val="20"/>
                </w:rPr>
                <w:t>dan</w:t>
              </w:r>
              <w:r w:rsidRPr="008915FD">
                <w:rPr>
                  <w:rFonts w:cstheme="minorHAnsi"/>
                  <w:spacing w:val="-6"/>
                  <w:sz w:val="20"/>
                </w:rPr>
                <w:t xml:space="preserve"> </w:t>
              </w:r>
              <w:r w:rsidRPr="008915FD">
                <w:rPr>
                  <w:rFonts w:cstheme="minorHAnsi"/>
                  <w:sz w:val="20"/>
                </w:rPr>
                <w:t>bukan merupakan</w:t>
              </w:r>
              <w:r w:rsidRPr="008915FD">
                <w:rPr>
                  <w:rFonts w:cstheme="minorHAnsi"/>
                  <w:spacing w:val="10"/>
                  <w:sz w:val="20"/>
                </w:rPr>
                <w:t xml:space="preserve"> </w:t>
              </w:r>
              <w:r w:rsidRPr="008915FD">
                <w:rPr>
                  <w:rFonts w:cstheme="minorHAnsi"/>
                  <w:sz w:val="20"/>
                </w:rPr>
                <w:t>bagian</w:t>
              </w:r>
              <w:r w:rsidRPr="008915FD">
                <w:rPr>
                  <w:rFonts w:cstheme="minorHAnsi"/>
                  <w:spacing w:val="10"/>
                  <w:sz w:val="20"/>
                </w:rPr>
                <w:t xml:space="preserve"> </w:t>
              </w:r>
              <w:r w:rsidRPr="008915FD">
                <w:rPr>
                  <w:rFonts w:cstheme="minorHAnsi"/>
                  <w:sz w:val="20"/>
                </w:rPr>
                <w:t>dari</w:t>
              </w:r>
              <w:r w:rsidRPr="008915FD">
                <w:rPr>
                  <w:rFonts w:cstheme="minorHAnsi"/>
                  <w:spacing w:val="8"/>
                  <w:sz w:val="20"/>
                </w:rPr>
                <w:t xml:space="preserve"> </w:t>
              </w:r>
              <w:r w:rsidRPr="008915FD">
                <w:rPr>
                  <w:rFonts w:cstheme="minorHAnsi"/>
                  <w:sz w:val="20"/>
                </w:rPr>
                <w:t>Polis.</w:t>
              </w:r>
              <w:r w:rsidRPr="008915FD">
                <w:rPr>
                  <w:rFonts w:cstheme="minorHAnsi"/>
                  <w:spacing w:val="7"/>
                  <w:sz w:val="20"/>
                </w:rPr>
                <w:t xml:space="preserve"> </w:t>
              </w:r>
              <w:r w:rsidRPr="008915FD">
                <w:rPr>
                  <w:rFonts w:cstheme="minorHAnsi"/>
                  <w:sz w:val="20"/>
                </w:rPr>
                <w:t>Hak</w:t>
              </w:r>
              <w:r w:rsidRPr="008915FD">
                <w:rPr>
                  <w:rFonts w:cstheme="minorHAnsi"/>
                  <w:spacing w:val="11"/>
                  <w:sz w:val="20"/>
                </w:rPr>
                <w:t xml:space="preserve"> </w:t>
              </w:r>
              <w:r w:rsidRPr="008915FD">
                <w:rPr>
                  <w:rFonts w:cstheme="minorHAnsi"/>
                  <w:sz w:val="20"/>
                </w:rPr>
                <w:t>dan</w:t>
              </w:r>
              <w:r w:rsidRPr="008915FD">
                <w:rPr>
                  <w:rFonts w:cstheme="minorHAnsi"/>
                  <w:spacing w:val="9"/>
                  <w:sz w:val="20"/>
                </w:rPr>
                <w:t xml:space="preserve"> </w:t>
              </w:r>
              <w:r w:rsidRPr="008915FD">
                <w:rPr>
                  <w:rFonts w:cstheme="minorHAnsi"/>
                  <w:sz w:val="20"/>
                </w:rPr>
                <w:t>kewajiban</w:t>
              </w:r>
              <w:r w:rsidRPr="008915FD">
                <w:rPr>
                  <w:rFonts w:cstheme="minorHAnsi"/>
                  <w:spacing w:val="11"/>
                  <w:sz w:val="20"/>
                </w:rPr>
                <w:t xml:space="preserve"> </w:t>
              </w:r>
              <w:r w:rsidRPr="008915FD">
                <w:rPr>
                  <w:rFonts w:cstheme="minorHAnsi"/>
                  <w:sz w:val="20"/>
                </w:rPr>
                <w:t>sebagai</w:t>
              </w:r>
              <w:r w:rsidRPr="008915FD">
                <w:rPr>
                  <w:rFonts w:cstheme="minorHAnsi"/>
                  <w:spacing w:val="10"/>
                  <w:sz w:val="20"/>
                </w:rPr>
                <w:t xml:space="preserve"> </w:t>
              </w:r>
              <w:r w:rsidRPr="008915FD">
                <w:rPr>
                  <w:rFonts w:cstheme="minorHAnsi"/>
                  <w:sz w:val="20"/>
                </w:rPr>
                <w:t>Pemegang</w:t>
              </w:r>
              <w:r w:rsidRPr="008915FD">
                <w:rPr>
                  <w:rFonts w:cstheme="minorHAnsi"/>
                  <w:spacing w:val="10"/>
                  <w:sz w:val="20"/>
                </w:rPr>
                <w:t xml:space="preserve"> </w:t>
              </w:r>
              <w:r w:rsidRPr="008915FD">
                <w:rPr>
                  <w:rFonts w:cstheme="minorHAnsi"/>
                  <w:sz w:val="20"/>
                </w:rPr>
                <w:t>Polis</w:t>
              </w:r>
              <w:r w:rsidRPr="008915FD">
                <w:rPr>
                  <w:rFonts w:cstheme="minorHAnsi"/>
                  <w:spacing w:val="10"/>
                  <w:sz w:val="20"/>
                </w:rPr>
                <w:t xml:space="preserve"> </w:t>
              </w:r>
              <w:r w:rsidRPr="008915FD">
                <w:rPr>
                  <w:rFonts w:cstheme="minorHAnsi"/>
                  <w:sz w:val="20"/>
                </w:rPr>
                <w:t>atau</w:t>
              </w:r>
              <w:r w:rsidRPr="008915FD">
                <w:rPr>
                  <w:rFonts w:cstheme="minorHAnsi"/>
                  <w:spacing w:val="11"/>
                  <w:sz w:val="20"/>
                </w:rPr>
                <w:t xml:space="preserve"> </w:t>
              </w:r>
              <w:r w:rsidRPr="008915FD">
                <w:rPr>
                  <w:rFonts w:cstheme="minorHAnsi"/>
                  <w:sz w:val="20"/>
                </w:rPr>
                <w:t>Tertanggung,</w:t>
              </w:r>
              <w:r w:rsidRPr="008915FD">
                <w:rPr>
                  <w:rFonts w:cstheme="minorHAnsi"/>
                  <w:spacing w:val="10"/>
                  <w:sz w:val="20"/>
                </w:rPr>
                <w:t xml:space="preserve"> </w:t>
              </w:r>
              <w:r w:rsidRPr="008915FD">
                <w:rPr>
                  <w:rFonts w:cstheme="minorHAnsi"/>
                  <w:sz w:val="20"/>
                </w:rPr>
                <w:t>serta</w:t>
              </w:r>
              <w:r w:rsidRPr="008915FD">
                <w:rPr>
                  <w:rFonts w:cstheme="minorHAnsi"/>
                  <w:spacing w:val="8"/>
                  <w:sz w:val="20"/>
                </w:rPr>
                <w:t xml:space="preserve"> </w:t>
              </w:r>
              <w:r w:rsidRPr="008915FD">
                <w:rPr>
                  <w:rFonts w:cstheme="minorHAnsi"/>
                  <w:sz w:val="20"/>
                </w:rPr>
                <w:t>syarat</w:t>
              </w:r>
              <w:r w:rsidRPr="008915FD">
                <w:rPr>
                  <w:rFonts w:cstheme="minorHAnsi"/>
                  <w:spacing w:val="8"/>
                  <w:sz w:val="20"/>
                </w:rPr>
                <w:t xml:space="preserve"> </w:t>
              </w:r>
              <w:r w:rsidRPr="008915FD">
                <w:rPr>
                  <w:rFonts w:cstheme="minorHAnsi"/>
                  <w:sz w:val="20"/>
                </w:rPr>
                <w:t>dan</w:t>
              </w:r>
              <w:r w:rsidRPr="008915FD">
                <w:rPr>
                  <w:rFonts w:cstheme="minorHAnsi"/>
                  <w:spacing w:val="9"/>
                  <w:sz w:val="20"/>
                </w:rPr>
                <w:t xml:space="preserve"> </w:t>
              </w:r>
              <w:r w:rsidRPr="008915FD">
                <w:rPr>
                  <w:rFonts w:cstheme="minorHAnsi"/>
                  <w:sz w:val="20"/>
                </w:rPr>
                <w:t>ketentuan produk ini secara</w:t>
              </w:r>
              <w:r w:rsidRPr="008915FD">
                <w:rPr>
                  <w:rFonts w:cstheme="minorHAnsi"/>
                  <w:spacing w:val="-2"/>
                  <w:sz w:val="20"/>
                </w:rPr>
                <w:t xml:space="preserve"> </w:t>
              </w:r>
              <w:r w:rsidRPr="008915FD">
                <w:rPr>
                  <w:rFonts w:cstheme="minorHAnsi"/>
                  <w:sz w:val="20"/>
                </w:rPr>
                <w:t>lengkap</w:t>
              </w:r>
              <w:r w:rsidRPr="008915FD">
                <w:rPr>
                  <w:rFonts w:cstheme="minorHAnsi"/>
                  <w:spacing w:val="-1"/>
                  <w:sz w:val="20"/>
                </w:rPr>
                <w:t xml:space="preserve"> </w:t>
              </w:r>
              <w:r w:rsidRPr="008915FD">
                <w:rPr>
                  <w:rFonts w:cstheme="minorHAnsi"/>
                  <w:sz w:val="20"/>
                </w:rPr>
                <w:t>tercantum</w:t>
              </w:r>
              <w:r w:rsidRPr="008915FD">
                <w:rPr>
                  <w:rFonts w:cstheme="minorHAnsi"/>
                  <w:spacing w:val="-3"/>
                  <w:sz w:val="20"/>
                </w:rPr>
                <w:t xml:space="preserve"> </w:t>
              </w:r>
              <w:r w:rsidRPr="008915FD">
                <w:rPr>
                  <w:rFonts w:cstheme="minorHAnsi"/>
                  <w:sz w:val="20"/>
                </w:rPr>
                <w:t>dalam</w:t>
              </w:r>
              <w:r w:rsidRPr="008915FD">
                <w:rPr>
                  <w:rFonts w:cstheme="minorHAnsi"/>
                  <w:spacing w:val="-3"/>
                  <w:sz w:val="20"/>
                </w:rPr>
                <w:t xml:space="preserve"> </w:t>
              </w:r>
              <w:r w:rsidRPr="008915FD">
                <w:rPr>
                  <w:rFonts w:cstheme="minorHAnsi"/>
                  <w:sz w:val="20"/>
                </w:rPr>
                <w:t>Polis.</w:t>
              </w:r>
            </w:ins>
          </w:p>
          <w:p w14:paraId="0884520A" w14:textId="77777777" w:rsidR="001C76E7" w:rsidRPr="008915FD" w:rsidRDefault="001C76E7" w:rsidP="001C76E7">
            <w:pPr>
              <w:pStyle w:val="TableParagraph"/>
              <w:tabs>
                <w:tab w:val="left" w:pos="415"/>
              </w:tabs>
              <w:ind w:left="0"/>
              <w:jc w:val="both"/>
              <w:rPr>
                <w:ins w:id="2746" w:author="Indria Mukti Efayanti" w:date="2025-01-16T10:17:00Z" w16du:dateUtc="2025-01-16T03:17:00Z"/>
                <w:rFonts w:asciiTheme="minorHAnsi" w:hAnsiTheme="minorHAnsi" w:cstheme="minorHAnsi"/>
                <w:b/>
                <w:sz w:val="20"/>
                <w:szCs w:val="20"/>
              </w:rPr>
            </w:pPr>
          </w:p>
        </w:tc>
      </w:tr>
      <w:tr w:rsidR="001C76E7" w:rsidRPr="008915FD" w14:paraId="197EB9B4" w14:textId="77777777" w:rsidTr="005413C3">
        <w:trPr>
          <w:trHeight w:val="260"/>
        </w:trPr>
        <w:tc>
          <w:tcPr>
            <w:tcW w:w="11070" w:type="dxa"/>
            <w:gridSpan w:val="43"/>
            <w:tcBorders>
              <w:top w:val="single" w:sz="4" w:space="0" w:color="auto"/>
              <w:bottom w:val="single" w:sz="4" w:space="0" w:color="auto"/>
            </w:tcBorders>
            <w:shd w:val="clear" w:color="auto" w:fill="000000" w:themeFill="text1"/>
          </w:tcPr>
          <w:p w14:paraId="1837387C" w14:textId="77777777" w:rsidR="001C76E7" w:rsidRPr="008915FD" w:rsidRDefault="001C76E7" w:rsidP="001C76E7">
            <w:pPr>
              <w:jc w:val="center"/>
              <w:rPr>
                <w:rFonts w:cstheme="minorHAnsi"/>
                <w:sz w:val="20"/>
                <w:szCs w:val="20"/>
              </w:rPr>
            </w:pPr>
            <w:r w:rsidRPr="008915FD">
              <w:rPr>
                <w:rFonts w:cstheme="minorHAnsi"/>
                <w:b/>
                <w:bCs/>
                <w:sz w:val="20"/>
                <w:szCs w:val="20"/>
              </w:rPr>
              <w:lastRenderedPageBreak/>
              <w:t>Informasi Tambahan</w:t>
            </w:r>
          </w:p>
        </w:tc>
      </w:tr>
      <w:tr w:rsidR="001C76E7" w:rsidRPr="008915FD" w14:paraId="5879CA55" w14:textId="77777777" w:rsidTr="004D1F3A">
        <w:tc>
          <w:tcPr>
            <w:tcW w:w="11070" w:type="dxa"/>
            <w:gridSpan w:val="43"/>
            <w:tcBorders>
              <w:bottom w:val="single" w:sz="4" w:space="0" w:color="auto"/>
            </w:tcBorders>
            <w:vAlign w:val="center"/>
          </w:tcPr>
          <w:p w14:paraId="2DA6DAE6"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
              <w:pPrChange w:id="2747"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Definisi-definisi</w:t>
            </w:r>
            <w:r w:rsidRPr="008915FD">
              <w:rPr>
                <w:rFonts w:asciiTheme="minorHAnsi" w:hAnsiTheme="minorHAnsi" w:cstheme="minorHAnsi"/>
                <w:spacing w:val="-4"/>
                <w:sz w:val="20"/>
                <w:szCs w:val="20"/>
              </w:rPr>
              <w:t xml:space="preserve"> </w:t>
            </w:r>
            <w:r w:rsidRPr="008915FD">
              <w:rPr>
                <w:rFonts w:asciiTheme="minorHAnsi" w:hAnsiTheme="minorHAnsi" w:cstheme="minorHAnsi"/>
                <w:sz w:val="20"/>
                <w:szCs w:val="20"/>
              </w:rPr>
              <w:t>penting:</w:t>
            </w:r>
          </w:p>
          <w:p w14:paraId="75287F58" w14:textId="77777777" w:rsidR="001C76E7" w:rsidRPr="008915FD" w:rsidRDefault="001C76E7" w:rsidP="001C76E7">
            <w:pPr>
              <w:pStyle w:val="TableParagraph"/>
              <w:numPr>
                <w:ilvl w:val="1"/>
                <w:numId w:val="7"/>
              </w:numPr>
              <w:tabs>
                <w:tab w:val="left" w:pos="771"/>
              </w:tabs>
              <w:ind w:right="99"/>
              <w:jc w:val="both"/>
              <w:rPr>
                <w:ins w:id="2748" w:author="Indria Mukti Efayanti" w:date="2025-01-14T14:54:00Z" w16du:dateUtc="2025-01-14T07:54:00Z"/>
                <w:rFonts w:asciiTheme="minorHAnsi" w:hAnsiTheme="minorHAnsi" w:cstheme="minorHAnsi"/>
                <w:sz w:val="20"/>
                <w:szCs w:val="20"/>
              </w:rPr>
            </w:pPr>
            <w:r w:rsidRPr="008915FD">
              <w:rPr>
                <w:rFonts w:asciiTheme="minorHAnsi" w:hAnsiTheme="minorHAnsi" w:cstheme="minorHAnsi"/>
                <w:sz w:val="20"/>
                <w:szCs w:val="20"/>
              </w:rPr>
              <w:t>Kecelakaan</w:t>
            </w:r>
            <w:ins w:id="2749" w:author="Yuyun Yunengsih" w:date="2025-01-07T17:48:00Z" w16du:dateUtc="2025-01-07T10:48:00Z">
              <w:r w:rsidRPr="008915FD">
                <w:rPr>
                  <w:rFonts w:asciiTheme="minorHAnsi" w:hAnsiTheme="minorHAnsi" w:cstheme="minorHAnsi"/>
                  <w:sz w:val="20"/>
                  <w:szCs w:val="20"/>
                </w:rPr>
                <w:t xml:space="preserve"> </w:t>
              </w:r>
            </w:ins>
            <w:ins w:id="2750" w:author="Yuyun Yunengsih" w:date="2025-01-07T17:49:00Z" w16du:dateUtc="2025-01-07T10:49:00Z">
              <w:r w:rsidRPr="008915FD">
                <w:rPr>
                  <w:rFonts w:asciiTheme="minorHAnsi" w:hAnsiTheme="minorHAnsi" w:cstheme="minorHAnsi"/>
                  <w:sz w:val="20"/>
                  <w:szCs w:val="20"/>
                </w:rPr>
                <w:t>adalah s</w:t>
              </w:r>
            </w:ins>
            <w:del w:id="2751" w:author="Yuyun Yunengsih" w:date="2025-01-07T17:49:00Z" w16du:dateUtc="2025-01-07T10:49:00Z">
              <w:r w:rsidRPr="008915FD" w:rsidDel="001478EF">
                <w:rPr>
                  <w:rFonts w:asciiTheme="minorHAnsi" w:hAnsiTheme="minorHAnsi" w:cstheme="minorHAnsi"/>
                  <w:sz w:val="20"/>
                  <w:szCs w:val="20"/>
                </w:rPr>
                <w:delText xml:space="preserve"> S</w:delText>
              </w:r>
            </w:del>
            <w:r w:rsidRPr="008915FD">
              <w:rPr>
                <w:rFonts w:asciiTheme="minorHAnsi" w:hAnsiTheme="minorHAnsi" w:cstheme="minorHAnsi"/>
                <w:sz w:val="20"/>
                <w:szCs w:val="20"/>
              </w:rPr>
              <w:t>uatu peristiwa yang terjadi secara tiba-tiba, tidak terduga sebelumnya dan datang dari luar diri Tertanggung, bersifat kekerasan, tidak dikehendaki serta tidak ada unsur kesengajaan dalam peristiwa yang mengakibatkan Tertanggung meninggal atau cedera secara fisik dan dapat dilihat secara kasat mata serta memerlukan perawatan Dokter.</w:t>
            </w:r>
          </w:p>
          <w:p w14:paraId="2DAA5259" w14:textId="7F3B01AD" w:rsidR="001C76E7" w:rsidRPr="008915FD" w:rsidRDefault="001C76E7" w:rsidP="001C76E7">
            <w:pPr>
              <w:pStyle w:val="TableParagraph"/>
              <w:numPr>
                <w:ilvl w:val="1"/>
                <w:numId w:val="7"/>
              </w:numPr>
              <w:tabs>
                <w:tab w:val="left" w:pos="771"/>
              </w:tabs>
              <w:ind w:right="99"/>
              <w:jc w:val="both"/>
              <w:rPr>
                <w:rFonts w:asciiTheme="minorHAnsi" w:hAnsiTheme="minorHAnsi" w:cstheme="minorHAnsi"/>
                <w:sz w:val="20"/>
                <w:szCs w:val="20"/>
              </w:rPr>
            </w:pPr>
            <w:ins w:id="2752" w:author="Indria Mukti Efayanti" w:date="2025-01-14T14:54:00Z" w16du:dateUtc="2025-01-14T07:54:00Z">
              <w:r w:rsidRPr="008915FD">
                <w:rPr>
                  <w:rFonts w:asciiTheme="minorHAnsi" w:hAnsiTheme="minorHAnsi" w:cstheme="minorHAnsi"/>
                  <w:sz w:val="20"/>
                  <w:szCs w:val="20"/>
                </w:rPr>
                <w:t xml:space="preserve">Manfaat Asuransi adalah </w:t>
              </w:r>
            </w:ins>
            <w:ins w:id="2753" w:author="Aswin Nabila" w:date="2026-04-02T15:38:00Z" w16du:dateUtc="2026-04-02T08:38:00Z">
              <w:r w:rsidR="00CE78F1" w:rsidRPr="00CE78F1">
                <w:rPr>
                  <w:rFonts w:asciiTheme="minorHAnsi" w:hAnsiTheme="minorHAnsi" w:cstheme="minorHAnsi"/>
                  <w:sz w:val="20"/>
                  <w:szCs w:val="20"/>
                  <w:highlight w:val="cyan"/>
                  <w:rPrChange w:id="2754" w:author="Aswin Nabila" w:date="2026-04-02T15:38:00Z" w16du:dateUtc="2026-04-02T08:38:00Z">
                    <w:rPr>
                      <w:rFonts w:asciiTheme="minorHAnsi" w:hAnsiTheme="minorHAnsi" w:cstheme="minorHAnsi"/>
                      <w:sz w:val="20"/>
                      <w:szCs w:val="20"/>
                    </w:rPr>
                  </w:rPrChange>
                </w:rPr>
                <w:t>m</w:t>
              </w:r>
            </w:ins>
            <w:ins w:id="2755" w:author="Indria Mukti Efayanti" w:date="2025-01-14T14:54:00Z" w16du:dateUtc="2025-01-14T07:54:00Z">
              <w:del w:id="2756" w:author="Aswin Nabila" w:date="2026-04-02T15:38:00Z" w16du:dateUtc="2026-04-02T08:38:00Z">
                <w:r w:rsidRPr="008915FD" w:rsidDel="00CE78F1">
                  <w:rPr>
                    <w:rFonts w:asciiTheme="minorHAnsi" w:hAnsiTheme="minorHAnsi" w:cstheme="minorHAnsi"/>
                    <w:sz w:val="20"/>
                    <w:szCs w:val="20"/>
                  </w:rPr>
                  <w:delText>M</w:delText>
                </w:r>
              </w:del>
              <w:r w:rsidRPr="008915FD">
                <w:rPr>
                  <w:rFonts w:asciiTheme="minorHAnsi" w:hAnsiTheme="minorHAnsi" w:cstheme="minorHAnsi"/>
                  <w:sz w:val="20"/>
                  <w:szCs w:val="20"/>
                </w:rPr>
                <w:t>anfaat yang diperjanjikan, sehubungan dengan terjadinya peristiwa atau risiko yang ditanggung di dalam Polis, yang dapat diberikan oleh Penanggung dengan tunduk pada syarat dan ketentuan Polis yang berlaku.</w:t>
              </w:r>
            </w:ins>
          </w:p>
          <w:p w14:paraId="7A25F213" w14:textId="77777777" w:rsidR="001C76E7" w:rsidRPr="008915FD" w:rsidDel="00033AFC" w:rsidRDefault="001C76E7" w:rsidP="001C76E7">
            <w:pPr>
              <w:pStyle w:val="TableParagraph"/>
              <w:numPr>
                <w:ilvl w:val="1"/>
                <w:numId w:val="7"/>
              </w:numPr>
              <w:tabs>
                <w:tab w:val="left" w:pos="771"/>
              </w:tabs>
              <w:ind w:right="99"/>
              <w:jc w:val="both"/>
              <w:rPr>
                <w:del w:id="2757" w:author="Indria Mukti Efayanti" w:date="2025-01-14T14:54:00Z" w16du:dateUtc="2025-01-14T07:54:00Z"/>
                <w:rFonts w:asciiTheme="minorHAnsi" w:hAnsiTheme="minorHAnsi" w:cstheme="minorHAnsi"/>
                <w:sz w:val="20"/>
                <w:szCs w:val="20"/>
              </w:rPr>
            </w:pPr>
            <w:del w:id="2758" w:author="Indria Mukti Efayanti" w:date="2025-01-14T14:54:00Z" w16du:dateUtc="2025-01-14T07:54:00Z">
              <w:r w:rsidRPr="008915FD" w:rsidDel="00033AFC">
                <w:rPr>
                  <w:rFonts w:asciiTheme="minorHAnsi" w:hAnsiTheme="minorHAnsi" w:cstheme="minorHAnsi"/>
                  <w:sz w:val="20"/>
                  <w:szCs w:val="20"/>
                </w:rPr>
                <w:delText>Manfaat Asuransi adalah Manfaat yang diperjanjikan, sehubungan dengan terjadinya peristiwa atau risiko yang ditanggung di dalam Polis, yang dapat diberikan oleh Penanggung dengan tunduk pada syarat dan ketentuan Polis yang berlaku</w:delText>
              </w:r>
            </w:del>
          </w:p>
          <w:p w14:paraId="1CC4C9A0" w14:textId="77777777" w:rsidR="001C76E7" w:rsidRPr="008915FD" w:rsidDel="00CD0C53" w:rsidRDefault="001C76E7" w:rsidP="001C76E7">
            <w:pPr>
              <w:pStyle w:val="TableParagraph"/>
              <w:numPr>
                <w:ilvl w:val="1"/>
                <w:numId w:val="7"/>
              </w:numPr>
              <w:tabs>
                <w:tab w:val="left" w:pos="771"/>
              </w:tabs>
              <w:ind w:right="100"/>
              <w:jc w:val="both"/>
              <w:rPr>
                <w:del w:id="2759" w:author="Indria Mukti Efayanti" w:date="2024-11-29T11:48:00Z" w16du:dateUtc="2024-11-29T04:48:00Z"/>
                <w:rFonts w:asciiTheme="minorHAnsi" w:hAnsiTheme="minorHAnsi" w:cstheme="minorHAnsi"/>
                <w:sz w:val="20"/>
                <w:szCs w:val="20"/>
              </w:rPr>
            </w:pPr>
            <w:del w:id="2760" w:author="Indria Mukti Efayanti" w:date="2024-11-29T11:48:00Z" w16du:dateUtc="2024-11-29T04:48:00Z">
              <w:r w:rsidRPr="008915FD" w:rsidDel="00CD0C53">
                <w:rPr>
                  <w:rFonts w:asciiTheme="minorHAnsi" w:hAnsiTheme="minorHAnsi" w:cstheme="minorHAnsi"/>
                  <w:i/>
                  <w:iCs/>
                  <w:color w:val="4472C4" w:themeColor="accent1"/>
                  <w:sz w:val="20"/>
                  <w:szCs w:val="20"/>
                </w:rPr>
                <w:delText xml:space="preserve">Only appear if one of Rider CI OR WoP are taken </w:delText>
              </w:r>
              <w:r w:rsidRPr="008915FD" w:rsidDel="00CD0C53">
                <w:rPr>
                  <w:rFonts w:asciiTheme="minorHAnsi" w:hAnsiTheme="minorHAnsi" w:cstheme="minorHAnsi"/>
                  <w:sz w:val="20"/>
                  <w:szCs w:val="20"/>
                </w:rPr>
                <w:delText>Masa Bertahan Hidup (</w:delText>
              </w:r>
              <w:r w:rsidRPr="008915FD" w:rsidDel="00CD0C53">
                <w:rPr>
                  <w:rFonts w:asciiTheme="minorHAnsi" w:hAnsiTheme="minorHAnsi" w:cstheme="minorHAnsi"/>
                  <w:i/>
                  <w:iCs/>
                  <w:sz w:val="20"/>
                  <w:szCs w:val="20"/>
                </w:rPr>
                <w:delText>Survival Period</w:delText>
              </w:r>
              <w:r w:rsidRPr="008915FD" w:rsidDel="00CD0C53">
                <w:rPr>
                  <w:rFonts w:asciiTheme="minorHAnsi" w:hAnsiTheme="minorHAnsi" w:cstheme="minorHAnsi"/>
                  <w:sz w:val="20"/>
                  <w:szCs w:val="20"/>
                </w:rPr>
                <w:delText>) adalah Periode sejak Tertanggung telah terdiagnosa salah satu Penyakit Kritis sampai dengan tanggal Tertanggung mulai berhak mendapatkan Manfaat Asuransinya. Masa Bertahan Hidup yang berlaku adalah 7 hari sejak tanggal Diagnosa.</w:delText>
              </w:r>
            </w:del>
          </w:p>
          <w:p w14:paraId="4477C961" w14:textId="77777777" w:rsidR="001C76E7" w:rsidRPr="008915FD" w:rsidDel="00033AFC" w:rsidRDefault="001C76E7" w:rsidP="001C76E7">
            <w:pPr>
              <w:pStyle w:val="TableParagraph"/>
              <w:numPr>
                <w:ilvl w:val="1"/>
                <w:numId w:val="7"/>
              </w:numPr>
              <w:tabs>
                <w:tab w:val="left" w:pos="771"/>
              </w:tabs>
              <w:ind w:right="100"/>
              <w:jc w:val="both"/>
              <w:rPr>
                <w:del w:id="2761" w:author="Indria Mukti Efayanti" w:date="2025-01-14T14:54:00Z" w16du:dateUtc="2025-01-14T07:54:00Z"/>
                <w:rFonts w:asciiTheme="minorHAnsi" w:hAnsiTheme="minorHAnsi" w:cstheme="minorHAnsi"/>
                <w:sz w:val="20"/>
                <w:szCs w:val="20"/>
              </w:rPr>
            </w:pPr>
            <w:del w:id="2762" w:author="Indria Mukti Efayanti" w:date="2025-01-14T14:54:00Z" w16du:dateUtc="2025-01-14T07:54:00Z">
              <w:r w:rsidRPr="008915FD" w:rsidDel="00033AFC">
                <w:rPr>
                  <w:rFonts w:asciiTheme="minorHAnsi" w:hAnsiTheme="minorHAnsi" w:cstheme="minorHAnsi"/>
                  <w:sz w:val="20"/>
                  <w:szCs w:val="20"/>
                </w:rPr>
                <w:delText>Masa Leluasa (</w:delText>
              </w:r>
              <w:r w:rsidRPr="008915FD" w:rsidDel="00033AFC">
                <w:rPr>
                  <w:rFonts w:asciiTheme="minorHAnsi" w:hAnsiTheme="minorHAnsi" w:cstheme="minorHAnsi"/>
                  <w:i/>
                  <w:sz w:val="20"/>
                  <w:szCs w:val="20"/>
                </w:rPr>
                <w:delText>Grace Period</w:delText>
              </w:r>
              <w:r w:rsidRPr="008915FD" w:rsidDel="00033AFC">
                <w:rPr>
                  <w:rFonts w:asciiTheme="minorHAnsi" w:hAnsiTheme="minorHAnsi" w:cstheme="minorHAnsi"/>
                  <w:sz w:val="20"/>
                  <w:szCs w:val="20"/>
                </w:rPr>
                <w:delText>) adalah Periode tertentu</w:delText>
              </w:r>
            </w:del>
            <w:ins w:id="2763" w:author="Yuyun Yunengsih" w:date="2025-01-07T17:49:00Z" w16du:dateUtc="2025-01-07T10:49:00Z">
              <w:del w:id="2764" w:author="Indria Mukti Efayanti" w:date="2025-01-14T14:54:00Z" w16du:dateUtc="2025-01-14T07:54:00Z">
                <w:r w:rsidRPr="008915FD" w:rsidDel="00033AFC">
                  <w:rPr>
                    <w:rFonts w:asciiTheme="minorHAnsi" w:hAnsiTheme="minorHAnsi" w:cstheme="minorHAnsi"/>
                    <w:sz w:val="20"/>
                    <w:szCs w:val="20"/>
                  </w:rPr>
                  <w:delText>tenggang waktu</w:delText>
                </w:r>
              </w:del>
            </w:ins>
            <w:del w:id="2765" w:author="Indria Mukti Efayanti" w:date="2025-01-14T14:54:00Z" w16du:dateUtc="2025-01-14T07:54:00Z">
              <w:r w:rsidRPr="008915FD" w:rsidDel="00033AFC">
                <w:rPr>
                  <w:rFonts w:asciiTheme="minorHAnsi" w:hAnsiTheme="minorHAnsi" w:cstheme="minorHAnsi"/>
                  <w:sz w:val="20"/>
                  <w:szCs w:val="20"/>
                </w:rPr>
                <w:delText xml:space="preserve"> yang diberikan kepada Pemegang Polis untuk melakukan   pembayaran atas Premi yang dibayarkan secara berkala, dimana  pertanggungan asuransi akan tetap berlaku meskipun Premi belu diterima penuh oleh Penanggung selama periode tersebut</w:delText>
              </w:r>
            </w:del>
          </w:p>
          <w:p w14:paraId="4275684D" w14:textId="77777777" w:rsidR="001C76E7" w:rsidRPr="008915FD" w:rsidRDefault="001C76E7" w:rsidP="001C76E7">
            <w:pPr>
              <w:pStyle w:val="TableParagraph"/>
              <w:numPr>
                <w:ilvl w:val="1"/>
                <w:numId w:val="7"/>
              </w:numPr>
              <w:tabs>
                <w:tab w:val="left" w:pos="771"/>
              </w:tabs>
              <w:ind w:right="100"/>
              <w:jc w:val="both"/>
              <w:rPr>
                <w:ins w:id="2766" w:author="Indria Mukti Efayanti" w:date="2025-01-14T14:54:00Z" w16du:dateUtc="2025-01-14T07:54:00Z"/>
                <w:rFonts w:asciiTheme="minorHAnsi" w:hAnsiTheme="minorHAnsi" w:cstheme="minorHAnsi"/>
                <w:sz w:val="20"/>
                <w:szCs w:val="20"/>
                <w:rPrChange w:id="2767" w:author="Indria Mukti Efayanti" w:date="2025-04-25T17:01:00Z" w16du:dateUtc="2025-04-25T10:01:00Z">
                  <w:rPr>
                    <w:ins w:id="2768" w:author="Indria Mukti Efayanti" w:date="2025-01-14T14:54:00Z" w16du:dateUtc="2025-01-14T07:54:00Z"/>
                    <w:rFonts w:asciiTheme="minorHAnsi" w:hAnsiTheme="minorHAnsi" w:cstheme="minorHAnsi"/>
                    <w:sz w:val="20"/>
                    <w:szCs w:val="20"/>
                    <w:highlight w:val="cyan"/>
                  </w:rPr>
                </w:rPrChange>
              </w:rPr>
            </w:pPr>
            <w:del w:id="2769" w:author="Indria Mukti Efayanti" w:date="2025-01-14T14:54:00Z" w16du:dateUtc="2025-01-14T07:54:00Z">
              <w:r w:rsidRPr="008915FD" w:rsidDel="00033AFC">
                <w:rPr>
                  <w:rFonts w:asciiTheme="minorHAnsi" w:hAnsiTheme="minorHAnsi" w:cstheme="minorHAnsi"/>
                  <w:sz w:val="20"/>
                  <w:szCs w:val="20"/>
                </w:rPr>
                <w:delText>Masa Mempelajari Polis (</w:delText>
              </w:r>
              <w:r w:rsidRPr="008915FD" w:rsidDel="00033AFC">
                <w:rPr>
                  <w:rFonts w:asciiTheme="minorHAnsi" w:hAnsiTheme="minorHAnsi" w:cstheme="minorHAnsi"/>
                  <w:i/>
                  <w:iCs/>
                  <w:sz w:val="20"/>
                  <w:szCs w:val="20"/>
                </w:rPr>
                <w:delText>Free Look Period</w:delText>
              </w:r>
              <w:r w:rsidRPr="008915FD" w:rsidDel="00033AFC">
                <w:rPr>
                  <w:rFonts w:asciiTheme="minorHAnsi" w:hAnsiTheme="minorHAnsi" w:cstheme="minorHAnsi"/>
                  <w:sz w:val="20"/>
                  <w:szCs w:val="20"/>
                </w:rPr>
                <w:delText xml:space="preserve">) adalah Periode </w:delText>
              </w:r>
            </w:del>
            <w:ins w:id="2770" w:author="Yuyun Yunengsih" w:date="2025-01-07T17:51:00Z" w16du:dateUtc="2025-01-07T10:51:00Z">
              <w:del w:id="2771" w:author="Indria Mukti Efayanti" w:date="2025-01-14T14:54:00Z" w16du:dateUtc="2025-01-14T07:54:00Z">
                <w:r w:rsidRPr="008915FD" w:rsidDel="00033AFC">
                  <w:rPr>
                    <w:rFonts w:asciiTheme="minorHAnsi" w:hAnsiTheme="minorHAnsi" w:cstheme="minorHAnsi"/>
                    <w:sz w:val="20"/>
                    <w:szCs w:val="20"/>
                  </w:rPr>
                  <w:delText xml:space="preserve">periode </w:delText>
                </w:r>
              </w:del>
            </w:ins>
            <w:del w:id="2772" w:author="Indria Mukti Efayanti" w:date="2025-01-14T14:54:00Z" w16du:dateUtc="2025-01-14T07:54:00Z">
              <w:r w:rsidRPr="008915FD" w:rsidDel="00033AFC">
                <w:rPr>
                  <w:rFonts w:asciiTheme="minorHAnsi" w:hAnsiTheme="minorHAnsi" w:cstheme="minorHAnsi"/>
                  <w:sz w:val="20"/>
                  <w:szCs w:val="20"/>
                </w:rPr>
                <w:delText>tertentu yang diberikan kepada Pemegang Polis untuk mempelajari, memahami dan memastikan bahwa pertanggungan asuransi pada Polis yang diterbitkan, termasuk syarat dan ketentuannya, telah sesuai dengan kebutuhan asuransi Pemegang Polis dan/atau Tertanggung.</w:delText>
              </w:r>
            </w:del>
            <w:ins w:id="2773" w:author="Indria Mukti Efayanti" w:date="2025-01-14T14:54:00Z" w16du:dateUtc="2025-01-14T07:54:00Z">
              <w:r w:rsidRPr="008915FD">
                <w:rPr>
                  <w:rFonts w:asciiTheme="minorHAnsi" w:hAnsiTheme="minorHAnsi" w:cstheme="minorHAnsi"/>
                  <w:sz w:val="20"/>
                  <w:szCs w:val="20"/>
                </w:rPr>
                <w:t>Masa Leluasa (</w:t>
              </w:r>
              <w:r w:rsidRPr="008915FD">
                <w:rPr>
                  <w:rFonts w:asciiTheme="minorHAnsi" w:hAnsiTheme="minorHAnsi" w:cstheme="minorHAnsi"/>
                  <w:i/>
                  <w:sz w:val="20"/>
                  <w:szCs w:val="20"/>
                </w:rPr>
                <w:t>Grace Period</w:t>
              </w:r>
              <w:r w:rsidRPr="008915FD">
                <w:rPr>
                  <w:rFonts w:asciiTheme="minorHAnsi" w:hAnsiTheme="minorHAnsi" w:cstheme="minorHAnsi"/>
                  <w:sz w:val="20"/>
                  <w:szCs w:val="20"/>
                </w:rPr>
                <w:t xml:space="preserve">) adalah tenggang waktu </w:t>
              </w:r>
              <w:del w:id="2774" w:author="Aswin Nabila" w:date="2026-03-30T16:20:00Z" w16du:dateUtc="2026-03-30T09:20:00Z">
                <w:r w:rsidRPr="008915FD" w:rsidDel="006267D1">
                  <w:rPr>
                    <w:rFonts w:asciiTheme="minorHAnsi" w:hAnsiTheme="minorHAnsi" w:cstheme="minorHAnsi"/>
                    <w:sz w:val="20"/>
                    <w:szCs w:val="20"/>
                  </w:rPr>
                  <w:delText xml:space="preserve"> </w:delText>
                </w:r>
              </w:del>
              <w:r w:rsidRPr="008915FD">
                <w:rPr>
                  <w:rFonts w:asciiTheme="minorHAnsi" w:hAnsiTheme="minorHAnsi" w:cstheme="minorHAnsi"/>
                  <w:sz w:val="20"/>
                  <w:szCs w:val="20"/>
                </w:rPr>
                <w:t xml:space="preserve">yang diberikan kepada Pemegang Polis untuk melakukan   pembayaran atas Premi yang dibayarkan secara berkala, dimana pertanggungan asuransi akan tetap berlaku meskipun Premi belum diterima penuh oleh Penanggung selama periode tersebut. </w:t>
              </w:r>
              <w:r w:rsidRPr="008915FD">
                <w:rPr>
                  <w:rFonts w:asciiTheme="minorHAnsi" w:hAnsiTheme="minorHAnsi" w:cstheme="minorHAnsi"/>
                  <w:sz w:val="20"/>
                  <w:szCs w:val="20"/>
                  <w:rPrChange w:id="2775" w:author="Indria Mukti Efayanti" w:date="2025-04-25T17:01:00Z" w16du:dateUtc="2025-04-25T10:01:00Z">
                    <w:rPr>
                      <w:rFonts w:asciiTheme="minorHAnsi" w:hAnsiTheme="minorHAnsi" w:cstheme="minorHAnsi"/>
                      <w:sz w:val="20"/>
                      <w:szCs w:val="20"/>
                      <w:highlight w:val="cyan"/>
                    </w:rPr>
                  </w:rPrChange>
                </w:rPr>
                <w:t>Periode Masa Leluasa yang berlaku adalah 30 (tiga puluh) hari kalender terhitung sejak Tanggal Jatuh Tempo Pembayaran Premi.</w:t>
              </w:r>
            </w:ins>
          </w:p>
          <w:p w14:paraId="2D2F388D" w14:textId="77777777" w:rsidR="001C76E7" w:rsidRPr="008915FD" w:rsidRDefault="001C76E7" w:rsidP="001C76E7">
            <w:pPr>
              <w:pStyle w:val="TableParagraph"/>
              <w:numPr>
                <w:ilvl w:val="1"/>
                <w:numId w:val="7"/>
              </w:numPr>
              <w:tabs>
                <w:tab w:val="left" w:pos="771"/>
              </w:tabs>
              <w:ind w:right="100"/>
              <w:jc w:val="both"/>
              <w:rPr>
                <w:ins w:id="2776" w:author="Indria Mukti Efayanti" w:date="2025-01-14T14:54:00Z" w16du:dateUtc="2025-01-14T07:54:00Z"/>
                <w:rFonts w:asciiTheme="minorHAnsi" w:hAnsiTheme="minorHAnsi" w:cstheme="minorHAnsi"/>
                <w:sz w:val="20"/>
                <w:szCs w:val="20"/>
                <w:rPrChange w:id="2777" w:author="Indria Mukti Efayanti" w:date="2025-04-25T17:01:00Z" w16du:dateUtc="2025-04-25T10:01:00Z">
                  <w:rPr>
                    <w:ins w:id="2778" w:author="Indria Mukti Efayanti" w:date="2025-01-14T14:54:00Z" w16du:dateUtc="2025-01-14T07:54:00Z"/>
                    <w:rFonts w:asciiTheme="minorHAnsi" w:hAnsiTheme="minorHAnsi" w:cstheme="minorHAnsi"/>
                    <w:sz w:val="20"/>
                    <w:szCs w:val="20"/>
                    <w:highlight w:val="cyan"/>
                  </w:rPr>
                </w:rPrChange>
              </w:rPr>
            </w:pPr>
            <w:ins w:id="2779" w:author="Indria Mukti Efayanti" w:date="2025-01-14T14:54:00Z" w16du:dateUtc="2025-01-14T07:54:00Z">
              <w:r w:rsidRPr="008915FD">
                <w:rPr>
                  <w:rFonts w:asciiTheme="minorHAnsi" w:hAnsiTheme="minorHAnsi" w:cstheme="minorHAnsi"/>
                  <w:sz w:val="20"/>
                  <w:szCs w:val="20"/>
                </w:rPr>
                <w:t>Masa Mempelajari Polis (</w:t>
              </w:r>
              <w:r w:rsidRPr="008915FD">
                <w:rPr>
                  <w:rFonts w:asciiTheme="minorHAnsi" w:hAnsiTheme="minorHAnsi" w:cstheme="minorHAnsi"/>
                  <w:i/>
                  <w:iCs/>
                  <w:sz w:val="20"/>
                  <w:szCs w:val="20"/>
                </w:rPr>
                <w:t>Free Look Period</w:t>
              </w:r>
              <w:r w:rsidRPr="008915FD">
                <w:rPr>
                  <w:rFonts w:asciiTheme="minorHAnsi" w:hAnsiTheme="minorHAnsi" w:cstheme="minorHAnsi"/>
                  <w:sz w:val="20"/>
                  <w:szCs w:val="20"/>
                </w:rPr>
                <w:t xml:space="preserve">) adalah periode tertentu yang diberikan kepada Pemegang Polis untuk mempelajari, memahami dan memastikan bahwa pertanggungan asuransi pada Polis yang diterbitkan, termasuk syarat dan ketentuannya, telah sesuai dengan kebutuhan asuransi Pemegang Polis dan/atau Tertanggung.  </w:t>
              </w:r>
              <w:r w:rsidRPr="008915FD">
                <w:rPr>
                  <w:rFonts w:asciiTheme="minorHAnsi" w:hAnsiTheme="minorHAnsi" w:cstheme="minorHAnsi"/>
                  <w:sz w:val="20"/>
                  <w:szCs w:val="20"/>
                  <w:rPrChange w:id="2780" w:author="Indria Mukti Efayanti" w:date="2025-04-25T17:01:00Z" w16du:dateUtc="2025-04-25T10:01:00Z">
                    <w:rPr>
                      <w:rFonts w:asciiTheme="minorHAnsi" w:hAnsiTheme="minorHAnsi" w:cstheme="minorHAnsi"/>
                      <w:sz w:val="20"/>
                      <w:szCs w:val="20"/>
                      <w:highlight w:val="cyan"/>
                    </w:rPr>
                  </w:rPrChange>
                </w:rPr>
                <w:t>Periode Masa Mempelajari Polis adalah 14 (empat belas) hari kalender sejak tanggal diterimanya Polis oleh Pemegang Polis.</w:t>
              </w:r>
            </w:ins>
          </w:p>
          <w:p w14:paraId="07994641" w14:textId="77777777" w:rsidR="001C76E7" w:rsidRPr="008915FD" w:rsidDel="00033AFC" w:rsidRDefault="001C76E7">
            <w:pPr>
              <w:pStyle w:val="TableParagraph"/>
              <w:tabs>
                <w:tab w:val="left" w:pos="771"/>
              </w:tabs>
              <w:ind w:right="100"/>
              <w:jc w:val="both"/>
              <w:rPr>
                <w:del w:id="2781" w:author="Indria Mukti Efayanti" w:date="2025-01-14T14:54:00Z" w16du:dateUtc="2025-01-14T07:54:00Z"/>
                <w:rFonts w:asciiTheme="minorHAnsi" w:hAnsiTheme="minorHAnsi" w:cstheme="minorHAnsi"/>
                <w:sz w:val="20"/>
                <w:szCs w:val="20"/>
              </w:rPr>
              <w:pPrChange w:id="2782" w:author="Indria Mukti Efayanti" w:date="2025-01-14T14:54:00Z" w16du:dateUtc="2025-01-14T07:54:00Z">
                <w:pPr>
                  <w:pStyle w:val="TableParagraph"/>
                  <w:numPr>
                    <w:ilvl w:val="1"/>
                    <w:numId w:val="7"/>
                  </w:numPr>
                  <w:tabs>
                    <w:tab w:val="left" w:pos="771"/>
                  </w:tabs>
                  <w:ind w:left="770" w:right="100" w:hanging="360"/>
                  <w:jc w:val="both"/>
                </w:pPr>
              </w:pPrChange>
            </w:pPr>
          </w:p>
          <w:p w14:paraId="1E28D49A" w14:textId="77777777" w:rsidR="001C76E7" w:rsidRPr="008915FD" w:rsidRDefault="001C76E7" w:rsidP="001C76E7">
            <w:pPr>
              <w:pStyle w:val="TableParagraph"/>
              <w:numPr>
                <w:ilvl w:val="1"/>
                <w:numId w:val="7"/>
              </w:numPr>
              <w:tabs>
                <w:tab w:val="left" w:pos="771"/>
              </w:tabs>
              <w:ind w:right="100"/>
              <w:jc w:val="both"/>
              <w:rPr>
                <w:rFonts w:asciiTheme="minorHAnsi" w:hAnsiTheme="minorHAnsi" w:cstheme="minorHAnsi"/>
                <w:sz w:val="20"/>
                <w:szCs w:val="20"/>
              </w:rPr>
            </w:pPr>
            <w:r w:rsidRPr="008915FD">
              <w:rPr>
                <w:rFonts w:asciiTheme="minorHAnsi" w:hAnsiTheme="minorHAnsi" w:cstheme="minorHAnsi"/>
                <w:sz w:val="20"/>
                <w:szCs w:val="20"/>
              </w:rPr>
              <w:t xml:space="preserve">Masa Pembayaran Premi </w:t>
            </w:r>
            <w:ins w:id="2783" w:author="Yuyun Yunengsih" w:date="2025-01-07T17:52:00Z" w16du:dateUtc="2025-01-07T10:52:00Z">
              <w:r w:rsidRPr="008915FD">
                <w:rPr>
                  <w:rFonts w:asciiTheme="minorHAnsi" w:hAnsiTheme="minorHAnsi" w:cstheme="minorHAnsi"/>
                  <w:sz w:val="20"/>
                  <w:szCs w:val="20"/>
                </w:rPr>
                <w:t>adalah p</w:t>
              </w:r>
            </w:ins>
            <w:del w:id="2784" w:author="Yuyun Yunengsih" w:date="2025-01-07T17:52:00Z" w16du:dateUtc="2025-01-07T10:52:00Z">
              <w:r w:rsidRPr="008915FD" w:rsidDel="00270FD4">
                <w:rPr>
                  <w:rFonts w:asciiTheme="minorHAnsi" w:hAnsiTheme="minorHAnsi" w:cstheme="minorHAnsi"/>
                  <w:sz w:val="20"/>
                  <w:szCs w:val="20"/>
                </w:rPr>
                <w:delText>P</w:delText>
              </w:r>
            </w:del>
            <w:r w:rsidRPr="008915FD">
              <w:rPr>
                <w:rFonts w:asciiTheme="minorHAnsi" w:hAnsiTheme="minorHAnsi" w:cstheme="minorHAnsi"/>
                <w:sz w:val="20"/>
                <w:szCs w:val="20"/>
              </w:rPr>
              <w:t>eriode dimana Premi dibayarkan oleh Pemegang Polis kepada Penanggung.</w:t>
            </w:r>
          </w:p>
          <w:p w14:paraId="1F70D923" w14:textId="77777777" w:rsidR="001C76E7" w:rsidRPr="008915FD" w:rsidRDefault="001C76E7" w:rsidP="001C76E7">
            <w:pPr>
              <w:pStyle w:val="TableParagraph"/>
              <w:numPr>
                <w:ilvl w:val="1"/>
                <w:numId w:val="7"/>
              </w:numPr>
              <w:tabs>
                <w:tab w:val="left" w:pos="771"/>
              </w:tabs>
              <w:ind w:right="101"/>
              <w:jc w:val="both"/>
              <w:rPr>
                <w:rFonts w:asciiTheme="minorHAnsi" w:hAnsiTheme="minorHAnsi" w:cstheme="minorHAnsi"/>
                <w:sz w:val="20"/>
                <w:szCs w:val="20"/>
              </w:rPr>
            </w:pPr>
            <w:r w:rsidRPr="008915FD">
              <w:rPr>
                <w:rFonts w:asciiTheme="minorHAnsi" w:hAnsiTheme="minorHAnsi" w:cstheme="minorHAnsi"/>
                <w:sz w:val="20"/>
                <w:szCs w:val="20"/>
              </w:rPr>
              <w:t xml:space="preserve">Masa Tunggu adalah </w:t>
            </w:r>
            <w:del w:id="2785" w:author="Yuyun Yunengsih" w:date="2025-01-07T17:58:00Z" w16du:dateUtc="2025-01-07T10:58:00Z">
              <w:r w:rsidRPr="008915FD" w:rsidDel="009D0508">
                <w:rPr>
                  <w:rFonts w:asciiTheme="minorHAnsi" w:hAnsiTheme="minorHAnsi" w:cstheme="minorHAnsi"/>
                  <w:sz w:val="20"/>
                  <w:szCs w:val="20"/>
                </w:rPr>
                <w:delText xml:space="preserve">Periode </w:delText>
              </w:r>
            </w:del>
            <w:ins w:id="2786" w:author="Yuyun Yunengsih" w:date="2025-01-07T17:58:00Z" w16du:dateUtc="2025-01-07T10:58:00Z">
              <w:r w:rsidRPr="008915FD">
                <w:rPr>
                  <w:rFonts w:asciiTheme="minorHAnsi" w:hAnsiTheme="minorHAnsi" w:cstheme="minorHAnsi"/>
                  <w:sz w:val="20"/>
                  <w:szCs w:val="20"/>
                </w:rPr>
                <w:t xml:space="preserve">periode </w:t>
              </w:r>
            </w:ins>
            <w:r w:rsidRPr="008915FD">
              <w:rPr>
                <w:rFonts w:asciiTheme="minorHAnsi" w:hAnsiTheme="minorHAnsi" w:cstheme="minorHAnsi"/>
                <w:sz w:val="20"/>
                <w:szCs w:val="20"/>
              </w:rPr>
              <w:t xml:space="preserve">waktu dimana asuransi tidak berlaku dan tidak ada manfaat asuransi yang dibayarkan sejak Tanggal Berlakunya Pertanggungan atau tanggal Endorsemen terakhir yang memerlukan seleksi risiko terkini (jika ada), mana yang terakhir, hingga batas waktu yang ditentukan sesuai tertera pada Ketentuan Khusus Polis, atau ketentuan </w:t>
            </w:r>
            <w:ins w:id="2787" w:author="Aswin Nabila" w:date="2026-03-30T16:21:00Z" w16du:dateUtc="2026-03-30T09:21:00Z">
              <w:r w:rsidR="006267D1">
                <w:rPr>
                  <w:rFonts w:asciiTheme="minorHAnsi" w:hAnsiTheme="minorHAnsi" w:cstheme="minorHAnsi"/>
                  <w:i/>
                  <w:iCs/>
                  <w:sz w:val="20"/>
                  <w:szCs w:val="20"/>
                  <w:highlight w:val="green"/>
                </w:rPr>
                <w:t>u</w:t>
              </w:r>
            </w:ins>
            <w:del w:id="2788" w:author="Aswin Nabila" w:date="2026-03-30T16:21:00Z" w16du:dateUtc="2026-03-30T09:21:00Z">
              <w:r w:rsidRPr="006267D1" w:rsidDel="006267D1">
                <w:rPr>
                  <w:rFonts w:asciiTheme="minorHAnsi" w:hAnsiTheme="minorHAnsi" w:cstheme="minorHAnsi"/>
                  <w:i/>
                  <w:iCs/>
                  <w:sz w:val="20"/>
                  <w:szCs w:val="20"/>
                  <w:highlight w:val="green"/>
                  <w:rPrChange w:id="2789" w:author="Aswin Nabila" w:date="2026-03-30T16:21:00Z" w16du:dateUtc="2026-03-30T09:21:00Z">
                    <w:rPr>
                      <w:rFonts w:asciiTheme="minorHAnsi" w:hAnsiTheme="minorHAnsi" w:cstheme="minorHAnsi"/>
                      <w:sz w:val="20"/>
                      <w:szCs w:val="20"/>
                    </w:rPr>
                  </w:rPrChange>
                </w:rPr>
                <w:delText>U</w:delText>
              </w:r>
            </w:del>
            <w:r w:rsidRPr="006267D1">
              <w:rPr>
                <w:rFonts w:asciiTheme="minorHAnsi" w:hAnsiTheme="minorHAnsi" w:cstheme="minorHAnsi"/>
                <w:i/>
                <w:iCs/>
                <w:sz w:val="20"/>
                <w:szCs w:val="20"/>
                <w:highlight w:val="green"/>
                <w:rPrChange w:id="2790" w:author="Aswin Nabila" w:date="2026-03-30T16:21:00Z" w16du:dateUtc="2026-03-30T09:21:00Z">
                  <w:rPr>
                    <w:rFonts w:asciiTheme="minorHAnsi" w:hAnsiTheme="minorHAnsi" w:cstheme="minorHAnsi"/>
                    <w:sz w:val="20"/>
                    <w:szCs w:val="20"/>
                  </w:rPr>
                </w:rPrChange>
              </w:rPr>
              <w:t>nderwriting</w:t>
            </w:r>
            <w:r w:rsidRPr="008915FD">
              <w:rPr>
                <w:rFonts w:asciiTheme="minorHAnsi" w:hAnsiTheme="minorHAnsi" w:cstheme="minorHAnsi"/>
                <w:sz w:val="20"/>
                <w:szCs w:val="20"/>
              </w:rPr>
              <w:t xml:space="preserve"> yang berlaku melalui pemberitahuan dari Penanggung kepada Tertanggung.</w:t>
            </w:r>
          </w:p>
          <w:p w14:paraId="4746C83D" w14:textId="77777777" w:rsidR="001C76E7" w:rsidRPr="008915FD" w:rsidRDefault="001C76E7" w:rsidP="001C76E7">
            <w:pPr>
              <w:pStyle w:val="TableParagraph"/>
              <w:numPr>
                <w:ilvl w:val="1"/>
                <w:numId w:val="7"/>
              </w:numPr>
              <w:tabs>
                <w:tab w:val="left" w:pos="771"/>
              </w:tabs>
              <w:ind w:right="106"/>
              <w:jc w:val="both"/>
              <w:rPr>
                <w:rFonts w:asciiTheme="minorHAnsi" w:hAnsiTheme="minorHAnsi" w:cstheme="minorHAnsi"/>
                <w:sz w:val="20"/>
                <w:szCs w:val="20"/>
              </w:rPr>
            </w:pPr>
            <w:r w:rsidRPr="008915FD">
              <w:rPr>
                <w:rFonts w:asciiTheme="minorHAnsi" w:hAnsiTheme="minorHAnsi" w:cstheme="minorHAnsi"/>
                <w:sz w:val="20"/>
                <w:szCs w:val="20"/>
              </w:rPr>
              <w:t xml:space="preserve">Pemegang Polis adalah </w:t>
            </w:r>
            <w:commentRangeStart w:id="2791"/>
            <w:del w:id="2792" w:author="Yuyun Yunengsih" w:date="2025-01-07T17:56:00Z" w16du:dateUtc="2025-01-07T10:56:00Z">
              <w:r w:rsidRPr="008915FD" w:rsidDel="002A1CB8">
                <w:rPr>
                  <w:rFonts w:asciiTheme="minorHAnsi" w:hAnsiTheme="minorHAnsi" w:cstheme="minorHAnsi"/>
                  <w:sz w:val="20"/>
                  <w:szCs w:val="20"/>
                </w:rPr>
                <w:delText>Pihak, P</w:delText>
              </w:r>
            </w:del>
            <w:ins w:id="2793" w:author="Yuyun Yunengsih" w:date="2025-01-07T17:56:00Z" w16du:dateUtc="2025-01-07T10:56:00Z">
              <w:r w:rsidRPr="008915FD">
                <w:rPr>
                  <w:rFonts w:asciiTheme="minorHAnsi" w:hAnsiTheme="minorHAnsi" w:cstheme="minorHAnsi"/>
                  <w:sz w:val="20"/>
                  <w:szCs w:val="20"/>
                </w:rPr>
                <w:t>p</w:t>
              </w:r>
            </w:ins>
            <w:r w:rsidRPr="008915FD">
              <w:rPr>
                <w:rFonts w:asciiTheme="minorHAnsi" w:hAnsiTheme="minorHAnsi" w:cstheme="minorHAnsi"/>
                <w:sz w:val="20"/>
                <w:szCs w:val="20"/>
              </w:rPr>
              <w:t>ihak</w:t>
            </w:r>
            <w:commentRangeEnd w:id="2791"/>
            <w:r w:rsidRPr="008915FD">
              <w:rPr>
                <w:rStyle w:val="CommentReference"/>
                <w:rFonts w:asciiTheme="minorHAnsi" w:hAnsiTheme="minorHAnsi" w:cstheme="minorHAnsi"/>
                <w:sz w:val="20"/>
                <w:szCs w:val="20"/>
              </w:rPr>
              <w:commentReference w:id="2791"/>
            </w:r>
            <w:r w:rsidRPr="008915FD">
              <w:rPr>
                <w:rFonts w:asciiTheme="minorHAnsi" w:hAnsiTheme="minorHAnsi" w:cstheme="minorHAnsi"/>
                <w:sz w:val="20"/>
                <w:szCs w:val="20"/>
              </w:rPr>
              <w:t>, baik orang perseorangan ataupun badan, yang mengikatkan diri berdasarkan perjanjian asuransi dengan Penanggung untuk mendapatkan pertanggungan atas risiko bagi Tertanggung sesuai ketentuan Polis, sebagaimana dicantumkan dalam Ringkasan Polis atau setiap perubahannya (jika ada).</w:t>
            </w:r>
          </w:p>
          <w:p w14:paraId="017CB2AB" w14:textId="77777777" w:rsidR="001C76E7" w:rsidRPr="008915FD" w:rsidRDefault="001C76E7" w:rsidP="001C76E7">
            <w:pPr>
              <w:pStyle w:val="TableParagraph"/>
              <w:numPr>
                <w:ilvl w:val="1"/>
                <w:numId w:val="7"/>
              </w:numPr>
              <w:tabs>
                <w:tab w:val="left" w:pos="771"/>
              </w:tabs>
              <w:ind w:right="106"/>
              <w:jc w:val="both"/>
              <w:rPr>
                <w:rFonts w:asciiTheme="minorHAnsi" w:hAnsiTheme="minorHAnsi" w:cstheme="minorHAnsi"/>
                <w:sz w:val="20"/>
                <w:szCs w:val="20"/>
              </w:rPr>
            </w:pPr>
            <w:r w:rsidRPr="008915FD">
              <w:rPr>
                <w:rFonts w:asciiTheme="minorHAnsi" w:hAnsiTheme="minorHAnsi" w:cstheme="minorHAnsi"/>
                <w:sz w:val="20"/>
                <w:szCs w:val="20"/>
              </w:rPr>
              <w:t>Penanggung adalah PT PFI Mega Life Insurance.</w:t>
            </w:r>
          </w:p>
          <w:p w14:paraId="27DEE9D1" w14:textId="77777777" w:rsidR="001C76E7" w:rsidRPr="008915FD" w:rsidRDefault="001C76E7" w:rsidP="001C76E7">
            <w:pPr>
              <w:pStyle w:val="TableParagraph"/>
              <w:numPr>
                <w:ilvl w:val="1"/>
                <w:numId w:val="7"/>
              </w:numPr>
              <w:tabs>
                <w:tab w:val="left" w:pos="771"/>
              </w:tabs>
              <w:ind w:right="98"/>
              <w:jc w:val="both"/>
              <w:rPr>
                <w:rFonts w:asciiTheme="minorHAnsi" w:hAnsiTheme="minorHAnsi" w:cstheme="minorHAnsi"/>
                <w:sz w:val="20"/>
                <w:szCs w:val="20"/>
              </w:rPr>
            </w:pPr>
            <w:r w:rsidRPr="008915FD">
              <w:rPr>
                <w:rFonts w:asciiTheme="minorHAnsi" w:hAnsiTheme="minorHAnsi" w:cstheme="minorHAnsi"/>
                <w:sz w:val="20"/>
                <w:szCs w:val="20"/>
              </w:rPr>
              <w:t xml:space="preserve">Penerima Manfaat adalah </w:t>
            </w:r>
            <w:del w:id="2794" w:author="Yuyun Yunengsih" w:date="2025-01-07T17:58:00Z" w16du:dateUtc="2025-01-07T10:58:00Z">
              <w:r w:rsidRPr="008915FD" w:rsidDel="00E97246">
                <w:rPr>
                  <w:rFonts w:asciiTheme="minorHAnsi" w:hAnsiTheme="minorHAnsi" w:cstheme="minorHAnsi"/>
                  <w:sz w:val="20"/>
                  <w:szCs w:val="20"/>
                </w:rPr>
                <w:delText xml:space="preserve">Pihak </w:delText>
              </w:r>
            </w:del>
            <w:ins w:id="2795" w:author="Yuyun Yunengsih" w:date="2025-01-07T17:58:00Z" w16du:dateUtc="2025-01-07T10:58:00Z">
              <w:r w:rsidRPr="008915FD">
                <w:rPr>
                  <w:rFonts w:asciiTheme="minorHAnsi" w:hAnsiTheme="minorHAnsi" w:cstheme="minorHAnsi"/>
                  <w:sz w:val="20"/>
                  <w:szCs w:val="20"/>
                </w:rPr>
                <w:t xml:space="preserve">pihak </w:t>
              </w:r>
            </w:ins>
            <w:r w:rsidRPr="008915FD">
              <w:rPr>
                <w:rFonts w:asciiTheme="minorHAnsi" w:hAnsiTheme="minorHAnsi" w:cstheme="minorHAnsi"/>
                <w:sz w:val="20"/>
                <w:szCs w:val="20"/>
              </w:rPr>
              <w:t>yang ditunjuk untuk menerima Manfaat Asuransi, sebagaimana dicantumkan dalam Ringkasan Polis atau setiap perubahannya (jika ada), dengan tunduk pada syarat dan ketentuan Polis ini dan disetujui oleh Penanggung.</w:t>
            </w:r>
          </w:p>
          <w:p w14:paraId="2DBCCA66" w14:textId="77777777" w:rsidR="001C76E7" w:rsidRPr="008915FD" w:rsidRDefault="001C76E7" w:rsidP="001C76E7">
            <w:pPr>
              <w:pStyle w:val="TableParagraph"/>
              <w:numPr>
                <w:ilvl w:val="1"/>
                <w:numId w:val="7"/>
              </w:numPr>
              <w:tabs>
                <w:tab w:val="left" w:pos="771"/>
              </w:tabs>
              <w:ind w:right="98"/>
              <w:jc w:val="both"/>
              <w:rPr>
                <w:rFonts w:asciiTheme="minorHAnsi" w:hAnsiTheme="minorHAnsi" w:cstheme="minorHAnsi"/>
                <w:bCs/>
                <w:sz w:val="20"/>
                <w:szCs w:val="20"/>
              </w:rPr>
            </w:pPr>
            <w:r w:rsidRPr="008915FD">
              <w:rPr>
                <w:rFonts w:asciiTheme="minorHAnsi" w:hAnsiTheme="minorHAnsi" w:cstheme="minorHAnsi"/>
                <w:bCs/>
                <w:sz w:val="20"/>
                <w:szCs w:val="20"/>
              </w:rPr>
              <w:t xml:space="preserve">Polis adalah </w:t>
            </w:r>
            <w:del w:id="2796" w:author="Yuyun Yunengsih" w:date="2025-01-07T17:58:00Z" w16du:dateUtc="2025-01-07T10:58:00Z">
              <w:r w:rsidRPr="008915FD" w:rsidDel="00E97246">
                <w:rPr>
                  <w:rFonts w:asciiTheme="minorHAnsi" w:hAnsiTheme="minorHAnsi" w:cstheme="minorHAnsi"/>
                  <w:bCs/>
                  <w:sz w:val="20"/>
                  <w:szCs w:val="20"/>
                </w:rPr>
                <w:delText xml:space="preserve">Dokumen </w:delText>
              </w:r>
            </w:del>
            <w:ins w:id="2797" w:author="Yuyun Yunengsih" w:date="2025-01-07T17:58:00Z" w16du:dateUtc="2025-01-07T10:58:00Z">
              <w:r w:rsidRPr="008915FD">
                <w:rPr>
                  <w:rFonts w:asciiTheme="minorHAnsi" w:hAnsiTheme="minorHAnsi" w:cstheme="minorHAnsi"/>
                  <w:bCs/>
                  <w:sz w:val="20"/>
                  <w:szCs w:val="20"/>
                </w:rPr>
                <w:t xml:space="preserve">dokumen </w:t>
              </w:r>
            </w:ins>
            <w:r w:rsidRPr="008915FD">
              <w:rPr>
                <w:rFonts w:asciiTheme="minorHAnsi" w:hAnsiTheme="minorHAnsi" w:cstheme="minorHAnsi"/>
                <w:bCs/>
                <w:sz w:val="20"/>
                <w:szCs w:val="20"/>
              </w:rPr>
              <w:t>perjanjian asuransi antara Penanggung dengan Pemegang Polis, yang terdiri atas:</w:t>
            </w:r>
          </w:p>
          <w:p w14:paraId="3EAD775F"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Surat Pengajuan Asuransi Jiwa, segala dokumen dan/atau konfirmasi keikutsertaan, yang terkait dalam proses pengajuan asuransi yang telah disetujui Penanggung,</w:t>
            </w:r>
          </w:p>
          <w:p w14:paraId="1FC93E35"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Ringkasan Polis,</w:t>
            </w:r>
          </w:p>
          <w:p w14:paraId="06644C60"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Ketentuan Umum Polis,</w:t>
            </w:r>
          </w:p>
          <w:p w14:paraId="50D2BF8A"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Ketentuan Khusus Polis,</w:t>
            </w:r>
          </w:p>
          <w:p w14:paraId="400AE19B"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Ketentuan dan lampiran lainnya (jika ada),</w:t>
            </w:r>
          </w:p>
          <w:p w14:paraId="7C7DD44B" w14:textId="77777777" w:rsidR="001C76E7" w:rsidRPr="008915FD" w:rsidRDefault="001C76E7" w:rsidP="001C76E7">
            <w:pPr>
              <w:pStyle w:val="TableParagraph"/>
              <w:numPr>
                <w:ilvl w:val="0"/>
                <w:numId w:val="57"/>
              </w:numPr>
              <w:tabs>
                <w:tab w:val="left" w:pos="771"/>
              </w:tabs>
              <w:ind w:left="1123" w:right="101"/>
              <w:jc w:val="both"/>
              <w:rPr>
                <w:rFonts w:asciiTheme="minorHAnsi" w:hAnsiTheme="minorHAnsi" w:cstheme="minorHAnsi"/>
                <w:bCs/>
                <w:sz w:val="20"/>
                <w:szCs w:val="20"/>
              </w:rPr>
            </w:pPr>
            <w:r w:rsidRPr="008915FD">
              <w:rPr>
                <w:rFonts w:asciiTheme="minorHAnsi" w:hAnsiTheme="minorHAnsi" w:cstheme="minorHAnsi"/>
                <w:bCs/>
                <w:sz w:val="20"/>
                <w:szCs w:val="20"/>
              </w:rPr>
              <w:t>Endorsemen (jika ada), dan</w:t>
            </w:r>
          </w:p>
          <w:p w14:paraId="02462B0D" w14:textId="77777777" w:rsidR="001C76E7" w:rsidRPr="008915FD" w:rsidRDefault="001C76E7" w:rsidP="001C76E7">
            <w:pPr>
              <w:pStyle w:val="TableParagraph"/>
              <w:numPr>
                <w:ilvl w:val="0"/>
                <w:numId w:val="57"/>
              </w:numPr>
              <w:tabs>
                <w:tab w:val="left" w:pos="771"/>
              </w:tabs>
              <w:ind w:left="1123" w:right="101"/>
              <w:jc w:val="both"/>
              <w:rPr>
                <w:ins w:id="2798" w:author="Indria Mukti Efayanti" w:date="2025-01-16T10:21:00Z" w16du:dateUtc="2025-01-16T03:21:00Z"/>
                <w:rFonts w:asciiTheme="minorHAnsi" w:hAnsiTheme="minorHAnsi" w:cstheme="minorHAnsi"/>
                <w:bCs/>
                <w:sz w:val="20"/>
                <w:szCs w:val="20"/>
              </w:rPr>
            </w:pPr>
            <w:r w:rsidRPr="008915FD">
              <w:rPr>
                <w:rFonts w:asciiTheme="minorHAnsi" w:hAnsiTheme="minorHAnsi" w:cstheme="minorHAnsi"/>
                <w:bCs/>
                <w:sz w:val="20"/>
                <w:szCs w:val="20"/>
              </w:rPr>
              <w:t>Segala dokumen tambahan dan perubahan Polis yang dibuat sesuai dengan syarat dan ketentuan Polis, yang dapat dibuat dalam bentuk cetak atau elektronik, yang secara keseluruhan merupakan satu-kesatuan dan menjadi bagian yang tidak terpisahkan dari Polis.</w:t>
            </w:r>
          </w:p>
          <w:p w14:paraId="58EE311E" w14:textId="77777777" w:rsidR="001C76E7" w:rsidRPr="008915FD" w:rsidDel="001905EC" w:rsidRDefault="001C76E7">
            <w:pPr>
              <w:pStyle w:val="TableParagraph"/>
              <w:tabs>
                <w:tab w:val="left" w:pos="771"/>
              </w:tabs>
              <w:ind w:left="1123" w:right="101"/>
              <w:jc w:val="both"/>
              <w:rPr>
                <w:del w:id="2799" w:author="Indria Mukti Efayanti" w:date="2025-02-11T11:40:00Z" w16du:dateUtc="2025-02-11T04:40:00Z"/>
                <w:rFonts w:asciiTheme="minorHAnsi" w:hAnsiTheme="minorHAnsi" w:cstheme="minorHAnsi"/>
                <w:bCs/>
                <w:sz w:val="20"/>
                <w:szCs w:val="20"/>
              </w:rPr>
              <w:pPrChange w:id="2800" w:author="Indria Mukti Efayanti" w:date="2025-01-16T10:21:00Z" w16du:dateUtc="2025-01-16T03:21:00Z">
                <w:pPr>
                  <w:pStyle w:val="TableParagraph"/>
                  <w:numPr>
                    <w:numId w:val="57"/>
                  </w:numPr>
                  <w:tabs>
                    <w:tab w:val="left" w:pos="771"/>
                  </w:tabs>
                  <w:ind w:left="1123" w:right="101" w:hanging="360"/>
                  <w:jc w:val="both"/>
                </w:pPr>
              </w:pPrChange>
            </w:pPr>
          </w:p>
          <w:p w14:paraId="44DF29DC" w14:textId="77777777" w:rsidR="001C76E7" w:rsidRPr="008915FD" w:rsidRDefault="001C76E7" w:rsidP="001C76E7">
            <w:pPr>
              <w:pStyle w:val="TableParagraph"/>
              <w:numPr>
                <w:ilvl w:val="1"/>
                <w:numId w:val="7"/>
              </w:numPr>
              <w:tabs>
                <w:tab w:val="left" w:pos="771"/>
              </w:tabs>
              <w:ind w:right="98"/>
              <w:jc w:val="both"/>
              <w:rPr>
                <w:rFonts w:asciiTheme="minorHAnsi" w:hAnsiTheme="minorHAnsi" w:cstheme="minorHAnsi"/>
                <w:bCs/>
                <w:sz w:val="20"/>
                <w:szCs w:val="20"/>
              </w:rPr>
            </w:pPr>
            <w:r w:rsidRPr="008915FD">
              <w:rPr>
                <w:rFonts w:asciiTheme="minorHAnsi" w:hAnsiTheme="minorHAnsi" w:cstheme="minorHAnsi"/>
                <w:bCs/>
                <w:sz w:val="20"/>
                <w:szCs w:val="20"/>
              </w:rPr>
              <w:t xml:space="preserve">Premi adalah </w:t>
            </w:r>
            <w:del w:id="2801" w:author="Yuyun Yunengsih" w:date="2025-01-07T18:00:00Z" w16du:dateUtc="2025-01-07T11:00:00Z">
              <w:r w:rsidRPr="008915FD" w:rsidDel="005E23ED">
                <w:rPr>
                  <w:rFonts w:asciiTheme="minorHAnsi" w:hAnsiTheme="minorHAnsi" w:cstheme="minorHAnsi"/>
                  <w:bCs/>
                  <w:sz w:val="20"/>
                  <w:szCs w:val="20"/>
                </w:rPr>
                <w:delText xml:space="preserve">Sejumlah </w:delText>
              </w:r>
            </w:del>
            <w:ins w:id="2802" w:author="Yuyun Yunengsih" w:date="2025-01-07T18:00:00Z" w16du:dateUtc="2025-01-07T11:00:00Z">
              <w:r w:rsidRPr="008915FD">
                <w:rPr>
                  <w:rFonts w:asciiTheme="minorHAnsi" w:hAnsiTheme="minorHAnsi" w:cstheme="minorHAnsi"/>
                  <w:bCs/>
                  <w:sz w:val="20"/>
                  <w:szCs w:val="20"/>
                </w:rPr>
                <w:t xml:space="preserve">sejumlah </w:t>
              </w:r>
            </w:ins>
            <w:r w:rsidRPr="008915FD">
              <w:rPr>
                <w:rFonts w:asciiTheme="minorHAnsi" w:hAnsiTheme="minorHAnsi" w:cstheme="minorHAnsi"/>
                <w:bCs/>
                <w:sz w:val="20"/>
                <w:szCs w:val="20"/>
              </w:rPr>
              <w:t>uang yang dibayarkan oleh Pemegang Polis, atau pihak ketiga yang ditunjuk oleh Pemegang Polis, kepada Penanggung berdasarkan Polis.</w:t>
            </w:r>
          </w:p>
          <w:p w14:paraId="4055C539" w14:textId="77777777" w:rsidR="001C76E7" w:rsidRPr="008915FD" w:rsidRDefault="001C76E7" w:rsidP="001C76E7">
            <w:pPr>
              <w:pStyle w:val="TableParagraph"/>
              <w:numPr>
                <w:ilvl w:val="1"/>
                <w:numId w:val="7"/>
              </w:numPr>
              <w:tabs>
                <w:tab w:val="left" w:pos="771"/>
              </w:tabs>
              <w:ind w:right="98"/>
              <w:jc w:val="both"/>
              <w:rPr>
                <w:rFonts w:asciiTheme="minorHAnsi" w:hAnsiTheme="minorHAnsi" w:cstheme="minorHAnsi"/>
                <w:bCs/>
                <w:sz w:val="20"/>
                <w:szCs w:val="20"/>
              </w:rPr>
            </w:pPr>
            <w:r w:rsidRPr="008915FD">
              <w:rPr>
                <w:rFonts w:asciiTheme="minorHAnsi" w:hAnsiTheme="minorHAnsi" w:cstheme="minorHAnsi"/>
                <w:bCs/>
                <w:sz w:val="20"/>
                <w:szCs w:val="20"/>
              </w:rPr>
              <w:lastRenderedPageBreak/>
              <w:t xml:space="preserve">Ringkasan Polis adalah </w:t>
            </w:r>
            <w:del w:id="2803" w:author="Yuyun Yunengsih" w:date="2025-01-07T18:00:00Z" w16du:dateUtc="2025-01-07T11:00:00Z">
              <w:r w:rsidRPr="008915FD" w:rsidDel="005E23ED">
                <w:rPr>
                  <w:rFonts w:asciiTheme="minorHAnsi" w:hAnsiTheme="minorHAnsi" w:cstheme="minorHAnsi"/>
                  <w:bCs/>
                  <w:sz w:val="20"/>
                  <w:szCs w:val="20"/>
                </w:rPr>
                <w:delText xml:space="preserve">Bagian </w:delText>
              </w:r>
            </w:del>
            <w:ins w:id="2804" w:author="Yuyun Yunengsih" w:date="2025-01-07T18:00:00Z" w16du:dateUtc="2025-01-07T11:00:00Z">
              <w:r w:rsidRPr="008915FD">
                <w:rPr>
                  <w:rFonts w:asciiTheme="minorHAnsi" w:hAnsiTheme="minorHAnsi" w:cstheme="minorHAnsi"/>
                  <w:bCs/>
                  <w:sz w:val="20"/>
                  <w:szCs w:val="20"/>
                </w:rPr>
                <w:t xml:space="preserve">bagian </w:t>
              </w:r>
            </w:ins>
            <w:r w:rsidRPr="008915FD">
              <w:rPr>
                <w:rFonts w:asciiTheme="minorHAnsi" w:hAnsiTheme="minorHAnsi" w:cstheme="minorHAnsi"/>
                <w:bCs/>
                <w:sz w:val="20"/>
                <w:szCs w:val="20"/>
              </w:rPr>
              <w:t>dari Polis yang berisi pokok-pokok perjanjian asuransi, termasuk namun tidak terbatas pada ringkasan manfaat pertanggungan dan identitas Pemegang Polis, Tertanggung dan Penerima Manfaat.</w:t>
            </w:r>
          </w:p>
          <w:p w14:paraId="357BEF8E" w14:textId="77777777" w:rsidR="001C76E7" w:rsidRPr="008915FD" w:rsidRDefault="001C76E7" w:rsidP="001C76E7">
            <w:pPr>
              <w:pStyle w:val="TableParagraph"/>
              <w:numPr>
                <w:ilvl w:val="1"/>
                <w:numId w:val="7"/>
              </w:numPr>
              <w:tabs>
                <w:tab w:val="left" w:pos="771"/>
              </w:tabs>
              <w:ind w:right="98"/>
              <w:jc w:val="both"/>
              <w:rPr>
                <w:rFonts w:asciiTheme="minorHAnsi" w:hAnsiTheme="minorHAnsi" w:cstheme="minorHAnsi"/>
                <w:sz w:val="20"/>
                <w:szCs w:val="20"/>
              </w:rPr>
            </w:pPr>
            <w:r w:rsidRPr="008915FD">
              <w:rPr>
                <w:rFonts w:asciiTheme="minorHAnsi" w:hAnsiTheme="minorHAnsi" w:cstheme="minorHAnsi"/>
                <w:bCs/>
                <w:sz w:val="20"/>
                <w:szCs w:val="20"/>
              </w:rPr>
              <w:t>Tertanggung</w:t>
            </w:r>
            <w:r w:rsidRPr="008915FD">
              <w:rPr>
                <w:rFonts w:asciiTheme="minorHAnsi" w:hAnsiTheme="minorHAnsi" w:cstheme="minorHAnsi"/>
                <w:sz w:val="20"/>
                <w:szCs w:val="20"/>
              </w:rPr>
              <w:t xml:space="preserve"> adalah </w:t>
            </w:r>
            <w:del w:id="2805" w:author="Yuyun Yunengsih" w:date="2025-01-07T18:00:00Z" w16du:dateUtc="2025-01-07T11:00:00Z">
              <w:r w:rsidRPr="008915FD" w:rsidDel="001370C2">
                <w:rPr>
                  <w:rFonts w:asciiTheme="minorHAnsi" w:hAnsiTheme="minorHAnsi" w:cstheme="minorHAnsi"/>
                  <w:sz w:val="20"/>
                  <w:szCs w:val="20"/>
                </w:rPr>
                <w:delText xml:space="preserve">Orang </w:delText>
              </w:r>
            </w:del>
            <w:ins w:id="2806" w:author="Yuyun Yunengsih" w:date="2025-01-07T18:00:00Z" w16du:dateUtc="2025-01-07T11:00:00Z">
              <w:r w:rsidRPr="008915FD">
                <w:rPr>
                  <w:rFonts w:asciiTheme="minorHAnsi" w:hAnsiTheme="minorHAnsi" w:cstheme="minorHAnsi"/>
                  <w:sz w:val="20"/>
                  <w:szCs w:val="20"/>
                </w:rPr>
                <w:t xml:space="preserve">orang </w:t>
              </w:r>
            </w:ins>
            <w:r w:rsidRPr="008915FD">
              <w:rPr>
                <w:rFonts w:asciiTheme="minorHAnsi" w:hAnsiTheme="minorHAnsi" w:cstheme="minorHAnsi"/>
                <w:sz w:val="20"/>
                <w:szCs w:val="20"/>
              </w:rPr>
              <w:t>perseorangan yang atas dirinya diadakan perlindungan Asuransi sebagaimana dicantumkan dalam Ringkasan Polis.</w:t>
            </w:r>
          </w:p>
          <w:p w14:paraId="6EA1D7E0"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Change w:id="2807" w:author="Indria Mukti Efayanti" w:date="2025-04-25T17:01:00Z" w16du:dateUtc="2025-04-25T10:01:00Z">
                  <w:rPr>
                    <w:rFonts w:cstheme="minorHAnsi"/>
                    <w:sz w:val="20"/>
                    <w:szCs w:val="20"/>
                  </w:rPr>
                </w:rPrChange>
              </w:rPr>
              <w:pPrChange w:id="2808"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Metode</w:t>
            </w:r>
            <w:r w:rsidRPr="008915FD">
              <w:rPr>
                <w:rFonts w:asciiTheme="minorHAnsi" w:hAnsiTheme="minorHAnsi" w:cstheme="minorHAnsi"/>
                <w:sz w:val="20"/>
                <w:szCs w:val="20"/>
                <w:rPrChange w:id="2809" w:author="Indria Mukti Efayanti" w:date="2025-04-25T17:01:00Z" w16du:dateUtc="2025-04-25T10:01:00Z">
                  <w:rPr>
                    <w:rFonts w:cstheme="minorHAnsi"/>
                    <w:sz w:val="20"/>
                    <w:szCs w:val="20"/>
                  </w:rPr>
                </w:rPrChange>
              </w:rPr>
              <w:t xml:space="preserve"> Perhitungan Usia</w:t>
            </w:r>
          </w:p>
          <w:p w14:paraId="51E39C8B" w14:textId="1C38517A" w:rsidR="001C76E7" w:rsidRPr="008915FD" w:rsidRDefault="001C76E7" w:rsidP="001C76E7">
            <w:pPr>
              <w:pStyle w:val="BodyTextIndent"/>
              <w:ind w:left="360" w:firstLine="0"/>
              <w:rPr>
                <w:rFonts w:asciiTheme="minorHAnsi" w:hAnsiTheme="minorHAnsi" w:cstheme="minorHAnsi"/>
                <w:szCs w:val="20"/>
              </w:rPr>
            </w:pPr>
            <w:r w:rsidRPr="008915FD">
              <w:rPr>
                <w:rFonts w:asciiTheme="minorHAnsi" w:hAnsiTheme="minorHAnsi" w:cstheme="minorHAnsi"/>
                <w:szCs w:val="20"/>
              </w:rPr>
              <w:t xml:space="preserve">Apabila </w:t>
            </w:r>
            <w:ins w:id="2810" w:author="Aswin Nabila" w:date="2026-04-02T15:38:00Z" w16du:dateUtc="2026-04-02T08:38:00Z">
              <w:r w:rsidR="00CE78F1" w:rsidRPr="00CE78F1">
                <w:rPr>
                  <w:rFonts w:asciiTheme="minorHAnsi" w:hAnsiTheme="minorHAnsi" w:cstheme="minorHAnsi"/>
                  <w:szCs w:val="20"/>
                  <w:highlight w:val="cyan"/>
                  <w:rPrChange w:id="2811" w:author="Aswin Nabila" w:date="2026-04-02T15:38:00Z" w16du:dateUtc="2026-04-02T08:38:00Z">
                    <w:rPr>
                      <w:rFonts w:asciiTheme="minorHAnsi" w:hAnsiTheme="minorHAnsi" w:cstheme="minorHAnsi"/>
                      <w:szCs w:val="20"/>
                    </w:rPr>
                  </w:rPrChange>
                </w:rPr>
                <w:t>U</w:t>
              </w:r>
            </w:ins>
            <w:del w:id="2812" w:author="Aswin Nabila" w:date="2026-04-02T15:38:00Z" w16du:dateUtc="2026-04-02T08:38:00Z">
              <w:r w:rsidRPr="008915FD" w:rsidDel="00CE78F1">
                <w:rPr>
                  <w:rFonts w:asciiTheme="minorHAnsi" w:hAnsiTheme="minorHAnsi" w:cstheme="minorHAnsi"/>
                  <w:szCs w:val="20"/>
                </w:rPr>
                <w:delText>u</w:delText>
              </w:r>
            </w:del>
            <w:r w:rsidRPr="008915FD">
              <w:rPr>
                <w:rFonts w:asciiTheme="minorHAnsi" w:hAnsiTheme="minorHAnsi" w:cstheme="minorHAnsi"/>
                <w:szCs w:val="20"/>
              </w:rPr>
              <w:t xml:space="preserve">sia Tertanggung sebenarnya adalah x tahun y bulan, maka berdasarkan konsep </w:t>
            </w:r>
            <w:ins w:id="2813" w:author="Aswin Nabila" w:date="2026-04-02T15:38:00Z" w16du:dateUtc="2026-04-02T08:38:00Z">
              <w:r w:rsidR="00CE78F1" w:rsidRPr="00CE78F1">
                <w:rPr>
                  <w:rFonts w:asciiTheme="minorHAnsi" w:hAnsiTheme="minorHAnsi" w:cstheme="minorHAnsi"/>
                  <w:szCs w:val="20"/>
                  <w:highlight w:val="cyan"/>
                  <w:rPrChange w:id="2814" w:author="Aswin Nabila" w:date="2026-04-02T15:38:00Z" w16du:dateUtc="2026-04-02T08:38:00Z">
                    <w:rPr>
                      <w:rFonts w:asciiTheme="minorHAnsi" w:hAnsiTheme="minorHAnsi" w:cstheme="minorHAnsi"/>
                      <w:szCs w:val="20"/>
                    </w:rPr>
                  </w:rPrChange>
                </w:rPr>
                <w:t>U</w:t>
              </w:r>
            </w:ins>
            <w:del w:id="2815" w:author="Aswin Nabila" w:date="2026-04-02T15:38:00Z" w16du:dateUtc="2026-04-02T08:38:00Z">
              <w:r w:rsidRPr="008915FD" w:rsidDel="00CE78F1">
                <w:rPr>
                  <w:rFonts w:asciiTheme="minorHAnsi" w:hAnsiTheme="minorHAnsi" w:cstheme="minorHAnsi"/>
                  <w:szCs w:val="20"/>
                </w:rPr>
                <w:delText>u</w:delText>
              </w:r>
            </w:del>
            <w:r w:rsidRPr="008915FD">
              <w:rPr>
                <w:rFonts w:asciiTheme="minorHAnsi" w:hAnsiTheme="minorHAnsi" w:cstheme="minorHAnsi"/>
                <w:szCs w:val="20"/>
              </w:rPr>
              <w:t xml:space="preserve">lang </w:t>
            </w:r>
            <w:ins w:id="2816" w:author="Aswin Nabila" w:date="2026-04-02T15:38:00Z" w16du:dateUtc="2026-04-02T08:38:00Z">
              <w:r w:rsidR="00CE78F1" w:rsidRPr="00CE78F1">
                <w:rPr>
                  <w:rFonts w:asciiTheme="minorHAnsi" w:hAnsiTheme="minorHAnsi" w:cstheme="minorHAnsi"/>
                  <w:szCs w:val="20"/>
                  <w:highlight w:val="cyan"/>
                  <w:rPrChange w:id="2817" w:author="Aswin Nabila" w:date="2026-04-02T15:38:00Z" w16du:dateUtc="2026-04-02T08:38:00Z">
                    <w:rPr>
                      <w:rFonts w:asciiTheme="minorHAnsi" w:hAnsiTheme="minorHAnsi" w:cstheme="minorHAnsi"/>
                      <w:szCs w:val="20"/>
                    </w:rPr>
                  </w:rPrChange>
                </w:rPr>
                <w:t>T</w:t>
              </w:r>
            </w:ins>
            <w:del w:id="2818" w:author="Aswin Nabila" w:date="2026-04-02T15:38:00Z" w16du:dateUtc="2026-04-02T08:38:00Z">
              <w:r w:rsidRPr="008915FD" w:rsidDel="00CE78F1">
                <w:rPr>
                  <w:rFonts w:asciiTheme="minorHAnsi" w:hAnsiTheme="minorHAnsi" w:cstheme="minorHAnsi"/>
                  <w:szCs w:val="20"/>
                </w:rPr>
                <w:delText>t</w:delText>
              </w:r>
            </w:del>
            <w:r w:rsidRPr="008915FD">
              <w:rPr>
                <w:rFonts w:asciiTheme="minorHAnsi" w:hAnsiTheme="minorHAnsi" w:cstheme="minorHAnsi"/>
                <w:szCs w:val="20"/>
              </w:rPr>
              <w:t>ahun terdekat:</w:t>
            </w:r>
          </w:p>
          <w:p w14:paraId="23F95731" w14:textId="77777777" w:rsidR="001C76E7" w:rsidRPr="008915FD" w:rsidRDefault="001C76E7" w:rsidP="001C76E7">
            <w:pPr>
              <w:pStyle w:val="BodyTextIndent"/>
              <w:numPr>
                <w:ilvl w:val="0"/>
                <w:numId w:val="17"/>
              </w:numPr>
              <w:rPr>
                <w:rFonts w:asciiTheme="minorHAnsi" w:hAnsiTheme="minorHAnsi" w:cstheme="minorHAnsi"/>
                <w:szCs w:val="20"/>
              </w:rPr>
            </w:pPr>
            <w:r w:rsidRPr="008915FD">
              <w:rPr>
                <w:rFonts w:asciiTheme="minorHAnsi" w:hAnsiTheme="minorHAnsi" w:cstheme="minorHAnsi"/>
                <w:szCs w:val="20"/>
              </w:rPr>
              <w:t>Usia Tertanggung adalah x tahun, jika y adalah kurang dari 6 (enam) bulan;</w:t>
            </w:r>
          </w:p>
          <w:p w14:paraId="2F92AC59" w14:textId="77777777" w:rsidR="001C76E7" w:rsidRPr="008915FD" w:rsidRDefault="001C76E7" w:rsidP="001C76E7">
            <w:pPr>
              <w:pStyle w:val="BodyTextIndent"/>
              <w:numPr>
                <w:ilvl w:val="0"/>
                <w:numId w:val="17"/>
              </w:numPr>
              <w:rPr>
                <w:rFonts w:asciiTheme="minorHAnsi" w:hAnsiTheme="minorHAnsi" w:cstheme="minorHAnsi"/>
                <w:szCs w:val="20"/>
              </w:rPr>
            </w:pPr>
            <w:r w:rsidRPr="008915FD">
              <w:rPr>
                <w:rFonts w:asciiTheme="minorHAnsi" w:hAnsiTheme="minorHAnsi" w:cstheme="minorHAnsi"/>
                <w:szCs w:val="20"/>
              </w:rPr>
              <w:t>Usia Tertanggung adalah x+1 tahun, jika y adalah sama dengan atau lebih dari 6 (enam) bulan.</w:t>
            </w:r>
          </w:p>
          <w:p w14:paraId="28EA98FE" w14:textId="77777777" w:rsidR="0022385A" w:rsidRPr="008915FD" w:rsidRDefault="0022385A" w:rsidP="0022385A">
            <w:pPr>
              <w:pStyle w:val="TableParagraph"/>
              <w:numPr>
                <w:ilvl w:val="0"/>
                <w:numId w:val="7"/>
              </w:numPr>
              <w:tabs>
                <w:tab w:val="left" w:pos="358"/>
              </w:tabs>
              <w:spacing w:before="1"/>
              <w:jc w:val="both"/>
              <w:rPr>
                <w:ins w:id="2819" w:author="Indria Mukti Efayanti" w:date="2025-02-25T15:32:00Z" w16du:dateUtc="2025-02-25T08:32:00Z"/>
                <w:rFonts w:asciiTheme="minorHAnsi" w:hAnsiTheme="minorHAnsi" w:cstheme="minorHAnsi"/>
                <w:sz w:val="20"/>
                <w:szCs w:val="20"/>
                <w:rPrChange w:id="2820" w:author="Indria Mukti Efayanti" w:date="2025-04-25T17:01:00Z" w16du:dateUtc="2025-04-25T10:01:00Z">
                  <w:rPr>
                    <w:ins w:id="2821" w:author="Indria Mukti Efayanti" w:date="2025-02-25T15:32:00Z" w16du:dateUtc="2025-02-25T08:32:00Z"/>
                    <w:rFonts w:asciiTheme="minorHAnsi" w:hAnsiTheme="minorHAnsi" w:cstheme="minorHAnsi"/>
                    <w:sz w:val="20"/>
                    <w:szCs w:val="20"/>
                    <w:highlight w:val="yellow"/>
                  </w:rPr>
                </w:rPrChange>
              </w:rPr>
            </w:pPr>
            <w:ins w:id="2822" w:author="Indria Mukti Efayanti" w:date="2025-02-25T15:32:00Z" w16du:dateUtc="2025-02-25T08:32:00Z">
              <w:r w:rsidRPr="008915FD">
                <w:rPr>
                  <w:rFonts w:asciiTheme="minorHAnsi" w:hAnsiTheme="minorHAnsi" w:cstheme="minorHAnsi"/>
                  <w:sz w:val="20"/>
                  <w:szCs w:val="20"/>
                  <w:rPrChange w:id="2823" w:author="Indria Mukti Efayanti" w:date="2025-04-25T17:01:00Z" w16du:dateUtc="2025-04-25T10:01:00Z">
                    <w:rPr>
                      <w:rFonts w:asciiTheme="minorHAnsi" w:hAnsiTheme="minorHAnsi" w:cstheme="minorHAnsi"/>
                      <w:sz w:val="20"/>
                      <w:szCs w:val="20"/>
                      <w:highlight w:val="yellow"/>
                    </w:rPr>
                  </w:rPrChange>
                </w:rPr>
                <w:t xml:space="preserve">Premi ditentukan berdasarkan usia Tertanggung, jenis kelamin Tertanggung, Masa Pembayaran Premi, Masa Asuransi dan Plan yang dipilih. Premi yang tercantum pada dokumen RIPLAY ini juga telah memperhitungkan diskon Premi (jika ada). </w:t>
              </w:r>
            </w:ins>
            <w:ins w:id="2824" w:author="Yuyun Yunengsih" w:date="2025-05-06T09:07:00Z" w16du:dateUtc="2025-05-06T02:07:00Z">
              <w:del w:id="2825" w:author="Indria Mukti Efayanti" w:date="2025-05-06T09:33:00Z" w16du:dateUtc="2025-05-06T02:33:00Z">
                <w:r w:rsidR="00FA62BD" w:rsidDel="00761DB7">
                  <w:rPr>
                    <w:rFonts w:asciiTheme="minorHAnsi" w:hAnsiTheme="minorHAnsi" w:cstheme="minorHAnsi"/>
                    <w:sz w:val="20"/>
                    <w:szCs w:val="20"/>
                    <w:highlight w:val="yellow"/>
                  </w:rPr>
                  <w:delText xml:space="preserve"> </w:delText>
                </w:r>
                <w:r w:rsidR="00FA62BD" w:rsidRPr="00FA62BD" w:rsidDel="00761DB7">
                  <w:rPr>
                    <w:rFonts w:asciiTheme="minorHAnsi" w:hAnsiTheme="minorHAnsi" w:cstheme="minorHAnsi"/>
                    <w:sz w:val="20"/>
                    <w:szCs w:val="20"/>
                    <w:highlight w:val="cyan"/>
                    <w:rPrChange w:id="2826" w:author="Yuyun Yunengsih" w:date="2025-05-06T09:08:00Z" w16du:dateUtc="2025-05-06T02:08:00Z">
                      <w:rPr>
                        <w:rFonts w:asciiTheme="minorHAnsi" w:hAnsiTheme="minorHAnsi" w:cstheme="minorHAnsi"/>
                        <w:sz w:val="20"/>
                        <w:szCs w:val="20"/>
                        <w:highlight w:val="yellow"/>
                      </w:rPr>
                    </w:rPrChange>
                  </w:rPr>
                  <w:delText>atau Premi yang disetahu</w:delText>
                </w:r>
              </w:del>
            </w:ins>
            <w:ins w:id="2827" w:author="Yuyun Yunengsih" w:date="2025-05-06T09:08:00Z" w16du:dateUtc="2025-05-06T02:08:00Z">
              <w:del w:id="2828" w:author="Indria Mukti Efayanti" w:date="2025-05-06T09:33:00Z" w16du:dateUtc="2025-05-06T02:33:00Z">
                <w:r w:rsidR="00FA62BD" w:rsidRPr="00FA62BD" w:rsidDel="00761DB7">
                  <w:rPr>
                    <w:rFonts w:asciiTheme="minorHAnsi" w:hAnsiTheme="minorHAnsi" w:cstheme="minorHAnsi"/>
                    <w:sz w:val="20"/>
                    <w:szCs w:val="20"/>
                    <w:highlight w:val="cyan"/>
                    <w:rPrChange w:id="2829" w:author="Yuyun Yunengsih" w:date="2025-05-06T09:08:00Z" w16du:dateUtc="2025-05-06T02:08:00Z">
                      <w:rPr>
                        <w:rFonts w:asciiTheme="minorHAnsi" w:hAnsiTheme="minorHAnsi" w:cstheme="minorHAnsi"/>
                        <w:sz w:val="20"/>
                        <w:szCs w:val="20"/>
                        <w:highlight w:val="yellow"/>
                      </w:rPr>
                    </w:rPrChange>
                  </w:rPr>
                  <w:delText>nkan sebesar</w:delText>
                </w:r>
              </w:del>
            </w:ins>
          </w:p>
          <w:p w14:paraId="4AFC06C3"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Change w:id="2830" w:author="Indria Mukti Efayanti" w:date="2025-04-25T17:01:00Z" w16du:dateUtc="2025-04-25T10:01:00Z">
                  <w:rPr>
                    <w:rFonts w:cstheme="minorHAnsi"/>
                    <w:sz w:val="20"/>
                    <w:szCs w:val="20"/>
                  </w:rPr>
                </w:rPrChange>
              </w:rPr>
              <w:pPrChange w:id="2831"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Penebusan</w:t>
            </w:r>
            <w:r w:rsidRPr="008915FD">
              <w:rPr>
                <w:rFonts w:asciiTheme="minorHAnsi" w:hAnsiTheme="minorHAnsi" w:cstheme="minorHAnsi"/>
                <w:spacing w:val="-1"/>
                <w:sz w:val="20"/>
                <w:szCs w:val="20"/>
                <w:rPrChange w:id="2832" w:author="Indria Mukti Efayanti" w:date="2025-04-25T17:01:00Z" w16du:dateUtc="2025-04-25T10:01:00Z">
                  <w:rPr>
                    <w:rFonts w:cstheme="minorHAnsi"/>
                    <w:spacing w:val="-1"/>
                    <w:sz w:val="20"/>
                    <w:szCs w:val="20"/>
                  </w:rPr>
                </w:rPrChange>
              </w:rPr>
              <w:t xml:space="preserve"> </w:t>
            </w:r>
            <w:r w:rsidRPr="008915FD">
              <w:rPr>
                <w:rFonts w:asciiTheme="minorHAnsi" w:hAnsiTheme="minorHAnsi" w:cstheme="minorHAnsi"/>
                <w:sz w:val="20"/>
                <w:szCs w:val="20"/>
                <w:rPrChange w:id="2833" w:author="Indria Mukti Efayanti" w:date="2025-04-25T17:01:00Z" w16du:dateUtc="2025-04-25T10:01:00Z">
                  <w:rPr>
                    <w:rFonts w:cstheme="minorHAnsi"/>
                    <w:sz w:val="20"/>
                    <w:szCs w:val="20"/>
                  </w:rPr>
                </w:rPrChange>
              </w:rPr>
              <w:t>Polis:</w:t>
            </w:r>
          </w:p>
          <w:p w14:paraId="419C5369" w14:textId="77777777" w:rsidR="001C76E7" w:rsidRPr="008915FD" w:rsidRDefault="001C76E7">
            <w:pPr>
              <w:pStyle w:val="TableParagraph"/>
              <w:tabs>
                <w:tab w:val="left" w:pos="358"/>
              </w:tabs>
              <w:ind w:left="357"/>
              <w:jc w:val="both"/>
              <w:rPr>
                <w:rFonts w:asciiTheme="minorHAnsi" w:hAnsiTheme="minorHAnsi" w:cstheme="minorHAnsi"/>
                <w:sz w:val="20"/>
                <w:szCs w:val="20"/>
                <w:rPrChange w:id="2834" w:author="Indria Mukti Efayanti" w:date="2025-04-25T17:01:00Z" w16du:dateUtc="2025-04-25T10:01:00Z">
                  <w:rPr>
                    <w:rFonts w:cstheme="minorHAnsi"/>
                    <w:sz w:val="20"/>
                    <w:szCs w:val="20"/>
                  </w:rPr>
                </w:rPrChange>
              </w:rPr>
              <w:pPrChange w:id="2835" w:author="Indria Mukti Efayanti" w:date="2024-12-20T12:12:00Z" w16du:dateUtc="2024-12-20T05:12:00Z">
                <w:pPr>
                  <w:pStyle w:val="TableParagraph"/>
                  <w:tabs>
                    <w:tab w:val="left" w:pos="358"/>
                  </w:tabs>
                  <w:spacing w:before="1"/>
                  <w:ind w:left="357"/>
                  <w:jc w:val="both"/>
                </w:pPr>
              </w:pPrChange>
            </w:pPr>
            <w:r w:rsidRPr="008915FD">
              <w:rPr>
                <w:rFonts w:asciiTheme="minorHAnsi" w:hAnsiTheme="minorHAnsi" w:cstheme="minorHAnsi"/>
                <w:sz w:val="20"/>
                <w:szCs w:val="20"/>
                <w:rPrChange w:id="2836" w:author="Indria Mukti Efayanti" w:date="2025-04-25T17:01:00Z" w16du:dateUtc="2025-04-25T10:01:00Z">
                  <w:rPr>
                    <w:rFonts w:cstheme="minorHAnsi"/>
                    <w:sz w:val="20"/>
                    <w:szCs w:val="20"/>
                  </w:rPr>
                </w:rPrChange>
              </w:rPr>
              <w:t>Pemegang Polis berhak untuk melakukan Penebusan Polis (</w:t>
            </w:r>
            <w:r w:rsidRPr="008915FD">
              <w:rPr>
                <w:rFonts w:asciiTheme="minorHAnsi" w:hAnsiTheme="minorHAnsi" w:cstheme="minorHAnsi"/>
                <w:i/>
                <w:iCs/>
                <w:sz w:val="20"/>
                <w:szCs w:val="20"/>
                <w:rPrChange w:id="2837" w:author="Indria Mukti Efayanti" w:date="2025-04-25T17:01:00Z" w16du:dateUtc="2025-04-25T10:01:00Z">
                  <w:rPr>
                    <w:rFonts w:cstheme="minorHAnsi"/>
                    <w:sz w:val="20"/>
                    <w:szCs w:val="20"/>
                  </w:rPr>
                </w:rPrChange>
              </w:rPr>
              <w:t>Surrender</w:t>
            </w:r>
            <w:r w:rsidRPr="008915FD">
              <w:rPr>
                <w:rFonts w:asciiTheme="minorHAnsi" w:hAnsiTheme="minorHAnsi" w:cstheme="minorHAnsi"/>
                <w:sz w:val="20"/>
                <w:szCs w:val="20"/>
                <w:rPrChange w:id="2838" w:author="Indria Mukti Efayanti" w:date="2025-04-25T17:01:00Z" w16du:dateUtc="2025-04-25T10:01:00Z">
                  <w:rPr>
                    <w:rFonts w:cstheme="minorHAnsi"/>
                    <w:sz w:val="20"/>
                    <w:szCs w:val="20"/>
                  </w:rPr>
                </w:rPrChange>
              </w:rPr>
              <w:t>), dengan ketentuan:</w:t>
            </w:r>
          </w:p>
          <w:p w14:paraId="2538C48E" w14:textId="77777777"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39" w:author="Indria Mukti Efayanti" w:date="2025-04-25T17:01:00Z" w16du:dateUtc="2025-04-25T10:01:00Z">
                  <w:rPr>
                    <w:rFonts w:cstheme="minorHAnsi"/>
                    <w:sz w:val="20"/>
                    <w:szCs w:val="20"/>
                  </w:rPr>
                </w:rPrChange>
              </w:rPr>
              <w:pPrChange w:id="2840"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41" w:author="Indria Mukti Efayanti" w:date="2025-04-25T17:01:00Z" w16du:dateUtc="2025-04-25T10:01:00Z">
                  <w:rPr>
                    <w:rFonts w:cstheme="minorHAnsi"/>
                    <w:sz w:val="20"/>
                    <w:szCs w:val="20"/>
                  </w:rPr>
                </w:rPrChange>
              </w:rPr>
              <w:t>Pemegang Polis wajib menyampaikan permintaan Penebusan Polis kepada Penanggung dengan menyerahkan formulir dan/atau media lainnya yang disediakan Penanggung yang telah diisi dengan lengkap beserta dokumen lainnya yang disyaratkan oleh Penanggung.</w:t>
            </w:r>
          </w:p>
          <w:p w14:paraId="0DD93429" w14:textId="77777777"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42" w:author="Indria Mukti Efayanti" w:date="2025-04-25T17:01:00Z" w16du:dateUtc="2025-04-25T10:01:00Z">
                  <w:rPr>
                    <w:rFonts w:cstheme="minorHAnsi"/>
                    <w:sz w:val="20"/>
                    <w:szCs w:val="20"/>
                  </w:rPr>
                </w:rPrChange>
              </w:rPr>
              <w:pPrChange w:id="2843"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44" w:author="Indria Mukti Efayanti" w:date="2025-04-25T17:01:00Z" w16du:dateUtc="2025-04-25T10:01:00Z">
                  <w:rPr>
                    <w:rFonts w:cstheme="minorHAnsi"/>
                    <w:sz w:val="20"/>
                    <w:szCs w:val="20"/>
                  </w:rPr>
                </w:rPrChange>
              </w:rPr>
              <w:t>Dalam hal Penebusan Polis (</w:t>
            </w:r>
            <w:r w:rsidRPr="008915FD">
              <w:rPr>
                <w:rFonts w:asciiTheme="minorHAnsi" w:hAnsiTheme="minorHAnsi" w:cstheme="minorHAnsi"/>
                <w:i/>
                <w:iCs/>
                <w:sz w:val="20"/>
                <w:szCs w:val="20"/>
                <w:rPrChange w:id="2845" w:author="Indria Mukti Efayanti" w:date="2025-04-25T17:01:00Z" w16du:dateUtc="2025-04-25T10:01:00Z">
                  <w:rPr>
                    <w:rFonts w:cstheme="minorHAnsi"/>
                    <w:sz w:val="20"/>
                    <w:szCs w:val="20"/>
                  </w:rPr>
                </w:rPrChange>
              </w:rPr>
              <w:t>Surrender</w:t>
            </w:r>
            <w:r w:rsidRPr="008915FD">
              <w:rPr>
                <w:rFonts w:asciiTheme="minorHAnsi" w:hAnsiTheme="minorHAnsi" w:cstheme="minorHAnsi"/>
                <w:sz w:val="20"/>
                <w:szCs w:val="20"/>
                <w:rPrChange w:id="2846" w:author="Indria Mukti Efayanti" w:date="2025-04-25T17:01:00Z" w16du:dateUtc="2025-04-25T10:01:00Z">
                  <w:rPr>
                    <w:rFonts w:cstheme="minorHAnsi"/>
                    <w:sz w:val="20"/>
                    <w:szCs w:val="20"/>
                  </w:rPr>
                </w:rPrChange>
              </w:rPr>
              <w:t>) disetujui, maka Polis berakhir dan semua asuransi berdasarkan Polis menjadi berakhir sejak persetujuan permohonan Penebusan Polis (</w:t>
            </w:r>
            <w:r w:rsidRPr="008915FD">
              <w:rPr>
                <w:rFonts w:asciiTheme="minorHAnsi" w:hAnsiTheme="minorHAnsi" w:cstheme="minorHAnsi"/>
                <w:i/>
                <w:iCs/>
                <w:sz w:val="20"/>
                <w:szCs w:val="20"/>
                <w:rPrChange w:id="2847" w:author="Indria Mukti Efayanti" w:date="2025-04-25T17:01:00Z" w16du:dateUtc="2025-04-25T10:01:00Z">
                  <w:rPr>
                    <w:rFonts w:cstheme="minorHAnsi"/>
                    <w:sz w:val="20"/>
                    <w:szCs w:val="20"/>
                  </w:rPr>
                </w:rPrChange>
              </w:rPr>
              <w:t>Surrender</w:t>
            </w:r>
            <w:r w:rsidRPr="008915FD">
              <w:rPr>
                <w:rFonts w:asciiTheme="minorHAnsi" w:hAnsiTheme="minorHAnsi" w:cstheme="minorHAnsi"/>
                <w:sz w:val="20"/>
                <w:szCs w:val="20"/>
                <w:rPrChange w:id="2848" w:author="Indria Mukti Efayanti" w:date="2025-04-25T17:01:00Z" w16du:dateUtc="2025-04-25T10:01:00Z">
                  <w:rPr>
                    <w:rFonts w:cstheme="minorHAnsi"/>
                    <w:sz w:val="20"/>
                    <w:szCs w:val="20"/>
                  </w:rPr>
                </w:rPrChange>
              </w:rPr>
              <w:t>) tersebut.</w:t>
            </w:r>
          </w:p>
          <w:p w14:paraId="60B2C1B0" w14:textId="10A233CF"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49" w:author="Indria Mukti Efayanti" w:date="2025-04-25T17:01:00Z" w16du:dateUtc="2025-04-25T10:01:00Z">
                  <w:rPr>
                    <w:rFonts w:cstheme="minorHAnsi"/>
                    <w:sz w:val="20"/>
                    <w:szCs w:val="20"/>
                  </w:rPr>
                </w:rPrChange>
              </w:rPr>
              <w:pPrChange w:id="2850"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51" w:author="Indria Mukti Efayanti" w:date="2025-04-25T17:01:00Z" w16du:dateUtc="2025-04-25T10:01:00Z">
                  <w:rPr>
                    <w:rFonts w:cstheme="minorHAnsi"/>
                    <w:sz w:val="20"/>
                    <w:szCs w:val="20"/>
                  </w:rPr>
                </w:rPrChange>
              </w:rPr>
              <w:t xml:space="preserve">Apabila terjadi Penebusan Polis (Surrender) yang permohonannya disetujui oleh Penanggung, maka akan diserahkan kepada Pemegang Polis sesuai dengan proposional Premi yang belum terpakai </w:t>
            </w:r>
            <w:ins w:id="2852" w:author="Yuyun Yunengsih" w:date="2025-01-07T18:02:00Z" w16du:dateUtc="2025-01-07T11:02:00Z">
              <w:r w:rsidRPr="008915FD">
                <w:rPr>
                  <w:rFonts w:asciiTheme="minorHAnsi" w:hAnsiTheme="minorHAnsi" w:cstheme="minorHAnsi"/>
                  <w:sz w:val="20"/>
                  <w:szCs w:val="20"/>
                  <w:rPrChange w:id="2853" w:author="Indria Mukti Efayanti" w:date="2025-04-25T17:01:00Z" w16du:dateUtc="2025-04-25T10:01:00Z">
                    <w:rPr>
                      <w:rFonts w:cstheme="minorHAnsi"/>
                      <w:sz w:val="20"/>
                      <w:szCs w:val="20"/>
                      <w:highlight w:val="yellow"/>
                    </w:rPr>
                  </w:rPrChange>
                </w:rPr>
                <w:t>(</w:t>
              </w:r>
              <w:r w:rsidRPr="008915FD">
                <w:rPr>
                  <w:rFonts w:asciiTheme="minorHAnsi" w:hAnsiTheme="minorHAnsi" w:cstheme="minorHAnsi"/>
                  <w:sz w:val="18"/>
                  <w:szCs w:val="18"/>
                  <w:rPrChange w:id="2854" w:author="Indria Mukti Efayanti" w:date="2025-04-25T17:01:00Z" w16du:dateUtc="2025-04-25T10:01:00Z">
                    <w:rPr>
                      <w:rFonts w:cstheme="minorHAnsi"/>
                      <w:sz w:val="18"/>
                      <w:szCs w:val="18"/>
                      <w:highlight w:val="yellow"/>
                    </w:rPr>
                  </w:rPrChange>
                </w:rPr>
                <w:t>tidak</w:t>
              </w:r>
              <w:r w:rsidRPr="008915FD">
                <w:rPr>
                  <w:rFonts w:asciiTheme="minorHAnsi" w:hAnsiTheme="minorHAnsi" w:cstheme="minorHAnsi"/>
                  <w:sz w:val="20"/>
                  <w:szCs w:val="18"/>
                  <w:rPrChange w:id="2855" w:author="Indria Mukti Efayanti" w:date="2025-04-25T17:01:00Z" w16du:dateUtc="2025-04-25T10:01:00Z">
                    <w:rPr>
                      <w:rFonts w:asciiTheme="minorHAnsi" w:hAnsiTheme="minorHAnsi" w:cstheme="minorHAnsi"/>
                      <w:sz w:val="20"/>
                      <w:szCs w:val="18"/>
                      <w:highlight w:val="yellow"/>
                    </w:rPr>
                  </w:rPrChange>
                </w:rPr>
                <w:t xml:space="preserve"> termasuk </w:t>
              </w:r>
            </w:ins>
            <w:ins w:id="2856" w:author="Aswin Nabila" w:date="2026-04-02T15:42:00Z" w16du:dateUtc="2026-04-02T08:42:00Z">
              <w:r w:rsidR="00CE78F1" w:rsidRPr="00CE78F1">
                <w:rPr>
                  <w:rFonts w:asciiTheme="minorHAnsi" w:hAnsiTheme="minorHAnsi" w:cstheme="minorHAnsi"/>
                  <w:sz w:val="20"/>
                  <w:szCs w:val="18"/>
                  <w:highlight w:val="cyan"/>
                  <w:rPrChange w:id="2857" w:author="Aswin Nabila" w:date="2026-04-02T15:42:00Z" w16du:dateUtc="2026-04-02T08:42:00Z">
                    <w:rPr>
                      <w:rFonts w:asciiTheme="minorHAnsi" w:hAnsiTheme="minorHAnsi" w:cstheme="minorHAnsi"/>
                      <w:sz w:val="20"/>
                      <w:szCs w:val="18"/>
                    </w:rPr>
                  </w:rPrChange>
                </w:rPr>
                <w:t>P</w:t>
              </w:r>
            </w:ins>
            <w:ins w:id="2858" w:author="Yuyun Yunengsih" w:date="2025-01-07T18:02:00Z" w16du:dateUtc="2025-01-07T11:02:00Z">
              <w:del w:id="2859" w:author="Aswin Nabila" w:date="2026-04-02T15:42:00Z" w16du:dateUtc="2026-04-02T08:42:00Z">
                <w:r w:rsidRPr="008915FD" w:rsidDel="00CE78F1">
                  <w:rPr>
                    <w:rFonts w:asciiTheme="minorHAnsi" w:hAnsiTheme="minorHAnsi" w:cstheme="minorHAnsi"/>
                    <w:sz w:val="20"/>
                    <w:szCs w:val="18"/>
                    <w:rPrChange w:id="2860" w:author="Indria Mukti Efayanti" w:date="2025-04-25T17:01:00Z" w16du:dateUtc="2025-04-25T10:01:00Z">
                      <w:rPr>
                        <w:rFonts w:asciiTheme="minorHAnsi" w:hAnsiTheme="minorHAnsi" w:cstheme="minorHAnsi"/>
                        <w:sz w:val="20"/>
                        <w:szCs w:val="18"/>
                        <w:highlight w:val="yellow"/>
                      </w:rPr>
                    </w:rPrChange>
                  </w:rPr>
                  <w:delText>p</w:delText>
                </w:r>
              </w:del>
              <w:r w:rsidRPr="008915FD">
                <w:rPr>
                  <w:rFonts w:asciiTheme="minorHAnsi" w:hAnsiTheme="minorHAnsi" w:cstheme="minorHAnsi"/>
                  <w:sz w:val="20"/>
                  <w:szCs w:val="18"/>
                  <w:rPrChange w:id="2861" w:author="Indria Mukti Efayanti" w:date="2025-04-25T17:01:00Z" w16du:dateUtc="2025-04-25T10:01:00Z">
                    <w:rPr>
                      <w:rFonts w:asciiTheme="minorHAnsi" w:hAnsiTheme="minorHAnsi" w:cstheme="minorHAnsi"/>
                      <w:sz w:val="20"/>
                      <w:szCs w:val="18"/>
                      <w:highlight w:val="yellow"/>
                    </w:rPr>
                  </w:rPrChange>
                </w:rPr>
                <w:t>remi tambahan, jika ad</w:t>
              </w:r>
              <w:r w:rsidRPr="008915FD">
                <w:rPr>
                  <w:rFonts w:asciiTheme="minorHAnsi" w:hAnsiTheme="minorHAnsi" w:cstheme="minorHAnsi"/>
                  <w:sz w:val="20"/>
                  <w:szCs w:val="18"/>
                </w:rPr>
                <w:t xml:space="preserve">a) </w:t>
              </w:r>
            </w:ins>
            <w:r w:rsidRPr="008915FD">
              <w:rPr>
                <w:rFonts w:asciiTheme="minorHAnsi" w:hAnsiTheme="minorHAnsi" w:cstheme="minorHAnsi"/>
                <w:sz w:val="20"/>
                <w:szCs w:val="20"/>
                <w:rPrChange w:id="2862" w:author="Indria Mukti Efayanti" w:date="2025-04-25T17:01:00Z" w16du:dateUtc="2025-04-25T10:01:00Z">
                  <w:rPr>
                    <w:rFonts w:cstheme="minorHAnsi"/>
                    <w:sz w:val="20"/>
                    <w:szCs w:val="20"/>
                  </w:rPr>
                </w:rPrChange>
              </w:rPr>
              <w:t xml:space="preserve">atau Nilai Tunai yang terbentuk saat itu (mana yang berlaku) dan dengan Mata Uang yang tercantum pada Ringkasan Polis. </w:t>
            </w:r>
          </w:p>
          <w:p w14:paraId="44BD7100"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Change w:id="2863" w:author="Indria Mukti Efayanti" w:date="2025-04-25T17:01:00Z" w16du:dateUtc="2025-04-25T10:01:00Z">
                  <w:rPr>
                    <w:rFonts w:cstheme="minorHAnsi"/>
                    <w:sz w:val="20"/>
                    <w:szCs w:val="20"/>
                  </w:rPr>
                </w:rPrChange>
              </w:rPr>
              <w:pPrChange w:id="2864"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Prosedur</w:t>
            </w:r>
            <w:r w:rsidRPr="008915FD">
              <w:rPr>
                <w:rFonts w:asciiTheme="minorHAnsi" w:hAnsiTheme="minorHAnsi" w:cstheme="minorHAnsi"/>
                <w:spacing w:val="-3"/>
                <w:sz w:val="20"/>
                <w:szCs w:val="20"/>
                <w:rPrChange w:id="2865" w:author="Indria Mukti Efayanti" w:date="2025-04-25T17:01:00Z" w16du:dateUtc="2025-04-25T10:01:00Z">
                  <w:rPr>
                    <w:rFonts w:cstheme="minorHAnsi"/>
                    <w:spacing w:val="-3"/>
                    <w:sz w:val="20"/>
                    <w:szCs w:val="20"/>
                  </w:rPr>
                </w:rPrChange>
              </w:rPr>
              <w:t xml:space="preserve"> </w:t>
            </w:r>
            <w:r w:rsidRPr="008915FD">
              <w:rPr>
                <w:rFonts w:asciiTheme="minorHAnsi" w:hAnsiTheme="minorHAnsi" w:cstheme="minorHAnsi"/>
                <w:sz w:val="20"/>
                <w:szCs w:val="20"/>
                <w:rPrChange w:id="2866" w:author="Indria Mukti Efayanti" w:date="2025-04-25T17:01:00Z" w16du:dateUtc="2025-04-25T10:01:00Z">
                  <w:rPr>
                    <w:rFonts w:cstheme="minorHAnsi"/>
                    <w:sz w:val="20"/>
                    <w:szCs w:val="20"/>
                  </w:rPr>
                </w:rPrChange>
              </w:rPr>
              <w:t>dan</w:t>
            </w:r>
            <w:r w:rsidRPr="008915FD">
              <w:rPr>
                <w:rFonts w:asciiTheme="minorHAnsi" w:hAnsiTheme="minorHAnsi" w:cstheme="minorHAnsi"/>
                <w:spacing w:val="-1"/>
                <w:sz w:val="20"/>
                <w:szCs w:val="20"/>
                <w:rPrChange w:id="2867" w:author="Indria Mukti Efayanti" w:date="2025-04-25T17:01:00Z" w16du:dateUtc="2025-04-25T10:01:00Z">
                  <w:rPr>
                    <w:rFonts w:cstheme="minorHAnsi"/>
                    <w:spacing w:val="-1"/>
                    <w:sz w:val="20"/>
                    <w:szCs w:val="20"/>
                  </w:rPr>
                </w:rPrChange>
              </w:rPr>
              <w:t xml:space="preserve"> </w:t>
            </w:r>
            <w:r w:rsidRPr="008915FD">
              <w:rPr>
                <w:rFonts w:asciiTheme="minorHAnsi" w:hAnsiTheme="minorHAnsi" w:cstheme="minorHAnsi"/>
                <w:sz w:val="20"/>
                <w:szCs w:val="20"/>
                <w:rPrChange w:id="2868" w:author="Indria Mukti Efayanti" w:date="2025-04-25T17:01:00Z" w16du:dateUtc="2025-04-25T10:01:00Z">
                  <w:rPr>
                    <w:rFonts w:cstheme="minorHAnsi"/>
                    <w:sz w:val="20"/>
                    <w:szCs w:val="20"/>
                  </w:rPr>
                </w:rPrChange>
              </w:rPr>
              <w:t>ketentuan</w:t>
            </w:r>
            <w:r w:rsidRPr="008915FD">
              <w:rPr>
                <w:rFonts w:asciiTheme="minorHAnsi" w:hAnsiTheme="minorHAnsi" w:cstheme="minorHAnsi"/>
                <w:spacing w:val="-2"/>
                <w:sz w:val="20"/>
                <w:szCs w:val="20"/>
                <w:rPrChange w:id="2869" w:author="Indria Mukti Efayanti" w:date="2025-04-25T17:01:00Z" w16du:dateUtc="2025-04-25T10:01:00Z">
                  <w:rPr>
                    <w:rFonts w:cstheme="minorHAnsi"/>
                    <w:spacing w:val="-2"/>
                    <w:sz w:val="20"/>
                    <w:szCs w:val="20"/>
                  </w:rPr>
                </w:rPrChange>
              </w:rPr>
              <w:t xml:space="preserve"> </w:t>
            </w:r>
            <w:r w:rsidRPr="008915FD">
              <w:rPr>
                <w:rFonts w:asciiTheme="minorHAnsi" w:hAnsiTheme="minorHAnsi" w:cstheme="minorHAnsi"/>
                <w:sz w:val="20"/>
                <w:szCs w:val="20"/>
                <w:rPrChange w:id="2870" w:author="Indria Mukti Efayanti" w:date="2025-04-25T17:01:00Z" w16du:dateUtc="2025-04-25T10:01:00Z">
                  <w:rPr>
                    <w:rFonts w:cstheme="minorHAnsi"/>
                    <w:sz w:val="20"/>
                    <w:szCs w:val="20"/>
                  </w:rPr>
                </w:rPrChange>
              </w:rPr>
              <w:t>klaim:</w:t>
            </w:r>
          </w:p>
          <w:p w14:paraId="32A4F4B4" w14:textId="77777777" w:rsidR="001C76E7" w:rsidRPr="008915FD" w:rsidRDefault="001C76E7">
            <w:pPr>
              <w:pStyle w:val="ListParagraph"/>
              <w:widowControl w:val="0"/>
              <w:numPr>
                <w:ilvl w:val="0"/>
                <w:numId w:val="10"/>
              </w:numPr>
              <w:tabs>
                <w:tab w:val="left" w:pos="479"/>
              </w:tabs>
              <w:autoSpaceDE w:val="0"/>
              <w:autoSpaceDN w:val="0"/>
              <w:ind w:left="720"/>
              <w:contextualSpacing w:val="0"/>
              <w:rPr>
                <w:rFonts w:cstheme="minorHAnsi"/>
                <w:sz w:val="20"/>
                <w:szCs w:val="20"/>
              </w:rPr>
              <w:pPrChange w:id="2871" w:author="Indria Mukti Efayanti" w:date="2024-12-20T12:12:00Z" w16du:dateUtc="2024-12-20T05:12:00Z">
                <w:pPr>
                  <w:pStyle w:val="ListParagraph"/>
                  <w:widowControl w:val="0"/>
                  <w:numPr>
                    <w:numId w:val="10"/>
                  </w:numPr>
                  <w:tabs>
                    <w:tab w:val="left" w:pos="479"/>
                  </w:tabs>
                  <w:autoSpaceDE w:val="0"/>
                  <w:autoSpaceDN w:val="0"/>
                  <w:spacing w:before="1" w:line="243" w:lineRule="exact"/>
                  <w:ind w:left="1077" w:hanging="360"/>
                  <w:contextualSpacing w:val="0"/>
                </w:pPr>
              </w:pPrChange>
            </w:pPr>
            <w:r w:rsidRPr="008915FD">
              <w:rPr>
                <w:rFonts w:cstheme="minorHAnsi"/>
                <w:sz w:val="20"/>
                <w:szCs w:val="20"/>
              </w:rPr>
              <w:t>Dokumen Klaim:</w:t>
            </w:r>
          </w:p>
          <w:p w14:paraId="7D4C5FD9"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2"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Formulir klaim meninggal dunia (Formulir yang disediakan Penanggung) yang telah diisi dengan lengkap dan benar oleh Penerima Manfaat;</w:t>
            </w:r>
          </w:p>
          <w:p w14:paraId="76060C74"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3"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Salinan KTP Tertanggung, Pemegang Polis dan Penerima Manfaat yang masih berlaku, salinan kartu keluarga/ dokumen legal lainnya sebagai bukti hubungan kepentingan asuransi (</w:t>
            </w:r>
            <w:r w:rsidRPr="008915FD">
              <w:rPr>
                <w:rFonts w:cstheme="minorHAnsi"/>
                <w:i/>
                <w:iCs/>
                <w:sz w:val="20"/>
                <w:szCs w:val="20"/>
              </w:rPr>
              <w:t>insurable interest</w:t>
            </w:r>
            <w:r w:rsidRPr="008915FD">
              <w:rPr>
                <w:rFonts w:cstheme="minorHAnsi"/>
                <w:sz w:val="20"/>
                <w:szCs w:val="20"/>
              </w:rPr>
              <w:t>) antara Tertanggung dan Pemegang Polis/Penerima Manfaat;</w:t>
            </w:r>
          </w:p>
          <w:p w14:paraId="6118AB76"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4"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Formulir Surat keterangan Dokter/resume medis (formulir yang disediakan Penanggung) yang telah diisi dengan lengkap dan benar oleh Dokter pemeriksa tentang penyebab kematian;</w:t>
            </w:r>
          </w:p>
          <w:p w14:paraId="0A76A84F"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5"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Formulir kronologis kematian (formulir yang disediakan Penanggung) yang telah diisi dengan lengkap dan benar oleh Penerima Manfaat;</w:t>
            </w:r>
          </w:p>
          <w:p w14:paraId="05239B65"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6"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Salinan akta kematian atau surat keterangan kematian dari instansi yang berwenang;</w:t>
            </w:r>
          </w:p>
          <w:p w14:paraId="420D2A1D"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7"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 xml:space="preserve">Lembar asli atau legalisir hasil </w:t>
            </w:r>
            <w:r w:rsidRPr="008915FD">
              <w:rPr>
                <w:rFonts w:cstheme="minorHAnsi"/>
                <w:i/>
                <w:iCs/>
                <w:sz w:val="20"/>
                <w:szCs w:val="20"/>
              </w:rPr>
              <w:t>visum et repertum</w:t>
            </w:r>
            <w:r w:rsidRPr="008915FD">
              <w:rPr>
                <w:rFonts w:cstheme="minorHAnsi"/>
                <w:sz w:val="20"/>
                <w:szCs w:val="20"/>
              </w:rPr>
              <w:t xml:space="preserve"> (apabila Tertanggung meninggal dunia secara tidak wajar dan jika diperlukan selama tidak bertentangan dengan hukum yang berlaku);</w:t>
            </w:r>
          </w:p>
          <w:p w14:paraId="0E156BC3"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8"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Lembar asli atau legalisir surat keterangan dari Kedutaan Besar Republik Indonesia setempat dalam hal Tertanggung meninggal dunia di luar negeri; dan</w:t>
            </w:r>
          </w:p>
          <w:p w14:paraId="66D3C76B" w14:textId="77777777" w:rsidR="001C76E7" w:rsidRPr="008915FD" w:rsidRDefault="001C76E7">
            <w:pPr>
              <w:pStyle w:val="ListParagraph"/>
              <w:widowControl w:val="0"/>
              <w:numPr>
                <w:ilvl w:val="0"/>
                <w:numId w:val="42"/>
              </w:numPr>
              <w:tabs>
                <w:tab w:val="left" w:pos="479"/>
              </w:tabs>
              <w:autoSpaceDE w:val="0"/>
              <w:autoSpaceDN w:val="0"/>
              <w:ind w:left="1123"/>
              <w:rPr>
                <w:rFonts w:cstheme="minorHAnsi"/>
                <w:sz w:val="20"/>
                <w:szCs w:val="20"/>
              </w:rPr>
              <w:pPrChange w:id="2879" w:author="Indria Mukti Efayanti" w:date="2024-12-20T12:12:00Z" w16du:dateUtc="2024-12-20T05:12:00Z">
                <w:pPr>
                  <w:pStyle w:val="ListParagraph"/>
                  <w:widowControl w:val="0"/>
                  <w:numPr>
                    <w:numId w:val="42"/>
                  </w:numPr>
                  <w:tabs>
                    <w:tab w:val="left" w:pos="479"/>
                  </w:tabs>
                  <w:autoSpaceDE w:val="0"/>
                  <w:autoSpaceDN w:val="0"/>
                  <w:spacing w:before="1" w:line="243" w:lineRule="exact"/>
                  <w:ind w:left="1123" w:hanging="360"/>
                </w:pPr>
              </w:pPrChange>
            </w:pPr>
            <w:r w:rsidRPr="008915FD">
              <w:rPr>
                <w:rFonts w:cstheme="minorHAnsi"/>
                <w:sz w:val="20"/>
                <w:szCs w:val="20"/>
              </w:rPr>
              <w:t>Salinan akta penguburan/izin pemanfaatan lahan makam dari Pemerintah yang berwenang.</w:t>
            </w:r>
          </w:p>
          <w:p w14:paraId="65963AD2" w14:textId="77777777" w:rsidR="001C76E7" w:rsidRPr="008915FD" w:rsidRDefault="001C76E7">
            <w:pPr>
              <w:pStyle w:val="ListParagraph"/>
              <w:widowControl w:val="0"/>
              <w:numPr>
                <w:ilvl w:val="0"/>
                <w:numId w:val="10"/>
              </w:numPr>
              <w:tabs>
                <w:tab w:val="left" w:pos="479"/>
              </w:tabs>
              <w:autoSpaceDE w:val="0"/>
              <w:autoSpaceDN w:val="0"/>
              <w:ind w:left="720"/>
              <w:contextualSpacing w:val="0"/>
              <w:rPr>
                <w:rFonts w:cstheme="minorHAnsi"/>
                <w:sz w:val="20"/>
                <w:szCs w:val="20"/>
              </w:rPr>
              <w:pPrChange w:id="2880" w:author="Indria Mukti Efayanti" w:date="2024-12-20T12:12:00Z" w16du:dateUtc="2024-12-20T05:12:00Z">
                <w:pPr>
                  <w:pStyle w:val="ListParagraph"/>
                  <w:widowControl w:val="0"/>
                  <w:numPr>
                    <w:numId w:val="10"/>
                  </w:numPr>
                  <w:tabs>
                    <w:tab w:val="left" w:pos="479"/>
                  </w:tabs>
                  <w:autoSpaceDE w:val="0"/>
                  <w:autoSpaceDN w:val="0"/>
                  <w:spacing w:before="1" w:line="243" w:lineRule="exact"/>
                  <w:ind w:left="1077" w:hanging="360"/>
                  <w:contextualSpacing w:val="0"/>
                </w:pPr>
              </w:pPrChange>
            </w:pPr>
            <w:r w:rsidRPr="008915FD">
              <w:rPr>
                <w:rFonts w:cstheme="minorHAnsi"/>
                <w:sz w:val="20"/>
                <w:szCs w:val="20"/>
              </w:rPr>
              <w:t>Penanggung berhak untuk mengadakan pemeriksaan serta berhak meminta dokumen lain yang dianggap perlu mendukung dokumen sebagaimana dimaksud dalam poin (a) di atas dan dapat menggunakan hak Penanggung sebagaimana yang diatur pada Ketentuan Umum, Pasal 2, Dasar Asuransi, Kewajiban Untuk Mengungkapkan Dan Periode Peninjauan Ulang termasuk namun tidak terbatas pada Pengecualian.</w:t>
            </w:r>
          </w:p>
          <w:p w14:paraId="4F5B7A28" w14:textId="77777777" w:rsidR="001C76E7" w:rsidRPr="008915FD" w:rsidRDefault="001C76E7">
            <w:pPr>
              <w:pStyle w:val="ListParagraph"/>
              <w:widowControl w:val="0"/>
              <w:numPr>
                <w:ilvl w:val="0"/>
                <w:numId w:val="10"/>
              </w:numPr>
              <w:tabs>
                <w:tab w:val="left" w:pos="479"/>
              </w:tabs>
              <w:autoSpaceDE w:val="0"/>
              <w:autoSpaceDN w:val="0"/>
              <w:ind w:left="720"/>
              <w:contextualSpacing w:val="0"/>
              <w:rPr>
                <w:rFonts w:cstheme="minorHAnsi"/>
                <w:sz w:val="20"/>
                <w:szCs w:val="20"/>
              </w:rPr>
              <w:pPrChange w:id="2881" w:author="Indria Mukti Efayanti" w:date="2024-12-20T12:12:00Z" w16du:dateUtc="2024-12-20T05:12:00Z">
                <w:pPr>
                  <w:pStyle w:val="ListParagraph"/>
                  <w:widowControl w:val="0"/>
                  <w:numPr>
                    <w:numId w:val="10"/>
                  </w:numPr>
                  <w:tabs>
                    <w:tab w:val="left" w:pos="479"/>
                  </w:tabs>
                  <w:autoSpaceDE w:val="0"/>
                  <w:autoSpaceDN w:val="0"/>
                  <w:spacing w:before="1" w:line="243" w:lineRule="exact"/>
                  <w:ind w:left="1077" w:hanging="360"/>
                  <w:contextualSpacing w:val="0"/>
                </w:pPr>
              </w:pPrChange>
            </w:pPr>
            <w:r w:rsidRPr="008915FD">
              <w:rPr>
                <w:rFonts w:cstheme="minorHAnsi"/>
                <w:sz w:val="20"/>
                <w:szCs w:val="20"/>
              </w:rPr>
              <w:t>Seluruh dokumen pengajuan klaim Manfaat Asuransi harus diajukan kepada Penanggung dalam Bahasa Indonesia atau Inggris. Jika dokumen yang diajukan dalam bahasa selain Bahasa Indonesia dan Inggris maka dokumen tersebut akan diterjemahkan ke dalam Bahasa Indonesia dan Biaya penerjemah akan dibebankan kepada Pemegang Polis atau Penerima Manfaat (mana yang relevan).</w:t>
            </w:r>
          </w:p>
          <w:p w14:paraId="036A31A4" w14:textId="77777777" w:rsidR="001C76E7" w:rsidRPr="008915FD" w:rsidRDefault="001C76E7">
            <w:pPr>
              <w:pStyle w:val="ListParagraph"/>
              <w:widowControl w:val="0"/>
              <w:numPr>
                <w:ilvl w:val="0"/>
                <w:numId w:val="10"/>
              </w:numPr>
              <w:tabs>
                <w:tab w:val="left" w:pos="479"/>
              </w:tabs>
              <w:autoSpaceDE w:val="0"/>
              <w:autoSpaceDN w:val="0"/>
              <w:ind w:left="720"/>
              <w:contextualSpacing w:val="0"/>
              <w:rPr>
                <w:rFonts w:cstheme="minorHAnsi"/>
                <w:sz w:val="20"/>
                <w:szCs w:val="20"/>
              </w:rPr>
              <w:pPrChange w:id="2882" w:author="Indria Mukti Efayanti" w:date="2024-12-20T12:12:00Z" w16du:dateUtc="2024-12-20T05:12:00Z">
                <w:pPr>
                  <w:pStyle w:val="ListParagraph"/>
                  <w:widowControl w:val="0"/>
                  <w:numPr>
                    <w:numId w:val="10"/>
                  </w:numPr>
                  <w:tabs>
                    <w:tab w:val="left" w:pos="479"/>
                  </w:tabs>
                  <w:autoSpaceDE w:val="0"/>
                  <w:autoSpaceDN w:val="0"/>
                  <w:spacing w:before="1" w:line="243" w:lineRule="exact"/>
                  <w:ind w:left="1077" w:hanging="360"/>
                  <w:contextualSpacing w:val="0"/>
                </w:pPr>
              </w:pPrChange>
            </w:pPr>
            <w:r w:rsidRPr="008915FD">
              <w:rPr>
                <w:rFonts w:cstheme="minorHAnsi"/>
                <w:sz w:val="20"/>
                <w:szCs w:val="20"/>
              </w:rPr>
              <w:t>Penanggung akan menyerahkan Manfaat Asuransi paling lambat 30 (tiga puluh) Hari Kalender sejak adanya persetujuan Penanggung dan penyerahan Manfaat Asuransi akan disampaikan ke rekening Penerima Manfaat melalui transfer bank.</w:t>
            </w:r>
          </w:p>
          <w:p w14:paraId="1BFF23A4" w14:textId="77777777" w:rsidR="001C76E7" w:rsidRPr="008915FD" w:rsidRDefault="001C76E7" w:rsidP="001C76E7">
            <w:pPr>
              <w:pStyle w:val="ListParagraph"/>
              <w:widowControl w:val="0"/>
              <w:numPr>
                <w:ilvl w:val="0"/>
                <w:numId w:val="10"/>
              </w:numPr>
              <w:tabs>
                <w:tab w:val="left" w:pos="479"/>
              </w:tabs>
              <w:autoSpaceDE w:val="0"/>
              <w:autoSpaceDN w:val="0"/>
              <w:ind w:left="720"/>
              <w:contextualSpacing w:val="0"/>
              <w:rPr>
                <w:ins w:id="2883" w:author="Indria Mukti Efayanti" w:date="2025-01-16T10:21:00Z" w16du:dateUtc="2025-01-16T03:21:00Z"/>
                <w:rFonts w:cstheme="minorHAnsi"/>
                <w:sz w:val="20"/>
                <w:szCs w:val="20"/>
              </w:rPr>
            </w:pPr>
            <w:r w:rsidRPr="008915FD">
              <w:rPr>
                <w:rFonts w:cstheme="minorHAnsi"/>
                <w:sz w:val="20"/>
                <w:szCs w:val="20"/>
              </w:rPr>
              <w:t>Penanggung tidak berkewajiban untuk membayar imbal hasil atau kompensasi apapun apabila penyerahan Manfaat Asuransi tidak diambil pada waktunya atau Penanggung tidak diberikan data pembayaran yang benar.</w:t>
            </w:r>
          </w:p>
          <w:p w14:paraId="260713DC" w14:textId="77777777" w:rsidR="001C76E7" w:rsidRPr="008915FD" w:rsidDel="001905EC" w:rsidRDefault="001C76E7">
            <w:pPr>
              <w:pStyle w:val="ListParagraph"/>
              <w:widowControl w:val="0"/>
              <w:tabs>
                <w:tab w:val="left" w:pos="479"/>
              </w:tabs>
              <w:autoSpaceDE w:val="0"/>
              <w:autoSpaceDN w:val="0"/>
              <w:contextualSpacing w:val="0"/>
              <w:rPr>
                <w:del w:id="2884" w:author="Indria Mukti Efayanti" w:date="2025-02-11T11:41:00Z" w16du:dateUtc="2025-02-11T04:41:00Z"/>
                <w:rFonts w:cstheme="minorHAnsi"/>
                <w:sz w:val="20"/>
                <w:szCs w:val="20"/>
              </w:rPr>
              <w:pPrChange w:id="2885" w:author="Indria Mukti Efayanti" w:date="2025-01-16T10:21:00Z" w16du:dateUtc="2025-01-16T03:21:00Z">
                <w:pPr>
                  <w:pStyle w:val="ListParagraph"/>
                  <w:widowControl w:val="0"/>
                  <w:numPr>
                    <w:numId w:val="10"/>
                  </w:numPr>
                  <w:tabs>
                    <w:tab w:val="left" w:pos="479"/>
                  </w:tabs>
                  <w:autoSpaceDE w:val="0"/>
                  <w:autoSpaceDN w:val="0"/>
                  <w:spacing w:before="1" w:line="243" w:lineRule="exact"/>
                  <w:ind w:left="1077" w:hanging="360"/>
                  <w:contextualSpacing w:val="0"/>
                </w:pPr>
              </w:pPrChange>
            </w:pPr>
          </w:p>
          <w:p w14:paraId="7891AB1F"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Change w:id="2886" w:author="Indria Mukti Efayanti" w:date="2025-04-25T17:01:00Z" w16du:dateUtc="2025-04-25T10:01:00Z">
                  <w:rPr>
                    <w:rFonts w:cstheme="minorHAnsi"/>
                    <w:sz w:val="20"/>
                    <w:szCs w:val="20"/>
                  </w:rPr>
                </w:rPrChange>
              </w:rPr>
              <w:pPrChange w:id="2887"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Perubahan</w:t>
            </w:r>
            <w:r w:rsidRPr="008915FD">
              <w:rPr>
                <w:rFonts w:asciiTheme="minorHAnsi" w:hAnsiTheme="minorHAnsi" w:cstheme="minorHAnsi"/>
                <w:spacing w:val="-1"/>
                <w:sz w:val="20"/>
                <w:szCs w:val="20"/>
                <w:rPrChange w:id="2888" w:author="Indria Mukti Efayanti" w:date="2025-04-25T17:01:00Z" w16du:dateUtc="2025-04-25T10:01:00Z">
                  <w:rPr>
                    <w:rFonts w:cstheme="minorHAnsi"/>
                    <w:spacing w:val="-1"/>
                    <w:sz w:val="20"/>
                    <w:szCs w:val="20"/>
                  </w:rPr>
                </w:rPrChange>
              </w:rPr>
              <w:t xml:space="preserve"> </w:t>
            </w:r>
            <w:r w:rsidRPr="008915FD">
              <w:rPr>
                <w:rFonts w:asciiTheme="minorHAnsi" w:hAnsiTheme="minorHAnsi" w:cstheme="minorHAnsi"/>
                <w:sz w:val="20"/>
                <w:szCs w:val="20"/>
                <w:rPrChange w:id="2889" w:author="Indria Mukti Efayanti" w:date="2025-04-25T17:01:00Z" w16du:dateUtc="2025-04-25T10:01:00Z">
                  <w:rPr>
                    <w:rFonts w:cstheme="minorHAnsi"/>
                    <w:sz w:val="20"/>
                    <w:szCs w:val="20"/>
                  </w:rPr>
                </w:rPrChange>
              </w:rPr>
              <w:t>Produk:</w:t>
            </w:r>
          </w:p>
          <w:p w14:paraId="075EBA0E" w14:textId="77777777"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90" w:author="Indria Mukti Efayanti" w:date="2025-04-25T17:01:00Z" w16du:dateUtc="2025-04-25T10:01:00Z">
                  <w:rPr>
                    <w:rFonts w:cstheme="minorHAnsi"/>
                    <w:sz w:val="20"/>
                    <w:szCs w:val="20"/>
                  </w:rPr>
                </w:rPrChange>
              </w:rPr>
              <w:pPrChange w:id="2891"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92" w:author="Indria Mukti Efayanti" w:date="2025-04-25T17:01:00Z" w16du:dateUtc="2025-04-25T10:01:00Z">
                  <w:rPr>
                    <w:rFonts w:cstheme="minorHAnsi"/>
                    <w:sz w:val="20"/>
                    <w:szCs w:val="20"/>
                  </w:rPr>
                </w:rPrChange>
              </w:rPr>
              <w:lastRenderedPageBreak/>
              <w:t>Apabila dalam Masa Pertanggungan ternyata ada perubahan ketentuan produk asuransi yang mempengaruhi besaran Premi, Manfaat Pertanggungan, atau syarat dan ketentuan dari asuransi pada Polis ini, maka Penanggung akan menyampaikan suatu pemberitahuan tertulis, paling lambat 30 (tiga puluh) hari kerja atau sesuai dengan ketentuan yang berlaku sebelum perubahan, kepada Pemegang Polis untuk membuat keputusan atas perubahan tersebut.</w:t>
            </w:r>
          </w:p>
          <w:p w14:paraId="58144CE1" w14:textId="77777777"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93" w:author="Indria Mukti Efayanti" w:date="2025-04-25T17:01:00Z" w16du:dateUtc="2025-04-25T10:01:00Z">
                  <w:rPr>
                    <w:rFonts w:cstheme="minorHAnsi"/>
                    <w:sz w:val="20"/>
                    <w:szCs w:val="20"/>
                  </w:rPr>
                </w:rPrChange>
              </w:rPr>
              <w:pPrChange w:id="2894"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95" w:author="Indria Mukti Efayanti" w:date="2025-04-25T17:01:00Z" w16du:dateUtc="2025-04-25T10:01:00Z">
                  <w:rPr>
                    <w:rFonts w:cstheme="minorHAnsi"/>
                    <w:sz w:val="20"/>
                    <w:szCs w:val="20"/>
                  </w:rPr>
                </w:rPrChange>
              </w:rPr>
              <w:t>Dalam hal Pemegang Polis telah diberikan waktu untuk menyampaikan pendapatnya sebagaimana dimaksud pada poin (a) dan Pemegang Polis tidak memberikan pendapatnya, maka Penanggung akan mengganggap bahwa Pemegang Polis menyetujui perubahan tersebut.</w:t>
            </w:r>
          </w:p>
          <w:p w14:paraId="1DD62A82" w14:textId="77777777" w:rsidR="001C76E7" w:rsidRPr="008915FD" w:rsidRDefault="001C76E7">
            <w:pPr>
              <w:pStyle w:val="TableParagraph"/>
              <w:numPr>
                <w:ilvl w:val="1"/>
                <w:numId w:val="7"/>
              </w:numPr>
              <w:tabs>
                <w:tab w:val="left" w:pos="358"/>
              </w:tabs>
              <w:jc w:val="both"/>
              <w:rPr>
                <w:rFonts w:asciiTheme="minorHAnsi" w:hAnsiTheme="minorHAnsi" w:cstheme="minorHAnsi"/>
                <w:sz w:val="20"/>
                <w:szCs w:val="20"/>
                <w:rPrChange w:id="2896" w:author="Indria Mukti Efayanti" w:date="2025-04-25T17:01:00Z" w16du:dateUtc="2025-04-25T10:01:00Z">
                  <w:rPr>
                    <w:rFonts w:cstheme="minorHAnsi"/>
                    <w:sz w:val="20"/>
                    <w:szCs w:val="20"/>
                  </w:rPr>
                </w:rPrChange>
              </w:rPr>
              <w:pPrChange w:id="2897" w:author="Indria Mukti Efayanti" w:date="2024-12-20T12:12:00Z" w16du:dateUtc="2024-12-20T05:12:00Z">
                <w:pPr>
                  <w:pStyle w:val="TableParagraph"/>
                  <w:numPr>
                    <w:ilvl w:val="1"/>
                    <w:numId w:val="7"/>
                  </w:numPr>
                  <w:tabs>
                    <w:tab w:val="left" w:pos="358"/>
                  </w:tabs>
                  <w:spacing w:before="1"/>
                  <w:ind w:left="770" w:hanging="360"/>
                  <w:jc w:val="both"/>
                </w:pPr>
              </w:pPrChange>
            </w:pPr>
            <w:r w:rsidRPr="008915FD">
              <w:rPr>
                <w:rFonts w:asciiTheme="minorHAnsi" w:hAnsiTheme="minorHAnsi" w:cstheme="minorHAnsi"/>
                <w:sz w:val="20"/>
                <w:szCs w:val="20"/>
                <w:rPrChange w:id="2898" w:author="Indria Mukti Efayanti" w:date="2025-04-25T17:01:00Z" w16du:dateUtc="2025-04-25T10:01:00Z">
                  <w:rPr>
                    <w:rFonts w:cstheme="minorHAnsi"/>
                    <w:sz w:val="20"/>
                    <w:szCs w:val="20"/>
                  </w:rPr>
                </w:rPrChange>
              </w:rPr>
              <w:t>Dalam hal Pemegang Polis tidak menyetujui perubahan sebagaimana dimaksud pada poin (a), maka Pemegang Polis berhak menghentikan Polis sesuai dengan ketentuan penebusan Polis, sebagaimana diatur dalam Polis.</w:t>
            </w:r>
          </w:p>
          <w:p w14:paraId="3C297DBE"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Change w:id="2899" w:author="Indria Mukti Efayanti" w:date="2025-04-25T17:01:00Z" w16du:dateUtc="2025-04-25T10:01:00Z">
                  <w:rPr>
                    <w:rFonts w:cstheme="minorHAnsi"/>
                    <w:sz w:val="20"/>
                    <w:szCs w:val="20"/>
                  </w:rPr>
                </w:rPrChange>
              </w:rPr>
              <w:pPrChange w:id="2900"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Asuransi</w:t>
            </w:r>
            <w:r w:rsidRPr="008915FD">
              <w:rPr>
                <w:rFonts w:asciiTheme="minorHAnsi" w:hAnsiTheme="minorHAnsi" w:cstheme="minorHAnsi"/>
                <w:sz w:val="20"/>
                <w:szCs w:val="20"/>
                <w:rPrChange w:id="2901" w:author="Indria Mukti Efayanti" w:date="2025-04-25T17:01:00Z" w16du:dateUtc="2025-04-25T10:01:00Z">
                  <w:rPr>
                    <w:rFonts w:cstheme="minorHAnsi"/>
                    <w:sz w:val="20"/>
                    <w:szCs w:val="20"/>
                  </w:rPr>
                </w:rPrChange>
              </w:rPr>
              <w:t xml:space="preserve"> pada Polis ini akan berakhir masa berlakunya apabila salah satu dari kondisi berikut terpenuhi:</w:t>
            </w:r>
          </w:p>
          <w:p w14:paraId="1EC9A490"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02" w:author="Indria Mukti Efayanti" w:date="2025-04-25T17:01:00Z" w16du:dateUtc="2025-04-25T10:01:00Z">
                  <w:rPr>
                    <w:rFonts w:cstheme="minorHAnsi"/>
                    <w:sz w:val="20"/>
                    <w:szCs w:val="20"/>
                  </w:rPr>
                </w:rPrChange>
              </w:rPr>
              <w:pPrChange w:id="2903"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04" w:author="Indria Mukti Efayanti" w:date="2025-04-25T17:01:00Z" w16du:dateUtc="2025-04-25T10:01:00Z">
                  <w:rPr>
                    <w:rFonts w:cstheme="minorHAnsi"/>
                    <w:sz w:val="20"/>
                    <w:szCs w:val="20"/>
                  </w:rPr>
                </w:rPrChange>
              </w:rPr>
              <w:t>Tercapainya Tanggal Berakhirnya Polis sebagaimana dicantumkan pada Ringkasan Polis;</w:t>
            </w:r>
          </w:p>
          <w:p w14:paraId="38BAE72E"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05" w:author="Indria Mukti Efayanti" w:date="2025-04-25T17:01:00Z" w16du:dateUtc="2025-04-25T10:01:00Z">
                  <w:rPr>
                    <w:rFonts w:cstheme="minorHAnsi"/>
                    <w:sz w:val="20"/>
                    <w:szCs w:val="20"/>
                  </w:rPr>
                </w:rPrChange>
              </w:rPr>
              <w:pPrChange w:id="2906"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07" w:author="Indria Mukti Efayanti" w:date="2025-04-25T17:01:00Z" w16du:dateUtc="2025-04-25T10:01:00Z">
                  <w:rPr>
                    <w:rFonts w:cstheme="minorHAnsi"/>
                    <w:sz w:val="20"/>
                    <w:szCs w:val="20"/>
                  </w:rPr>
                </w:rPrChange>
              </w:rPr>
              <w:t>Tertanggung meninggal dunia.</w:t>
            </w:r>
          </w:p>
          <w:p w14:paraId="75439265"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08" w:author="Indria Mukti Efayanti" w:date="2025-04-25T17:01:00Z" w16du:dateUtc="2025-04-25T10:01:00Z">
                  <w:rPr>
                    <w:rFonts w:cstheme="minorHAnsi"/>
                    <w:sz w:val="20"/>
                    <w:szCs w:val="20"/>
                  </w:rPr>
                </w:rPrChange>
              </w:rPr>
              <w:pPrChange w:id="2909"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10" w:author="Indria Mukti Efayanti" w:date="2025-04-25T17:01:00Z" w16du:dateUtc="2025-04-25T10:01:00Z">
                  <w:rPr>
                    <w:rFonts w:cstheme="minorHAnsi"/>
                    <w:sz w:val="20"/>
                    <w:szCs w:val="20"/>
                  </w:rPr>
                </w:rPrChange>
              </w:rPr>
              <w:t>Manfaat Asuransi atas Asuransi Dasar telah dibayarkan secara penuh;</w:t>
            </w:r>
          </w:p>
          <w:p w14:paraId="3C541FDB"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11" w:author="Indria Mukti Efayanti" w:date="2025-04-25T17:01:00Z" w16du:dateUtc="2025-04-25T10:01:00Z">
                  <w:rPr>
                    <w:rFonts w:cstheme="minorHAnsi"/>
                    <w:sz w:val="20"/>
                    <w:szCs w:val="20"/>
                  </w:rPr>
                </w:rPrChange>
              </w:rPr>
              <w:pPrChange w:id="2912"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13" w:author="Indria Mukti Efayanti" w:date="2025-04-25T17:01:00Z" w16du:dateUtc="2025-04-25T10:01:00Z">
                  <w:rPr>
                    <w:rFonts w:cstheme="minorHAnsi"/>
                    <w:sz w:val="20"/>
                    <w:szCs w:val="20"/>
                  </w:rPr>
                </w:rPrChange>
              </w:rPr>
              <w:t>Polis dibatalkan, jika terjadi suatu hal yang dapat membatalkan Polis sebagaimana diatur di dalam Polis, termasuk dalam rangka pemenuhan ketentuan perundang-undangan yang berlaku;</w:t>
            </w:r>
          </w:p>
          <w:p w14:paraId="0256F572"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14" w:author="Indria Mukti Efayanti" w:date="2025-04-25T17:01:00Z" w16du:dateUtc="2025-04-25T10:01:00Z">
                  <w:rPr>
                    <w:rFonts w:cstheme="minorHAnsi"/>
                    <w:sz w:val="20"/>
                    <w:szCs w:val="20"/>
                  </w:rPr>
                </w:rPrChange>
              </w:rPr>
              <w:pPrChange w:id="2915"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16" w:author="Indria Mukti Efayanti" w:date="2025-04-25T17:01:00Z" w16du:dateUtc="2025-04-25T10:01:00Z">
                  <w:rPr>
                    <w:rFonts w:cstheme="minorHAnsi"/>
                    <w:sz w:val="20"/>
                    <w:szCs w:val="20"/>
                  </w:rPr>
                </w:rPrChange>
              </w:rPr>
              <w:t>Penanggung menyetujui permintaan penebusan Polis yang diajukan oleh Pemegang Polis; Atau</w:t>
            </w:r>
          </w:p>
          <w:p w14:paraId="5D12C492"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Change w:id="2917" w:author="Indria Mukti Efayanti" w:date="2025-04-25T17:01:00Z" w16du:dateUtc="2025-04-25T10:01:00Z">
                  <w:rPr>
                    <w:rFonts w:cstheme="minorHAnsi"/>
                    <w:sz w:val="20"/>
                    <w:szCs w:val="20"/>
                  </w:rPr>
                </w:rPrChange>
              </w:rPr>
              <w:pPrChange w:id="2918"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Change w:id="2919" w:author="Indria Mukti Efayanti" w:date="2025-04-25T17:01:00Z" w16du:dateUtc="2025-04-25T10:01:00Z">
                  <w:rPr>
                    <w:rFonts w:cstheme="minorHAnsi"/>
                    <w:sz w:val="20"/>
                    <w:szCs w:val="20"/>
                  </w:rPr>
                </w:rPrChange>
              </w:rPr>
              <w:t>Polis lewat waktu (lapse).</w:t>
            </w:r>
          </w:p>
          <w:p w14:paraId="340BEAAF" w14:textId="77777777" w:rsidR="001C76E7" w:rsidRPr="008915FD" w:rsidRDefault="001C76E7">
            <w:pPr>
              <w:pStyle w:val="TableParagraph"/>
              <w:numPr>
                <w:ilvl w:val="0"/>
                <w:numId w:val="7"/>
              </w:numPr>
              <w:tabs>
                <w:tab w:val="left" w:pos="358"/>
              </w:tabs>
              <w:jc w:val="both"/>
              <w:rPr>
                <w:rFonts w:asciiTheme="minorHAnsi" w:hAnsiTheme="minorHAnsi" w:cstheme="minorHAnsi"/>
                <w:sz w:val="20"/>
                <w:szCs w:val="20"/>
              </w:rPr>
              <w:pPrChange w:id="2920"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Penggunaan</w:t>
            </w:r>
            <w:r w:rsidRPr="008915FD">
              <w:rPr>
                <w:rFonts w:asciiTheme="minorHAnsi" w:hAnsiTheme="minorHAnsi" w:cstheme="minorHAnsi"/>
                <w:spacing w:val="-2"/>
                <w:sz w:val="20"/>
                <w:szCs w:val="20"/>
              </w:rPr>
              <w:t xml:space="preserve"> </w:t>
            </w:r>
            <w:r w:rsidRPr="008915FD">
              <w:rPr>
                <w:rFonts w:asciiTheme="minorHAnsi" w:hAnsiTheme="minorHAnsi" w:cstheme="minorHAnsi"/>
                <w:sz w:val="20"/>
                <w:szCs w:val="20"/>
              </w:rPr>
              <w:t>informasi</w:t>
            </w:r>
            <w:r w:rsidRPr="008915FD">
              <w:rPr>
                <w:rFonts w:asciiTheme="minorHAnsi" w:hAnsiTheme="minorHAnsi" w:cstheme="minorHAnsi"/>
                <w:spacing w:val="-2"/>
                <w:sz w:val="20"/>
                <w:szCs w:val="20"/>
              </w:rPr>
              <w:t xml:space="preserve"> </w:t>
            </w:r>
            <w:r w:rsidRPr="008915FD">
              <w:rPr>
                <w:rFonts w:asciiTheme="minorHAnsi" w:hAnsiTheme="minorHAnsi" w:cstheme="minorHAnsi"/>
                <w:sz w:val="20"/>
                <w:szCs w:val="20"/>
              </w:rPr>
              <w:t>dan</w:t>
            </w:r>
            <w:r w:rsidRPr="008915FD">
              <w:rPr>
                <w:rFonts w:asciiTheme="minorHAnsi" w:hAnsiTheme="minorHAnsi" w:cstheme="minorHAnsi"/>
                <w:spacing w:val="-2"/>
                <w:sz w:val="20"/>
                <w:szCs w:val="20"/>
              </w:rPr>
              <w:t xml:space="preserve"> </w:t>
            </w:r>
            <w:r w:rsidRPr="008915FD">
              <w:rPr>
                <w:rFonts w:asciiTheme="minorHAnsi" w:hAnsiTheme="minorHAnsi" w:cstheme="minorHAnsi"/>
                <w:sz w:val="20"/>
                <w:szCs w:val="20"/>
              </w:rPr>
              <w:t>data:</w:t>
            </w:r>
          </w:p>
          <w:p w14:paraId="48371DA8" w14:textId="77777777" w:rsidR="001C76E7" w:rsidRPr="008915FD" w:rsidRDefault="001C76E7">
            <w:pPr>
              <w:pStyle w:val="TableParagraph"/>
              <w:ind w:left="357" w:right="100"/>
              <w:jc w:val="both"/>
              <w:rPr>
                <w:rFonts w:asciiTheme="minorHAnsi" w:hAnsiTheme="minorHAnsi" w:cstheme="minorHAnsi"/>
                <w:spacing w:val="-1"/>
                <w:sz w:val="20"/>
                <w:szCs w:val="20"/>
              </w:rPr>
              <w:pPrChange w:id="2921" w:author="Indria Mukti Efayanti" w:date="2024-12-20T12:12:00Z" w16du:dateUtc="2024-12-20T05:12:00Z">
                <w:pPr>
                  <w:pStyle w:val="TableParagraph"/>
                  <w:spacing w:before="1"/>
                  <w:ind w:left="357" w:right="100"/>
                  <w:jc w:val="both"/>
                </w:pPr>
              </w:pPrChange>
            </w:pPr>
            <w:r w:rsidRPr="008915FD">
              <w:rPr>
                <w:rFonts w:asciiTheme="minorHAnsi" w:hAnsiTheme="minorHAnsi" w:cstheme="minorHAnsi"/>
                <w:spacing w:val="-1"/>
                <w:sz w:val="20"/>
                <w:szCs w:val="20"/>
              </w:rPr>
              <w:t>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yang bekerja sama dengan Penanggung. Tertanggung menyetujui tindakan Penanggung untuk merekam, menggunakan dan mengungkapkan data pribadi Tertanggung dengan cara ini.</w:t>
            </w:r>
          </w:p>
          <w:p w14:paraId="057986F5" w14:textId="77777777" w:rsidR="001C76E7" w:rsidRPr="008915FD" w:rsidRDefault="001C76E7">
            <w:pPr>
              <w:pStyle w:val="TableParagraph"/>
              <w:numPr>
                <w:ilvl w:val="0"/>
                <w:numId w:val="7"/>
              </w:numPr>
              <w:tabs>
                <w:tab w:val="left" w:pos="358"/>
              </w:tabs>
              <w:jc w:val="both"/>
              <w:rPr>
                <w:rFonts w:asciiTheme="minorHAnsi" w:hAnsiTheme="minorHAnsi" w:cstheme="minorHAnsi"/>
                <w:spacing w:val="-1"/>
                <w:sz w:val="20"/>
                <w:szCs w:val="20"/>
              </w:rPr>
              <w:pPrChange w:id="2922" w:author="Indria Mukti Efayanti" w:date="2024-12-20T12:12:00Z" w16du:dateUtc="2024-12-20T05:12:00Z">
                <w:pPr>
                  <w:pStyle w:val="TableParagraph"/>
                  <w:numPr>
                    <w:numId w:val="7"/>
                  </w:numPr>
                  <w:tabs>
                    <w:tab w:val="left" w:pos="358"/>
                  </w:tabs>
                  <w:spacing w:before="1"/>
                  <w:ind w:left="357" w:hanging="308"/>
                  <w:jc w:val="both"/>
                </w:pPr>
              </w:pPrChange>
            </w:pPr>
            <w:r w:rsidRPr="008915FD">
              <w:rPr>
                <w:rFonts w:asciiTheme="minorHAnsi" w:hAnsiTheme="minorHAnsi" w:cstheme="minorHAnsi"/>
                <w:sz w:val="20"/>
                <w:szCs w:val="20"/>
              </w:rPr>
              <w:t>Prosedur</w:t>
            </w:r>
            <w:r w:rsidRPr="008915FD">
              <w:rPr>
                <w:rFonts w:asciiTheme="minorHAnsi" w:hAnsiTheme="minorHAnsi" w:cstheme="minorHAnsi"/>
                <w:spacing w:val="-3"/>
                <w:sz w:val="20"/>
                <w:szCs w:val="20"/>
              </w:rPr>
              <w:t xml:space="preserve"> </w:t>
            </w:r>
            <w:r w:rsidRPr="008915FD">
              <w:rPr>
                <w:rFonts w:asciiTheme="minorHAnsi" w:hAnsiTheme="minorHAnsi" w:cstheme="minorHAnsi"/>
                <w:sz w:val="20"/>
                <w:szCs w:val="20"/>
              </w:rPr>
              <w:t>penanganan</w:t>
            </w:r>
            <w:r w:rsidRPr="008915FD">
              <w:rPr>
                <w:rFonts w:asciiTheme="minorHAnsi" w:hAnsiTheme="minorHAnsi" w:cstheme="minorHAnsi"/>
                <w:spacing w:val="-2"/>
                <w:sz w:val="20"/>
                <w:szCs w:val="20"/>
              </w:rPr>
              <w:t xml:space="preserve"> </w:t>
            </w:r>
            <w:r w:rsidRPr="008915FD">
              <w:rPr>
                <w:rFonts w:asciiTheme="minorHAnsi" w:hAnsiTheme="minorHAnsi" w:cstheme="minorHAnsi"/>
                <w:sz w:val="20"/>
                <w:szCs w:val="20"/>
              </w:rPr>
              <w:t>pengaduan:</w:t>
            </w:r>
          </w:p>
          <w:p w14:paraId="223B1F13"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
              <w:pPrChange w:id="2923"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
              <w:t xml:space="preserve">Penanggung senantiasa berusaha untuk memberikan layanan terbaik dan mempertahankannya. Terkait pertanyaan dan/atau keluhan yang berhubungan dengan Polis ini, maka dapat disampaikan kepada Penanggung melalui layanan </w:t>
            </w:r>
            <w:r w:rsidRPr="008915FD">
              <w:rPr>
                <w:rFonts w:asciiTheme="minorHAnsi" w:hAnsiTheme="minorHAnsi" w:cstheme="minorHAnsi"/>
                <w:i/>
                <w:iCs/>
                <w:sz w:val="20"/>
                <w:szCs w:val="20"/>
              </w:rPr>
              <w:t>customer service</w:t>
            </w:r>
            <w:r w:rsidRPr="008915FD">
              <w:rPr>
                <w:rFonts w:asciiTheme="minorHAnsi" w:hAnsiTheme="minorHAnsi" w:cstheme="minorHAnsi"/>
                <w:sz w:val="20"/>
                <w:szCs w:val="20"/>
              </w:rPr>
              <w:t>.</w:t>
            </w:r>
          </w:p>
          <w:p w14:paraId="5123ECF9"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
              <w:pPrChange w:id="2924"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
              <w:t>Penanggung akan memberikan tindak lanjut atas:</w:t>
            </w:r>
          </w:p>
          <w:p w14:paraId="6A46FAD3" w14:textId="77777777" w:rsidR="001C76E7" w:rsidRPr="008915FD" w:rsidRDefault="001C76E7">
            <w:pPr>
              <w:pStyle w:val="TableParagraph"/>
              <w:numPr>
                <w:ilvl w:val="0"/>
                <w:numId w:val="60"/>
              </w:numPr>
              <w:tabs>
                <w:tab w:val="left" w:pos="358"/>
              </w:tabs>
              <w:jc w:val="both"/>
              <w:rPr>
                <w:rFonts w:asciiTheme="minorHAnsi" w:hAnsiTheme="minorHAnsi" w:cstheme="minorHAnsi"/>
                <w:sz w:val="20"/>
                <w:szCs w:val="20"/>
              </w:rPr>
              <w:pPrChange w:id="2925" w:author="Indria Mukti Efayanti" w:date="2024-12-20T12:12:00Z" w16du:dateUtc="2024-12-20T05:12:00Z">
                <w:pPr>
                  <w:pStyle w:val="TableParagraph"/>
                  <w:numPr>
                    <w:numId w:val="60"/>
                  </w:numPr>
                  <w:tabs>
                    <w:tab w:val="left" w:pos="358"/>
                  </w:tabs>
                  <w:spacing w:before="1"/>
                  <w:ind w:left="1129" w:hanging="360"/>
                  <w:jc w:val="both"/>
                </w:pPr>
              </w:pPrChange>
            </w:pPr>
            <w:r w:rsidRPr="008915FD">
              <w:rPr>
                <w:rFonts w:asciiTheme="minorHAnsi" w:hAnsiTheme="minorHAnsi" w:cstheme="minorHAnsi"/>
                <w:sz w:val="20"/>
                <w:szCs w:val="20"/>
              </w:rPr>
              <w:t>Pengaduan secara lisan maksimal 5 (lima) hari kerja sejak pengaduan diterima.</w:t>
            </w:r>
          </w:p>
          <w:p w14:paraId="40115FD9" w14:textId="77777777" w:rsidR="001C76E7" w:rsidRPr="008915FD" w:rsidRDefault="001C76E7">
            <w:pPr>
              <w:pStyle w:val="TableParagraph"/>
              <w:numPr>
                <w:ilvl w:val="0"/>
                <w:numId w:val="60"/>
              </w:numPr>
              <w:tabs>
                <w:tab w:val="left" w:pos="358"/>
              </w:tabs>
              <w:jc w:val="both"/>
              <w:rPr>
                <w:rFonts w:asciiTheme="minorHAnsi" w:hAnsiTheme="minorHAnsi" w:cstheme="minorHAnsi"/>
                <w:sz w:val="20"/>
                <w:szCs w:val="20"/>
              </w:rPr>
              <w:pPrChange w:id="2926" w:author="Indria Mukti Efayanti" w:date="2024-12-20T12:12:00Z" w16du:dateUtc="2024-12-20T05:12:00Z">
                <w:pPr>
                  <w:pStyle w:val="TableParagraph"/>
                  <w:numPr>
                    <w:numId w:val="60"/>
                  </w:numPr>
                  <w:tabs>
                    <w:tab w:val="left" w:pos="358"/>
                  </w:tabs>
                  <w:spacing w:before="1"/>
                  <w:ind w:left="1129" w:hanging="360"/>
                  <w:jc w:val="both"/>
                </w:pPr>
              </w:pPrChange>
            </w:pPr>
            <w:r w:rsidRPr="008915FD">
              <w:rPr>
                <w:rFonts w:asciiTheme="minorHAnsi" w:hAnsiTheme="minorHAnsi" w:cstheme="minorHAnsi"/>
                <w:sz w:val="20"/>
                <w:szCs w:val="20"/>
              </w:rPr>
              <w:t>Pengaduan secara tertulis maksimal 10 (sepuluh) hari kerja sejak dokumen diterima secara lengkap.</w:t>
            </w:r>
          </w:p>
          <w:p w14:paraId="7596D096"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
              <w:pPrChange w:id="2927"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
              <w:t>Pengaduan sebagaimana yang dimaksud pada poin (b) baik secara lisan maupun tertulis wajib melengkapi dokumen dan/atau informasi yang dipersyaratkan oleh Penanggung yang terdiri atas:</w:t>
            </w:r>
          </w:p>
          <w:p w14:paraId="35CCF2A5" w14:textId="77777777" w:rsidR="001C76E7" w:rsidRPr="008915FD" w:rsidRDefault="001C76E7">
            <w:pPr>
              <w:pStyle w:val="TableParagraph"/>
              <w:numPr>
                <w:ilvl w:val="0"/>
                <w:numId w:val="62"/>
              </w:numPr>
              <w:tabs>
                <w:tab w:val="left" w:pos="358"/>
              </w:tabs>
              <w:ind w:left="1080"/>
              <w:jc w:val="both"/>
              <w:rPr>
                <w:rFonts w:asciiTheme="minorHAnsi" w:hAnsiTheme="minorHAnsi" w:cstheme="minorHAnsi"/>
                <w:sz w:val="20"/>
                <w:szCs w:val="20"/>
              </w:rPr>
              <w:pPrChange w:id="2928" w:author="Indria Mukti Efayanti" w:date="2024-12-20T12:12:00Z" w16du:dateUtc="2024-12-20T05:12:00Z">
                <w:pPr>
                  <w:pStyle w:val="TableParagraph"/>
                  <w:numPr>
                    <w:numId w:val="62"/>
                  </w:numPr>
                  <w:tabs>
                    <w:tab w:val="left" w:pos="358"/>
                  </w:tabs>
                  <w:spacing w:before="1"/>
                  <w:ind w:left="1080" w:hanging="360"/>
                  <w:jc w:val="both"/>
                </w:pPr>
              </w:pPrChange>
            </w:pPr>
            <w:r w:rsidRPr="008915FD">
              <w:rPr>
                <w:rFonts w:asciiTheme="minorHAnsi" w:hAnsiTheme="minorHAnsi" w:cstheme="minorHAnsi"/>
                <w:sz w:val="20"/>
                <w:szCs w:val="20"/>
              </w:rPr>
              <w:t>Identitas Pemegang Polis/Tertanggung;</w:t>
            </w:r>
          </w:p>
          <w:p w14:paraId="12856A01" w14:textId="77777777" w:rsidR="001C76E7" w:rsidRPr="008915FD" w:rsidRDefault="001C76E7">
            <w:pPr>
              <w:pStyle w:val="TableParagraph"/>
              <w:numPr>
                <w:ilvl w:val="0"/>
                <w:numId w:val="62"/>
              </w:numPr>
              <w:tabs>
                <w:tab w:val="left" w:pos="358"/>
              </w:tabs>
              <w:ind w:left="1080"/>
              <w:jc w:val="both"/>
              <w:rPr>
                <w:rFonts w:asciiTheme="minorHAnsi" w:hAnsiTheme="minorHAnsi" w:cstheme="minorHAnsi"/>
                <w:sz w:val="20"/>
                <w:szCs w:val="20"/>
              </w:rPr>
              <w:pPrChange w:id="2929" w:author="Indria Mukti Efayanti" w:date="2024-12-20T12:12:00Z" w16du:dateUtc="2024-12-20T05:12:00Z">
                <w:pPr>
                  <w:pStyle w:val="TableParagraph"/>
                  <w:numPr>
                    <w:numId w:val="62"/>
                  </w:numPr>
                  <w:tabs>
                    <w:tab w:val="left" w:pos="358"/>
                  </w:tabs>
                  <w:spacing w:before="1"/>
                  <w:ind w:left="1080" w:hanging="360"/>
                  <w:jc w:val="both"/>
                </w:pPr>
              </w:pPrChange>
            </w:pPr>
            <w:r w:rsidRPr="008915FD">
              <w:rPr>
                <w:rFonts w:asciiTheme="minorHAnsi" w:hAnsiTheme="minorHAnsi" w:cstheme="minorHAnsi"/>
                <w:sz w:val="20"/>
                <w:szCs w:val="20"/>
              </w:rPr>
              <w:t>Jenis dan tanggal pemanfaatan produk dan/atau layanan;</w:t>
            </w:r>
          </w:p>
          <w:p w14:paraId="23405579" w14:textId="77777777" w:rsidR="001C76E7" w:rsidRPr="008915FD" w:rsidRDefault="001C76E7">
            <w:pPr>
              <w:pStyle w:val="TableParagraph"/>
              <w:numPr>
                <w:ilvl w:val="0"/>
                <w:numId w:val="62"/>
              </w:numPr>
              <w:tabs>
                <w:tab w:val="left" w:pos="358"/>
              </w:tabs>
              <w:ind w:left="1080"/>
              <w:jc w:val="both"/>
              <w:rPr>
                <w:rFonts w:asciiTheme="minorHAnsi" w:hAnsiTheme="minorHAnsi" w:cstheme="minorHAnsi"/>
                <w:sz w:val="20"/>
                <w:szCs w:val="20"/>
              </w:rPr>
              <w:pPrChange w:id="2930" w:author="Indria Mukti Efayanti" w:date="2024-12-20T12:12:00Z" w16du:dateUtc="2024-12-20T05:12:00Z">
                <w:pPr>
                  <w:pStyle w:val="TableParagraph"/>
                  <w:numPr>
                    <w:numId w:val="62"/>
                  </w:numPr>
                  <w:tabs>
                    <w:tab w:val="left" w:pos="358"/>
                  </w:tabs>
                  <w:spacing w:before="1"/>
                  <w:ind w:left="1080" w:hanging="360"/>
                  <w:jc w:val="both"/>
                </w:pPr>
              </w:pPrChange>
            </w:pPr>
            <w:r w:rsidRPr="008915FD">
              <w:rPr>
                <w:rFonts w:asciiTheme="minorHAnsi" w:hAnsiTheme="minorHAnsi" w:cstheme="minorHAnsi"/>
                <w:sz w:val="20"/>
                <w:szCs w:val="20"/>
              </w:rPr>
              <w:t>Permasalahan yang diadukan; dan</w:t>
            </w:r>
          </w:p>
          <w:p w14:paraId="761BC3C4" w14:textId="77777777" w:rsidR="001C76E7" w:rsidRPr="008915FD" w:rsidRDefault="001C76E7">
            <w:pPr>
              <w:pStyle w:val="TableParagraph"/>
              <w:numPr>
                <w:ilvl w:val="0"/>
                <w:numId w:val="62"/>
              </w:numPr>
              <w:tabs>
                <w:tab w:val="left" w:pos="358"/>
              </w:tabs>
              <w:ind w:left="1080"/>
              <w:jc w:val="both"/>
              <w:rPr>
                <w:rFonts w:asciiTheme="minorHAnsi" w:hAnsiTheme="minorHAnsi" w:cstheme="minorHAnsi"/>
                <w:sz w:val="20"/>
                <w:szCs w:val="20"/>
              </w:rPr>
              <w:pPrChange w:id="2931" w:author="Indria Mukti Efayanti" w:date="2024-12-20T12:12:00Z" w16du:dateUtc="2024-12-20T05:12:00Z">
                <w:pPr>
                  <w:pStyle w:val="TableParagraph"/>
                  <w:numPr>
                    <w:numId w:val="62"/>
                  </w:numPr>
                  <w:tabs>
                    <w:tab w:val="left" w:pos="358"/>
                  </w:tabs>
                  <w:spacing w:before="1"/>
                  <w:ind w:left="1080" w:hanging="360"/>
                  <w:jc w:val="both"/>
                </w:pPr>
              </w:pPrChange>
            </w:pPr>
            <w:r w:rsidRPr="008915FD">
              <w:rPr>
                <w:rFonts w:asciiTheme="minorHAnsi" w:hAnsiTheme="minorHAnsi" w:cstheme="minorHAnsi"/>
                <w:sz w:val="20"/>
                <w:szCs w:val="20"/>
              </w:rPr>
              <w:t>Dokumen lain yang dipersyaratkan oleh Penanggung.</w:t>
            </w:r>
          </w:p>
          <w:p w14:paraId="22323AFA" w14:textId="77777777" w:rsidR="001C76E7" w:rsidRPr="008915FD" w:rsidRDefault="001C76E7">
            <w:pPr>
              <w:pStyle w:val="TableParagraph"/>
              <w:numPr>
                <w:ilvl w:val="1"/>
                <w:numId w:val="7"/>
              </w:numPr>
              <w:tabs>
                <w:tab w:val="left" w:pos="358"/>
              </w:tabs>
              <w:ind w:left="720"/>
              <w:jc w:val="both"/>
              <w:rPr>
                <w:rFonts w:asciiTheme="minorHAnsi" w:hAnsiTheme="minorHAnsi" w:cstheme="minorHAnsi"/>
                <w:sz w:val="20"/>
                <w:szCs w:val="20"/>
              </w:rPr>
              <w:pPrChange w:id="2932"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
              <w:t>Jika terdapat kondisi tertentu yang memerlukan komunikasi atau penelitian secara khusus atau adanya keterlibatan pihak ketiga, maka sebelum periode penyelesaian pengaduan sebagaimana disebutkan pada poin (b) berakhir, Penanggung akan menginformasikan dalam bentuk tertulis perpanjangan jangka waktu penyelesaian keluhan selama 10 (sepuluh) hari kerja serta penjelasan atas kondisi tertentu yang dihadapi.</w:t>
            </w:r>
          </w:p>
          <w:p w14:paraId="7C0D5D90" w14:textId="77777777" w:rsidR="001C76E7" w:rsidRPr="008915FD" w:rsidDel="001D3975" w:rsidRDefault="001C76E7">
            <w:pPr>
              <w:pStyle w:val="TableParagraph"/>
              <w:numPr>
                <w:ilvl w:val="1"/>
                <w:numId w:val="7"/>
              </w:numPr>
              <w:tabs>
                <w:tab w:val="left" w:pos="358"/>
              </w:tabs>
              <w:ind w:left="720"/>
              <w:jc w:val="both"/>
              <w:rPr>
                <w:del w:id="2933" w:author="Aswin Nabila" w:date="2026-03-30T17:08:00Z" w16du:dateUtc="2026-03-30T10:08:00Z"/>
                <w:rFonts w:asciiTheme="minorHAnsi" w:hAnsiTheme="minorHAnsi" w:cstheme="minorHAnsi"/>
                <w:sz w:val="20"/>
                <w:szCs w:val="20"/>
              </w:rPr>
              <w:pPrChange w:id="2934" w:author="Indria Mukti Efayanti" w:date="2024-12-20T12:12:00Z" w16du:dateUtc="2024-12-20T05:12:00Z">
                <w:pPr>
                  <w:pStyle w:val="TableParagraph"/>
                  <w:numPr>
                    <w:ilvl w:val="1"/>
                    <w:numId w:val="7"/>
                  </w:numPr>
                  <w:tabs>
                    <w:tab w:val="left" w:pos="358"/>
                  </w:tabs>
                  <w:spacing w:before="1"/>
                  <w:ind w:left="720" w:hanging="360"/>
                  <w:jc w:val="both"/>
                </w:pPr>
              </w:pPrChange>
            </w:pPr>
            <w:r w:rsidRPr="008915FD">
              <w:rPr>
                <w:rFonts w:asciiTheme="minorHAnsi" w:hAnsiTheme="minorHAnsi" w:cstheme="minorHAnsi"/>
                <w:sz w:val="20"/>
                <w:szCs w:val="20"/>
              </w:rPr>
              <w:t>Mohon hubungi kami pada alamat di bawah ini dan jika ada pembaharuan alamat maka Penanggung akan memberitahukan kepada Pemegang Polis atau Tertanggung:</w:t>
            </w:r>
          </w:p>
          <w:p w14:paraId="27CB47DD" w14:textId="77777777" w:rsidR="001C76E7" w:rsidRPr="001D3975" w:rsidRDefault="001C76E7">
            <w:pPr>
              <w:pStyle w:val="TableParagraph"/>
              <w:numPr>
                <w:ilvl w:val="1"/>
                <w:numId w:val="7"/>
              </w:numPr>
              <w:tabs>
                <w:tab w:val="left" w:pos="358"/>
              </w:tabs>
              <w:ind w:left="720"/>
              <w:jc w:val="both"/>
              <w:rPr>
                <w:rFonts w:asciiTheme="minorHAnsi" w:hAnsiTheme="minorHAnsi" w:cstheme="minorHAnsi"/>
                <w:sz w:val="20"/>
                <w:szCs w:val="20"/>
              </w:rPr>
              <w:pPrChange w:id="2935" w:author="Aswin Nabila" w:date="2026-03-30T17:08:00Z" w16du:dateUtc="2026-03-30T10:08:00Z">
                <w:pPr>
                  <w:pStyle w:val="TableParagraph"/>
                  <w:tabs>
                    <w:tab w:val="left" w:pos="358"/>
                  </w:tabs>
                  <w:spacing w:before="1"/>
                  <w:ind w:left="720"/>
                  <w:jc w:val="both"/>
                </w:pPr>
              </w:pPrChange>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270"/>
              <w:gridCol w:w="8280"/>
              <w:tblGridChange w:id="2936">
                <w:tblGrid>
                  <w:gridCol w:w="1231"/>
                  <w:gridCol w:w="270"/>
                  <w:gridCol w:w="8280"/>
                </w:tblGrid>
              </w:tblGridChange>
            </w:tblGrid>
            <w:tr w:rsidR="001C76E7" w:rsidRPr="008915FD" w14:paraId="72D69EFB" w14:textId="77777777" w:rsidTr="005413C3">
              <w:tc>
                <w:tcPr>
                  <w:tcW w:w="1231" w:type="dxa"/>
                </w:tcPr>
                <w:p w14:paraId="3C90A827"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37"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Alamat</w:t>
                  </w:r>
                </w:p>
              </w:tc>
              <w:tc>
                <w:tcPr>
                  <w:tcW w:w="270" w:type="dxa"/>
                </w:tcPr>
                <w:p w14:paraId="148FA2DB"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38"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w:t>
                  </w:r>
                </w:p>
              </w:tc>
              <w:tc>
                <w:tcPr>
                  <w:tcW w:w="8280" w:type="dxa"/>
                </w:tcPr>
                <w:p w14:paraId="6567785C" w14:textId="77777777" w:rsidR="001C76E7" w:rsidRPr="008915FD" w:rsidRDefault="001C76E7">
                  <w:pPr>
                    <w:pStyle w:val="TableParagraph"/>
                    <w:tabs>
                      <w:tab w:val="left" w:pos="358"/>
                    </w:tabs>
                    <w:ind w:left="-89"/>
                    <w:jc w:val="both"/>
                    <w:rPr>
                      <w:rFonts w:asciiTheme="minorHAnsi" w:hAnsiTheme="minorHAnsi" w:cstheme="minorHAnsi"/>
                      <w:b/>
                      <w:bCs/>
                      <w:sz w:val="20"/>
                      <w:szCs w:val="20"/>
                    </w:rPr>
                    <w:pPrChange w:id="2939"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b/>
                      <w:bCs/>
                      <w:sz w:val="20"/>
                      <w:szCs w:val="20"/>
                    </w:rPr>
                    <w:t>PT PFI Mega Life Insurance</w:t>
                  </w:r>
                </w:p>
                <w:p w14:paraId="4D81423B"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40"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GKM Green Tower Lantai 17 Jl TB Simatupang Kav. 89G, Kebagusan, Pasar Minggu, Jakarta Selatan,</w:t>
                  </w:r>
                  <w:ins w:id="2941" w:author="Aswin Nabila" w:date="2026-03-30T16:22:00Z" w16du:dateUtc="2026-03-30T09:22:00Z">
                    <w:r w:rsidR="006267D1">
                      <w:rPr>
                        <w:rFonts w:asciiTheme="minorHAnsi" w:hAnsiTheme="minorHAnsi" w:cstheme="minorHAnsi"/>
                        <w:sz w:val="20"/>
                        <w:szCs w:val="20"/>
                      </w:rPr>
                      <w:t xml:space="preserve"> </w:t>
                    </w:r>
                  </w:ins>
                  <w:r w:rsidRPr="008915FD">
                    <w:rPr>
                      <w:rFonts w:asciiTheme="minorHAnsi" w:hAnsiTheme="minorHAnsi" w:cstheme="minorHAnsi"/>
                      <w:sz w:val="20"/>
                      <w:szCs w:val="20"/>
                    </w:rPr>
                    <w:t>12520, Indonesia</w:t>
                  </w:r>
                </w:p>
              </w:tc>
            </w:tr>
            <w:tr w:rsidR="001C76E7" w:rsidRPr="008915FD" w14:paraId="79C22842" w14:textId="77777777" w:rsidTr="005413C3">
              <w:tc>
                <w:tcPr>
                  <w:tcW w:w="1231" w:type="dxa"/>
                </w:tcPr>
                <w:p w14:paraId="2E9E0350" w14:textId="77777777" w:rsidR="001C76E7" w:rsidRPr="008915FD" w:rsidRDefault="001C76E7">
                  <w:pPr>
                    <w:pStyle w:val="TableParagraph"/>
                    <w:tabs>
                      <w:tab w:val="left" w:pos="358"/>
                    </w:tabs>
                    <w:ind w:left="-89"/>
                    <w:jc w:val="both"/>
                    <w:rPr>
                      <w:rFonts w:asciiTheme="minorHAnsi" w:hAnsiTheme="minorHAnsi" w:cstheme="minorHAnsi"/>
                      <w:i/>
                      <w:iCs/>
                      <w:sz w:val="20"/>
                      <w:szCs w:val="20"/>
                    </w:rPr>
                    <w:pPrChange w:id="2942"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i/>
                      <w:iCs/>
                      <w:sz w:val="20"/>
                      <w:szCs w:val="20"/>
                    </w:rPr>
                    <w:t>Website</w:t>
                  </w:r>
                </w:p>
              </w:tc>
              <w:tc>
                <w:tcPr>
                  <w:tcW w:w="270" w:type="dxa"/>
                </w:tcPr>
                <w:p w14:paraId="7EF1DEEA"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43"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w:t>
                  </w:r>
                </w:p>
              </w:tc>
              <w:tc>
                <w:tcPr>
                  <w:tcW w:w="8280" w:type="dxa"/>
                </w:tcPr>
                <w:p w14:paraId="2001A275"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44"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www.pfimegalife.co.id</w:t>
                  </w:r>
                </w:p>
              </w:tc>
            </w:tr>
            <w:tr w:rsidR="001C76E7" w:rsidRPr="008915FD" w14:paraId="115A576F" w14:textId="77777777" w:rsidTr="001D3975">
              <w:tblPrEx>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945" w:author="Aswin Nabila" w:date="2026-03-30T17:08:00Z" w16du:dateUtc="2026-03-30T10:08:00Z">
                  <w:tblPrEx>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60"/>
              </w:trPr>
              <w:tc>
                <w:tcPr>
                  <w:tcW w:w="1231" w:type="dxa"/>
                  <w:tcPrChange w:id="2946" w:author="Aswin Nabila" w:date="2026-03-30T17:08:00Z" w16du:dateUtc="2026-03-30T10:08:00Z">
                    <w:tcPr>
                      <w:tcW w:w="1231" w:type="dxa"/>
                    </w:tcPr>
                  </w:tcPrChange>
                </w:tcPr>
                <w:p w14:paraId="288F704D" w14:textId="77777777" w:rsidR="001C76E7" w:rsidRPr="008915FD" w:rsidRDefault="001C76E7">
                  <w:pPr>
                    <w:pStyle w:val="TableParagraph"/>
                    <w:tabs>
                      <w:tab w:val="left" w:pos="358"/>
                    </w:tabs>
                    <w:ind w:left="-89"/>
                    <w:jc w:val="both"/>
                    <w:rPr>
                      <w:rFonts w:asciiTheme="minorHAnsi" w:hAnsiTheme="minorHAnsi" w:cstheme="minorHAnsi"/>
                      <w:i/>
                      <w:iCs/>
                      <w:sz w:val="20"/>
                      <w:szCs w:val="20"/>
                    </w:rPr>
                    <w:pPrChange w:id="2947"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i/>
                      <w:iCs/>
                      <w:sz w:val="20"/>
                      <w:szCs w:val="20"/>
                    </w:rPr>
                    <w:t>Call Center</w:t>
                  </w:r>
                </w:p>
              </w:tc>
              <w:tc>
                <w:tcPr>
                  <w:tcW w:w="270" w:type="dxa"/>
                  <w:tcPrChange w:id="2948" w:author="Aswin Nabila" w:date="2026-03-30T17:08:00Z" w16du:dateUtc="2026-03-30T10:08:00Z">
                    <w:tcPr>
                      <w:tcW w:w="270" w:type="dxa"/>
                    </w:tcPr>
                  </w:tcPrChange>
                </w:tcPr>
                <w:p w14:paraId="21D40B6C"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49"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w:t>
                  </w:r>
                </w:p>
              </w:tc>
              <w:tc>
                <w:tcPr>
                  <w:tcW w:w="8280" w:type="dxa"/>
                  <w:tcPrChange w:id="2950" w:author="Aswin Nabila" w:date="2026-03-30T17:08:00Z" w16du:dateUtc="2026-03-30T10:08:00Z">
                    <w:tcPr>
                      <w:tcW w:w="8280" w:type="dxa"/>
                    </w:tcPr>
                  </w:tcPrChange>
                </w:tcPr>
                <w:p w14:paraId="5EC6F2B8"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51"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+62 21 29545555</w:t>
                  </w:r>
                </w:p>
              </w:tc>
            </w:tr>
            <w:tr w:rsidR="001C76E7" w:rsidRPr="008915FD" w14:paraId="7B9DE641" w14:textId="77777777" w:rsidTr="001D3975">
              <w:tblPrEx>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952" w:author="Aswin Nabila" w:date="2026-03-30T17:08:00Z" w16du:dateUtc="2026-03-30T10:08:00Z">
                  <w:tblPrEx>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60"/>
              </w:trPr>
              <w:tc>
                <w:tcPr>
                  <w:tcW w:w="1231" w:type="dxa"/>
                  <w:tcPrChange w:id="2953" w:author="Aswin Nabila" w:date="2026-03-30T17:08:00Z" w16du:dateUtc="2026-03-30T10:08:00Z">
                    <w:tcPr>
                      <w:tcW w:w="1231" w:type="dxa"/>
                    </w:tcPr>
                  </w:tcPrChange>
                </w:tcPr>
                <w:p w14:paraId="51D907F4" w14:textId="77777777" w:rsidR="001C76E7" w:rsidRPr="008915FD" w:rsidRDefault="001C76E7">
                  <w:pPr>
                    <w:pStyle w:val="TableParagraph"/>
                    <w:tabs>
                      <w:tab w:val="left" w:pos="358"/>
                    </w:tabs>
                    <w:ind w:left="-89"/>
                    <w:jc w:val="both"/>
                    <w:rPr>
                      <w:rFonts w:asciiTheme="minorHAnsi" w:hAnsiTheme="minorHAnsi" w:cstheme="minorHAnsi"/>
                      <w:i/>
                      <w:iCs/>
                      <w:sz w:val="20"/>
                      <w:szCs w:val="20"/>
                    </w:rPr>
                    <w:pPrChange w:id="2954"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i/>
                      <w:iCs/>
                      <w:sz w:val="20"/>
                      <w:szCs w:val="20"/>
                    </w:rPr>
                    <w:t>E-mail</w:t>
                  </w:r>
                </w:p>
              </w:tc>
              <w:tc>
                <w:tcPr>
                  <w:tcW w:w="270" w:type="dxa"/>
                  <w:tcPrChange w:id="2955" w:author="Aswin Nabila" w:date="2026-03-30T17:08:00Z" w16du:dateUtc="2026-03-30T10:08:00Z">
                    <w:tcPr>
                      <w:tcW w:w="270" w:type="dxa"/>
                    </w:tcPr>
                  </w:tcPrChange>
                </w:tcPr>
                <w:p w14:paraId="0E12F230"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56"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w:t>
                  </w:r>
                </w:p>
              </w:tc>
              <w:tc>
                <w:tcPr>
                  <w:tcW w:w="8280" w:type="dxa"/>
                  <w:tcPrChange w:id="2957" w:author="Aswin Nabila" w:date="2026-03-30T17:08:00Z" w16du:dateUtc="2026-03-30T10:08:00Z">
                    <w:tcPr>
                      <w:tcW w:w="8280" w:type="dxa"/>
                    </w:tcPr>
                  </w:tcPrChange>
                </w:tcPr>
                <w:p w14:paraId="07E1C70D" w14:textId="77777777" w:rsidR="001C76E7" w:rsidRPr="008915FD" w:rsidRDefault="001C76E7">
                  <w:pPr>
                    <w:pStyle w:val="TableParagraph"/>
                    <w:tabs>
                      <w:tab w:val="left" w:pos="358"/>
                    </w:tabs>
                    <w:ind w:left="-89"/>
                    <w:jc w:val="both"/>
                    <w:rPr>
                      <w:rFonts w:asciiTheme="minorHAnsi" w:hAnsiTheme="minorHAnsi" w:cstheme="minorHAnsi"/>
                      <w:sz w:val="20"/>
                      <w:szCs w:val="20"/>
                    </w:rPr>
                    <w:pPrChange w:id="2958" w:author="Aswin Nabila" w:date="2026-03-30T17:08:00Z" w16du:dateUtc="2026-03-30T10:08:00Z">
                      <w:pPr>
                        <w:pStyle w:val="TableParagraph"/>
                        <w:tabs>
                          <w:tab w:val="left" w:pos="358"/>
                        </w:tabs>
                        <w:spacing w:before="1"/>
                        <w:ind w:left="0"/>
                        <w:jc w:val="both"/>
                      </w:pPr>
                    </w:pPrChange>
                  </w:pPr>
                  <w:r w:rsidRPr="008915FD">
                    <w:rPr>
                      <w:rFonts w:asciiTheme="minorHAnsi" w:hAnsiTheme="minorHAnsi" w:cstheme="minorHAnsi"/>
                      <w:sz w:val="20"/>
                      <w:szCs w:val="20"/>
                    </w:rPr>
                    <w:t>cs@pfimegalife.co.id</w:t>
                  </w:r>
                </w:p>
              </w:tc>
            </w:tr>
          </w:tbl>
          <w:p w14:paraId="73975614" w14:textId="77777777" w:rsidR="001C76E7" w:rsidRPr="008915FD" w:rsidDel="001D3975" w:rsidRDefault="001C76E7">
            <w:pPr>
              <w:pStyle w:val="TableParagraph"/>
              <w:tabs>
                <w:tab w:val="left" w:pos="358"/>
              </w:tabs>
              <w:ind w:left="0"/>
              <w:jc w:val="both"/>
              <w:rPr>
                <w:del w:id="2959" w:author="Aswin Nabila" w:date="2026-03-30T17:08:00Z" w16du:dateUtc="2026-03-30T10:08:00Z"/>
                <w:rFonts w:asciiTheme="minorHAnsi" w:hAnsiTheme="minorHAnsi" w:cstheme="minorHAnsi"/>
                <w:sz w:val="20"/>
                <w:szCs w:val="20"/>
              </w:rPr>
              <w:pPrChange w:id="2960" w:author="Indria Mukti Efayanti" w:date="2024-12-20T12:12:00Z" w16du:dateUtc="2024-12-20T05:12:00Z">
                <w:pPr>
                  <w:pStyle w:val="TableParagraph"/>
                  <w:tabs>
                    <w:tab w:val="left" w:pos="358"/>
                  </w:tabs>
                  <w:spacing w:before="1"/>
                  <w:ind w:left="0"/>
                  <w:jc w:val="both"/>
                </w:pPr>
              </w:pPrChange>
            </w:pPr>
          </w:p>
          <w:p w14:paraId="0FCE30E2" w14:textId="77777777" w:rsidR="001C76E7" w:rsidRPr="00CE78F1" w:rsidDel="00CE78F1" w:rsidRDefault="001C76E7">
            <w:pPr>
              <w:pStyle w:val="TableParagraph"/>
              <w:numPr>
                <w:ilvl w:val="0"/>
                <w:numId w:val="7"/>
              </w:numPr>
              <w:tabs>
                <w:tab w:val="left" w:pos="358"/>
              </w:tabs>
              <w:jc w:val="both"/>
              <w:rPr>
                <w:del w:id="2961" w:author="Indria Mukti Efayanti" w:date="2025-02-25T15:50:00Z" w16du:dateUtc="2025-02-25T08:50:00Z"/>
                <w:rFonts w:asciiTheme="minorHAnsi" w:hAnsiTheme="minorHAnsi" w:cstheme="minorHAnsi"/>
                <w:sz w:val="20"/>
                <w:szCs w:val="20"/>
                <w:rPrChange w:id="2962" w:author="Aswin Nabila" w:date="2026-04-02T15:43:00Z" w16du:dateUtc="2026-04-02T08:43:00Z">
                  <w:rPr>
                    <w:del w:id="2963" w:author="Indria Mukti Efayanti" w:date="2025-02-25T15:50:00Z" w16du:dateUtc="2025-02-25T08:50:00Z"/>
                    <w:rFonts w:cstheme="minorHAnsi"/>
                    <w:sz w:val="20"/>
                    <w:szCs w:val="20"/>
                  </w:rPr>
                </w:rPrChange>
              </w:rPr>
            </w:pPr>
            <w:r w:rsidRPr="008915FD">
              <w:rPr>
                <w:rFonts w:cstheme="minorHAnsi"/>
                <w:sz w:val="20"/>
                <w:szCs w:val="20"/>
              </w:rPr>
              <w:t>Informasi lain mengenai manfaat, biaya, risiko, syarat dan ketentuan atas produk maupun layanan dapat diakses</w:t>
            </w:r>
            <w:r w:rsidRPr="008915FD">
              <w:rPr>
                <w:rFonts w:cstheme="minorHAnsi"/>
                <w:spacing w:val="1"/>
                <w:sz w:val="20"/>
                <w:szCs w:val="20"/>
              </w:rPr>
              <w:t xml:space="preserve"> </w:t>
            </w:r>
            <w:r w:rsidRPr="008915FD">
              <w:rPr>
                <w:rFonts w:cstheme="minorHAnsi"/>
                <w:sz w:val="20"/>
                <w:szCs w:val="20"/>
              </w:rPr>
              <w:t>melalui</w:t>
            </w:r>
            <w:r w:rsidRPr="008915FD">
              <w:rPr>
                <w:rFonts w:cstheme="minorHAnsi"/>
                <w:spacing w:val="-1"/>
                <w:sz w:val="20"/>
                <w:szCs w:val="20"/>
              </w:rPr>
              <w:t xml:space="preserve"> </w:t>
            </w:r>
            <w:r w:rsidRPr="008915FD">
              <w:rPr>
                <w:rFonts w:cstheme="minorHAnsi"/>
                <w:sz w:val="20"/>
                <w:szCs w:val="20"/>
              </w:rPr>
              <w:t>situs Penanggung atau media resmi</w:t>
            </w:r>
            <w:r w:rsidRPr="008915FD">
              <w:rPr>
                <w:rFonts w:cstheme="minorHAnsi"/>
                <w:spacing w:val="-1"/>
                <w:sz w:val="20"/>
                <w:szCs w:val="20"/>
              </w:rPr>
              <w:t xml:space="preserve"> </w:t>
            </w:r>
            <w:r w:rsidRPr="008915FD">
              <w:rPr>
                <w:rFonts w:cstheme="minorHAnsi"/>
                <w:sz w:val="20"/>
                <w:szCs w:val="20"/>
              </w:rPr>
              <w:t>lainnya yang</w:t>
            </w:r>
            <w:r w:rsidRPr="008915FD">
              <w:rPr>
                <w:rFonts w:cstheme="minorHAnsi"/>
                <w:spacing w:val="-1"/>
                <w:sz w:val="20"/>
                <w:szCs w:val="20"/>
              </w:rPr>
              <w:t xml:space="preserve"> </w:t>
            </w:r>
            <w:r w:rsidRPr="008915FD">
              <w:rPr>
                <w:rFonts w:cstheme="minorHAnsi"/>
                <w:sz w:val="20"/>
                <w:szCs w:val="20"/>
              </w:rPr>
              <w:t>disediakan oleh</w:t>
            </w:r>
            <w:r w:rsidRPr="008915FD">
              <w:rPr>
                <w:rFonts w:cstheme="minorHAnsi"/>
                <w:spacing w:val="5"/>
                <w:sz w:val="20"/>
                <w:szCs w:val="20"/>
              </w:rPr>
              <w:t xml:space="preserve"> </w:t>
            </w:r>
            <w:r w:rsidRPr="008915FD">
              <w:rPr>
                <w:rFonts w:cstheme="minorHAnsi"/>
                <w:sz w:val="20"/>
                <w:szCs w:val="20"/>
              </w:rPr>
              <w:t>Penanggung.</w:t>
            </w:r>
          </w:p>
          <w:p w14:paraId="35EB8AAE" w14:textId="77777777" w:rsidR="00CE78F1" w:rsidRPr="00A820BE" w:rsidRDefault="00CE78F1">
            <w:pPr>
              <w:pStyle w:val="TableParagraph"/>
              <w:numPr>
                <w:ilvl w:val="0"/>
                <w:numId w:val="7"/>
              </w:numPr>
              <w:tabs>
                <w:tab w:val="left" w:pos="358"/>
              </w:tabs>
              <w:jc w:val="both"/>
              <w:rPr>
                <w:ins w:id="2964" w:author="Aswin Nabila" w:date="2026-04-02T15:43:00Z" w16du:dateUtc="2026-04-02T08:43:00Z"/>
                <w:rFonts w:asciiTheme="minorHAnsi" w:hAnsiTheme="minorHAnsi" w:cstheme="minorHAnsi"/>
                <w:sz w:val="20"/>
                <w:szCs w:val="20"/>
                <w:rPrChange w:id="2965" w:author="Rosita P L Tobing" w:date="2026-03-30T10:38:00Z" w16du:dateUtc="2026-03-30T03:38:00Z">
                  <w:rPr>
                    <w:ins w:id="2966" w:author="Aswin Nabila" w:date="2026-04-02T15:43:00Z" w16du:dateUtc="2026-04-02T08:43:00Z"/>
                    <w:rFonts w:cstheme="minorHAnsi"/>
                    <w:sz w:val="20"/>
                    <w:szCs w:val="20"/>
                  </w:rPr>
                </w:rPrChange>
              </w:rPr>
            </w:pPr>
          </w:p>
          <w:p w14:paraId="74360C10" w14:textId="77777777" w:rsidR="001905EC" w:rsidRPr="007442CE" w:rsidRDefault="001905EC">
            <w:pPr>
              <w:pStyle w:val="TableParagraph"/>
              <w:tabs>
                <w:tab w:val="left" w:pos="358"/>
              </w:tabs>
              <w:ind w:left="357"/>
              <w:jc w:val="both"/>
              <w:rPr>
                <w:rFonts w:cstheme="minorHAnsi"/>
                <w:sz w:val="20"/>
                <w:szCs w:val="20"/>
                <w:rPrChange w:id="2967" w:author="Rosita P L Tobing" w:date="2026-03-30T10:42:00Z" w16du:dateUtc="2026-03-30T03:42:00Z">
                  <w:rPr/>
                </w:rPrChange>
              </w:rPr>
              <w:pPrChange w:id="2968" w:author="Aswin Nabila" w:date="2026-04-02T15:43:00Z" w16du:dateUtc="2026-04-02T08:43:00Z">
                <w:pPr/>
              </w:pPrChange>
            </w:pPr>
          </w:p>
        </w:tc>
      </w:tr>
      <w:tr w:rsidR="001C76E7" w:rsidRPr="008915FD" w14:paraId="57347F9E" w14:textId="77777777" w:rsidTr="006B610A">
        <w:tblPrEx>
          <w:tblW w:w="11070" w:type="dxa"/>
          <w:tblInd w:w="-5" w:type="dxa"/>
          <w:tblLayout w:type="fixed"/>
          <w:tblPrExChange w:id="2969" w:author="Indria Mukti Efayanti" w:date="2024-12-20T12:42:00Z" w16du:dateUtc="2024-12-20T05:42:00Z">
            <w:tblPrEx>
              <w:tblW w:w="11070" w:type="dxa"/>
              <w:tblInd w:w="-5" w:type="dxa"/>
              <w:tblLayout w:type="fixed"/>
            </w:tblPrEx>
          </w:tblPrExChange>
        </w:tblPrEx>
        <w:trPr>
          <w:trPrChange w:id="2970" w:author="Indria Mukti Efayanti" w:date="2024-12-20T12:42:00Z" w16du:dateUtc="2024-12-20T05:42:00Z">
            <w:trPr>
              <w:gridBefore w:val="4"/>
            </w:trPr>
          </w:trPrChange>
        </w:trPr>
        <w:tc>
          <w:tcPr>
            <w:tcW w:w="11070" w:type="dxa"/>
            <w:gridSpan w:val="43"/>
            <w:tcBorders>
              <w:top w:val="single" w:sz="4" w:space="0" w:color="auto"/>
              <w:left w:val="single" w:sz="4" w:space="0" w:color="auto"/>
              <w:bottom w:val="single" w:sz="4" w:space="0" w:color="auto"/>
              <w:right w:val="single" w:sz="4" w:space="0" w:color="auto"/>
            </w:tcBorders>
            <w:shd w:val="clear" w:color="auto" w:fill="000000" w:themeFill="text1"/>
            <w:tcPrChange w:id="2971" w:author="Indria Mukti Efayanti" w:date="2024-12-20T12:42:00Z" w16du:dateUtc="2024-12-20T05:42:00Z">
              <w:tcPr>
                <w:tcW w:w="11070" w:type="dxa"/>
                <w:gridSpan w:val="72"/>
                <w:tcBorders>
                  <w:top w:val="single" w:sz="4" w:space="0" w:color="auto"/>
                  <w:left w:val="single" w:sz="4" w:space="0" w:color="auto"/>
                  <w:bottom w:val="nil"/>
                  <w:right w:val="single" w:sz="4" w:space="0" w:color="auto"/>
                </w:tcBorders>
                <w:shd w:val="clear" w:color="auto" w:fill="000000" w:themeFill="text1"/>
              </w:tcPr>
            </w:tcPrChange>
          </w:tcPr>
          <w:p w14:paraId="5353F6EB" w14:textId="77777777" w:rsidR="001C76E7" w:rsidRPr="008915FD" w:rsidRDefault="001C76E7" w:rsidP="001C76E7">
            <w:pPr>
              <w:jc w:val="center"/>
              <w:rPr>
                <w:rFonts w:cstheme="minorHAnsi"/>
                <w:b/>
                <w:bCs/>
                <w:sz w:val="20"/>
                <w:szCs w:val="20"/>
              </w:rPr>
            </w:pPr>
            <w:r w:rsidRPr="008915FD">
              <w:rPr>
                <w:rFonts w:cstheme="minorHAnsi"/>
                <w:b/>
                <w:i/>
                <w:sz w:val="20"/>
                <w:szCs w:val="20"/>
              </w:rPr>
              <w:lastRenderedPageBreak/>
              <w:t>Disclaimer (penting untuk dibaca)</w:t>
            </w:r>
          </w:p>
        </w:tc>
      </w:tr>
      <w:tr w:rsidR="001C76E7" w:rsidRPr="008915FD" w14:paraId="0F18DB1D" w14:textId="77777777" w:rsidTr="006B610A">
        <w:tblPrEx>
          <w:tblW w:w="11070" w:type="dxa"/>
          <w:tblInd w:w="-5" w:type="dxa"/>
          <w:tblLayout w:type="fixed"/>
          <w:tblPrExChange w:id="2972" w:author="Indria Mukti Efayanti" w:date="2024-12-20T12:42:00Z" w16du:dateUtc="2024-12-20T05:42:00Z">
            <w:tblPrEx>
              <w:tblW w:w="11070" w:type="dxa"/>
              <w:tblInd w:w="-5" w:type="dxa"/>
              <w:tblLayout w:type="fixed"/>
            </w:tblPrEx>
          </w:tblPrExChange>
        </w:tblPrEx>
        <w:trPr>
          <w:trPrChange w:id="2973" w:author="Indria Mukti Efayanti" w:date="2024-12-20T12:42:00Z" w16du:dateUtc="2024-12-20T05:42:00Z">
            <w:trPr>
              <w:gridBefore w:val="4"/>
            </w:trPr>
          </w:trPrChange>
        </w:trPr>
        <w:tc>
          <w:tcPr>
            <w:tcW w:w="11070" w:type="dxa"/>
            <w:gridSpan w:val="43"/>
            <w:tcBorders>
              <w:top w:val="single" w:sz="4" w:space="0" w:color="auto"/>
              <w:left w:val="single" w:sz="4" w:space="0" w:color="auto"/>
              <w:bottom w:val="single" w:sz="4" w:space="0" w:color="auto"/>
              <w:right w:val="single" w:sz="4" w:space="0" w:color="auto"/>
            </w:tcBorders>
            <w:tcPrChange w:id="2974" w:author="Indria Mukti Efayanti" w:date="2024-12-20T12:42:00Z" w16du:dateUtc="2024-12-20T05:42:00Z">
              <w:tcPr>
                <w:tcW w:w="11070" w:type="dxa"/>
                <w:gridSpan w:val="72"/>
                <w:tcBorders>
                  <w:top w:val="single" w:sz="4" w:space="0" w:color="auto"/>
                  <w:left w:val="single" w:sz="4" w:space="0" w:color="auto"/>
                  <w:bottom w:val="nil"/>
                  <w:right w:val="single" w:sz="4" w:space="0" w:color="auto"/>
                </w:tcBorders>
              </w:tcPr>
            </w:tcPrChange>
          </w:tcPr>
          <w:p w14:paraId="1410BFF8" w14:textId="77777777" w:rsidR="001C76E7" w:rsidRPr="008915FD" w:rsidRDefault="001C76E7" w:rsidP="001C76E7">
            <w:pPr>
              <w:pStyle w:val="ListParagraph"/>
              <w:numPr>
                <w:ilvl w:val="0"/>
                <w:numId w:val="31"/>
              </w:numPr>
              <w:rPr>
                <w:rFonts w:cstheme="minorHAnsi"/>
                <w:b/>
                <w:i/>
                <w:sz w:val="20"/>
                <w:szCs w:val="20"/>
              </w:rPr>
            </w:pPr>
            <w:r w:rsidRPr="008915FD">
              <w:rPr>
                <w:rFonts w:cstheme="minorHAnsi"/>
                <w:b/>
                <w:i/>
                <w:sz w:val="20"/>
                <w:szCs w:val="20"/>
              </w:rPr>
              <w:t xml:space="preserve">Saya telah membaca, menerima penjelasan, dan memahami produk asuransi Mega Proteksi </w:t>
            </w:r>
            <w:ins w:id="2975" w:author="Yuyun Yunengsih" w:date="2026-03-30T16:42:00Z" w16du:dateUtc="2026-03-30T09:42:00Z">
              <w:r w:rsidR="00726246" w:rsidRPr="00726246">
                <w:rPr>
                  <w:rFonts w:cstheme="minorHAnsi"/>
                  <w:b/>
                  <w:i/>
                  <w:sz w:val="20"/>
                  <w:szCs w:val="20"/>
                  <w:highlight w:val="green"/>
                  <w:rPrChange w:id="2976" w:author="Yuyun Yunengsih" w:date="2026-03-30T16:43:00Z" w16du:dateUtc="2026-03-30T09:43:00Z">
                    <w:rPr>
                      <w:rFonts w:cstheme="minorHAnsi"/>
                      <w:b/>
                      <w:i/>
                      <w:sz w:val="20"/>
                      <w:szCs w:val="20"/>
                    </w:rPr>
                  </w:rPrChange>
                </w:rPr>
                <w:t>Masa Depan</w:t>
              </w:r>
              <w:r w:rsidR="00726246">
                <w:rPr>
                  <w:rFonts w:cstheme="minorHAnsi"/>
                  <w:b/>
                  <w:i/>
                  <w:sz w:val="20"/>
                  <w:szCs w:val="20"/>
                </w:rPr>
                <w:t xml:space="preserve"> </w:t>
              </w:r>
            </w:ins>
            <w:commentRangeStart w:id="2977"/>
            <w:del w:id="2978" w:author="Yuyun Yunengsih" w:date="2026-03-30T16:43:00Z" w16du:dateUtc="2026-03-30T09:43:00Z">
              <w:r w:rsidRPr="00726246" w:rsidDel="00726246">
                <w:rPr>
                  <w:rFonts w:cstheme="minorHAnsi"/>
                  <w:b/>
                  <w:i/>
                  <w:sz w:val="20"/>
                  <w:szCs w:val="20"/>
                  <w:highlight w:val="green"/>
                  <w:rPrChange w:id="2979" w:author="Yuyun Yunengsih" w:date="2026-03-30T16:42:00Z" w16du:dateUtc="2026-03-30T09:42:00Z">
                    <w:rPr>
                      <w:rFonts w:cstheme="minorHAnsi"/>
                      <w:b/>
                      <w:i/>
                      <w:sz w:val="20"/>
                      <w:szCs w:val="20"/>
                    </w:rPr>
                  </w:rPrChange>
                </w:rPr>
                <w:delText>Dinamis</w:delText>
              </w:r>
              <w:commentRangeEnd w:id="2977"/>
              <w:r w:rsidR="00726246" w:rsidRPr="008915FD" w:rsidDel="00726246">
                <w:rPr>
                  <w:rStyle w:val="CommentReference"/>
                  <w:rFonts w:cstheme="minorHAnsi"/>
                  <w:b/>
                  <w:i/>
                  <w:sz w:val="20"/>
                  <w:szCs w:val="20"/>
                </w:rPr>
                <w:commentReference w:id="2977"/>
              </w:r>
              <w:r w:rsidRPr="008915FD" w:rsidDel="00726246">
                <w:rPr>
                  <w:rFonts w:cstheme="minorHAnsi"/>
                  <w:b/>
                  <w:i/>
                  <w:sz w:val="20"/>
                  <w:szCs w:val="20"/>
                </w:rPr>
                <w:delText xml:space="preserve"> </w:delText>
              </w:r>
            </w:del>
            <w:r w:rsidRPr="008915FD">
              <w:rPr>
                <w:rFonts w:cstheme="minorHAnsi"/>
                <w:b/>
                <w:i/>
                <w:sz w:val="20"/>
                <w:szCs w:val="20"/>
              </w:rPr>
              <w:t xml:space="preserve">sesuai Ringkasan Informasi Produk dan Layanan. </w:t>
            </w:r>
          </w:p>
          <w:p w14:paraId="61A15253" w14:textId="77777777" w:rsidR="001C76E7" w:rsidRPr="008915FD" w:rsidRDefault="001C76E7" w:rsidP="001C76E7">
            <w:pPr>
              <w:pStyle w:val="ListParagraph"/>
              <w:numPr>
                <w:ilvl w:val="0"/>
                <w:numId w:val="31"/>
              </w:numPr>
              <w:rPr>
                <w:rFonts w:cstheme="minorHAnsi"/>
                <w:b/>
                <w:i/>
                <w:sz w:val="20"/>
                <w:szCs w:val="20"/>
              </w:rPr>
            </w:pPr>
            <w:r w:rsidRPr="008915FD">
              <w:rPr>
                <w:rFonts w:cstheme="minorHAnsi"/>
                <w:b/>
                <w:i/>
                <w:sz w:val="20"/>
                <w:szCs w:val="20"/>
              </w:rPr>
              <w:t xml:space="preserve">Ringkasan Informasi Produk dan Layanan ini bukan merupakan bagian dari aplikasi pengajuan asuransi dan Polis. </w:t>
            </w:r>
          </w:p>
          <w:p w14:paraId="04E03411" w14:textId="77777777" w:rsidR="001C76E7" w:rsidRPr="008915FD" w:rsidRDefault="001C76E7" w:rsidP="001C76E7">
            <w:pPr>
              <w:pStyle w:val="ListParagraph"/>
              <w:numPr>
                <w:ilvl w:val="0"/>
                <w:numId w:val="31"/>
              </w:numPr>
              <w:rPr>
                <w:rFonts w:cstheme="minorHAnsi"/>
                <w:b/>
                <w:i/>
                <w:sz w:val="20"/>
                <w:szCs w:val="20"/>
              </w:rPr>
            </w:pPr>
            <w:r w:rsidRPr="008915FD">
              <w:rPr>
                <w:rFonts w:cstheme="minorHAnsi"/>
                <w:b/>
                <w:i/>
                <w:sz w:val="20"/>
                <w:szCs w:val="20"/>
              </w:rPr>
              <w:t>Saya telah membaca, memahami, dan menyetujui aplikasi pengajuan asuransi dan Polis (jika ada).</w:t>
            </w:r>
          </w:p>
          <w:p w14:paraId="283A1198" w14:textId="77777777" w:rsidR="001C76E7" w:rsidRPr="008915FD" w:rsidRDefault="001C76E7" w:rsidP="001C76E7">
            <w:pPr>
              <w:pStyle w:val="ListParagraph"/>
              <w:numPr>
                <w:ilvl w:val="0"/>
                <w:numId w:val="31"/>
              </w:numPr>
              <w:rPr>
                <w:rFonts w:cstheme="minorHAnsi"/>
                <w:b/>
                <w:i/>
                <w:sz w:val="20"/>
                <w:szCs w:val="20"/>
              </w:rPr>
            </w:pPr>
            <w:r w:rsidRPr="008915FD">
              <w:rPr>
                <w:rFonts w:cstheme="minorHAnsi"/>
                <w:b/>
                <w:i/>
                <w:sz w:val="20"/>
                <w:szCs w:val="20"/>
              </w:rPr>
              <w:t xml:space="preserve">Informasi yang tercakup dalam Ringkasan Informasi Produk dan Layanan ini berlaku sejak tanggal cetak dokumen sampai dengan adanya perubahan yang dilakukan oleh PT PFI Mega Life Insurance. </w:t>
            </w:r>
          </w:p>
          <w:p w14:paraId="56C1CE82" w14:textId="77777777" w:rsidR="001C76E7" w:rsidRPr="008915FD" w:rsidRDefault="001C76E7" w:rsidP="001C76E7">
            <w:pPr>
              <w:pStyle w:val="ListParagraph"/>
              <w:numPr>
                <w:ilvl w:val="0"/>
                <w:numId w:val="31"/>
              </w:numPr>
              <w:rPr>
                <w:rFonts w:cstheme="minorHAnsi"/>
                <w:b/>
                <w:i/>
                <w:sz w:val="20"/>
                <w:szCs w:val="20"/>
              </w:rPr>
            </w:pPr>
            <w:r w:rsidRPr="008915FD">
              <w:rPr>
                <w:rFonts w:cstheme="minorHAnsi"/>
                <w:b/>
                <w:i/>
                <w:sz w:val="20"/>
                <w:szCs w:val="20"/>
              </w:rPr>
              <w:t>Saya telah membaca dengan teliti Ringkasan Informasi Produk dan Layanan ini sebelum menyetujui pembelian produk dan bertanya kepada pegawai Perusahaan Asuransi atas semua hal terkait Ringkasan Informasi Produk dan Layanan ini.</w:t>
            </w:r>
          </w:p>
          <w:p w14:paraId="641C2658" w14:textId="77777777" w:rsidR="001C76E7" w:rsidRPr="008915FD" w:rsidRDefault="001C76E7" w:rsidP="001C76E7">
            <w:pPr>
              <w:pStyle w:val="ListParagraph"/>
              <w:numPr>
                <w:ilvl w:val="0"/>
                <w:numId w:val="31"/>
              </w:numPr>
              <w:rPr>
                <w:rFonts w:cstheme="minorHAnsi"/>
                <w:b/>
                <w:i/>
                <w:sz w:val="20"/>
                <w:szCs w:val="20"/>
                <w:rPrChange w:id="2980" w:author="Indria Mukti Efayanti" w:date="2025-04-25T17:01:00Z" w16du:dateUtc="2025-04-25T10:01:00Z">
                  <w:rPr>
                    <w:rFonts w:ascii="Calibri" w:hAnsi="Calibri" w:cs="Calibri"/>
                    <w:b/>
                    <w:i/>
                    <w:sz w:val="20"/>
                    <w:szCs w:val="20"/>
                  </w:rPr>
                </w:rPrChange>
              </w:rPr>
            </w:pPr>
            <w:r w:rsidRPr="008915FD">
              <w:rPr>
                <w:rFonts w:cstheme="minorHAnsi"/>
                <w:b/>
                <w:i/>
                <w:sz w:val="20"/>
                <w:szCs w:val="20"/>
              </w:rPr>
              <w:t>Saya menyatakan menyetujui dan menerima seluruh penjelasan yang diberikan dan bersedia melanjutkan pengajuan asuransi ini.</w:t>
            </w:r>
          </w:p>
          <w:p w14:paraId="26F7E4FF" w14:textId="77777777" w:rsidR="001C76E7" w:rsidRPr="008915FD" w:rsidRDefault="001C76E7" w:rsidP="001C76E7">
            <w:pPr>
              <w:rPr>
                <w:rFonts w:cstheme="minorHAnsi"/>
                <w:b/>
                <w:i/>
                <w:sz w:val="20"/>
                <w:szCs w:val="20"/>
              </w:rPr>
            </w:pPr>
          </w:p>
        </w:tc>
      </w:tr>
      <w:tr w:rsidR="001C76E7" w:rsidRPr="008915FD" w14:paraId="59B3C47A" w14:textId="77777777" w:rsidTr="006B610A">
        <w:tblPrEx>
          <w:tblW w:w="11070" w:type="dxa"/>
          <w:tblInd w:w="-5" w:type="dxa"/>
          <w:tblLayout w:type="fixed"/>
          <w:tblPrExChange w:id="2981" w:author="Indria Mukti Efayanti" w:date="2024-12-20T12:42:00Z" w16du:dateUtc="2024-12-20T05:42:00Z">
            <w:tblPrEx>
              <w:tblW w:w="11070" w:type="dxa"/>
              <w:tblInd w:w="-5" w:type="dxa"/>
              <w:tblLayout w:type="fixed"/>
            </w:tblPrEx>
          </w:tblPrExChange>
        </w:tblPrEx>
        <w:trPr>
          <w:trPrChange w:id="2982" w:author="Indria Mukti Efayanti" w:date="2024-12-20T12:42:00Z" w16du:dateUtc="2024-12-20T05:42:00Z">
            <w:trPr>
              <w:gridBefore w:val="4"/>
            </w:trPr>
          </w:trPrChange>
        </w:trPr>
        <w:tc>
          <w:tcPr>
            <w:tcW w:w="369" w:type="dxa"/>
            <w:tcBorders>
              <w:top w:val="single" w:sz="4" w:space="0" w:color="auto"/>
              <w:left w:val="single" w:sz="4" w:space="0" w:color="auto"/>
              <w:bottom w:val="nil"/>
              <w:right w:val="nil"/>
            </w:tcBorders>
            <w:tcPrChange w:id="2983" w:author="Indria Mukti Efayanti" w:date="2024-12-20T12:42:00Z" w16du:dateUtc="2024-12-20T05:42:00Z">
              <w:tcPr>
                <w:tcW w:w="369" w:type="dxa"/>
                <w:gridSpan w:val="2"/>
                <w:tcBorders>
                  <w:top w:val="nil"/>
                  <w:left w:val="single" w:sz="4" w:space="0" w:color="auto"/>
                  <w:bottom w:val="nil"/>
                  <w:right w:val="nil"/>
                </w:tcBorders>
              </w:tcPr>
            </w:tcPrChange>
          </w:tcPr>
          <w:p w14:paraId="479A9E28"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84" w:author="Indria Mukti Efayanti" w:date="2024-12-20T12:42:00Z" w16du:dateUtc="2024-12-20T05:42:00Z">
              <w:tcPr>
                <w:tcW w:w="369" w:type="dxa"/>
                <w:gridSpan w:val="3"/>
                <w:tcBorders>
                  <w:top w:val="nil"/>
                  <w:left w:val="nil"/>
                  <w:bottom w:val="nil"/>
                  <w:right w:val="nil"/>
                </w:tcBorders>
              </w:tcPr>
            </w:tcPrChange>
          </w:tcPr>
          <w:p w14:paraId="11B24E55"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85" w:author="Indria Mukti Efayanti" w:date="2024-12-20T12:42:00Z" w16du:dateUtc="2024-12-20T05:42:00Z">
              <w:tcPr>
                <w:tcW w:w="369" w:type="dxa"/>
                <w:gridSpan w:val="2"/>
                <w:tcBorders>
                  <w:top w:val="nil"/>
                  <w:left w:val="nil"/>
                  <w:bottom w:val="nil"/>
                  <w:right w:val="nil"/>
                </w:tcBorders>
              </w:tcPr>
            </w:tcPrChange>
          </w:tcPr>
          <w:p w14:paraId="0073D8A4"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86" w:author="Indria Mukti Efayanti" w:date="2024-12-20T12:42:00Z" w16du:dateUtc="2024-12-20T05:42:00Z">
              <w:tcPr>
                <w:tcW w:w="369" w:type="dxa"/>
                <w:gridSpan w:val="2"/>
                <w:tcBorders>
                  <w:top w:val="nil"/>
                  <w:left w:val="nil"/>
                  <w:bottom w:val="nil"/>
                  <w:right w:val="nil"/>
                </w:tcBorders>
              </w:tcPr>
            </w:tcPrChange>
          </w:tcPr>
          <w:p w14:paraId="774AC32C"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87" w:author="Indria Mukti Efayanti" w:date="2024-12-20T12:42:00Z" w16du:dateUtc="2024-12-20T05:42:00Z">
              <w:tcPr>
                <w:tcW w:w="369" w:type="dxa"/>
                <w:gridSpan w:val="3"/>
                <w:tcBorders>
                  <w:top w:val="nil"/>
                  <w:left w:val="nil"/>
                  <w:bottom w:val="nil"/>
                  <w:right w:val="nil"/>
                </w:tcBorders>
              </w:tcPr>
            </w:tcPrChange>
          </w:tcPr>
          <w:p w14:paraId="0A2E66A6"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88" w:author="Indria Mukti Efayanti" w:date="2024-12-20T12:42:00Z" w16du:dateUtc="2024-12-20T05:42:00Z">
              <w:tcPr>
                <w:tcW w:w="369" w:type="dxa"/>
                <w:gridSpan w:val="3"/>
                <w:tcBorders>
                  <w:top w:val="nil"/>
                  <w:left w:val="nil"/>
                  <w:bottom w:val="nil"/>
                  <w:right w:val="nil"/>
                </w:tcBorders>
              </w:tcPr>
            </w:tcPrChange>
          </w:tcPr>
          <w:p w14:paraId="3124B078"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89" w:author="Indria Mukti Efayanti" w:date="2024-12-20T12:42:00Z" w16du:dateUtc="2024-12-20T05:42:00Z">
              <w:tcPr>
                <w:tcW w:w="369" w:type="dxa"/>
                <w:gridSpan w:val="2"/>
                <w:tcBorders>
                  <w:top w:val="nil"/>
                  <w:left w:val="nil"/>
                  <w:bottom w:val="nil"/>
                  <w:right w:val="nil"/>
                </w:tcBorders>
              </w:tcPr>
            </w:tcPrChange>
          </w:tcPr>
          <w:p w14:paraId="6792ADFA"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90" w:author="Indria Mukti Efayanti" w:date="2024-12-20T12:42:00Z" w16du:dateUtc="2024-12-20T05:42:00Z">
              <w:tcPr>
                <w:tcW w:w="369" w:type="dxa"/>
                <w:gridSpan w:val="4"/>
                <w:tcBorders>
                  <w:top w:val="nil"/>
                  <w:left w:val="nil"/>
                  <w:bottom w:val="nil"/>
                  <w:right w:val="nil"/>
                </w:tcBorders>
              </w:tcPr>
            </w:tcPrChange>
          </w:tcPr>
          <w:p w14:paraId="01294D7B"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91" w:author="Indria Mukti Efayanti" w:date="2024-12-20T12:42:00Z" w16du:dateUtc="2024-12-20T05:42:00Z">
              <w:tcPr>
                <w:tcW w:w="369" w:type="dxa"/>
                <w:gridSpan w:val="3"/>
                <w:tcBorders>
                  <w:top w:val="nil"/>
                  <w:left w:val="nil"/>
                  <w:bottom w:val="nil"/>
                  <w:right w:val="nil"/>
                </w:tcBorders>
              </w:tcPr>
            </w:tcPrChange>
          </w:tcPr>
          <w:p w14:paraId="288E0C40"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2" w:author="Indria Mukti Efayanti" w:date="2024-12-20T12:42:00Z" w16du:dateUtc="2024-12-20T05:42:00Z">
              <w:tcPr>
                <w:tcW w:w="369" w:type="dxa"/>
                <w:gridSpan w:val="2"/>
                <w:tcBorders>
                  <w:top w:val="nil"/>
                  <w:left w:val="nil"/>
                  <w:bottom w:val="nil"/>
                  <w:right w:val="nil"/>
                </w:tcBorders>
              </w:tcPr>
            </w:tcPrChange>
          </w:tcPr>
          <w:p w14:paraId="6C78BF4D"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3" w:author="Indria Mukti Efayanti" w:date="2024-12-20T12:42:00Z" w16du:dateUtc="2024-12-20T05:42:00Z">
              <w:tcPr>
                <w:tcW w:w="369" w:type="dxa"/>
                <w:gridSpan w:val="2"/>
                <w:tcBorders>
                  <w:top w:val="nil"/>
                  <w:left w:val="nil"/>
                  <w:bottom w:val="nil"/>
                  <w:right w:val="nil"/>
                </w:tcBorders>
              </w:tcPr>
            </w:tcPrChange>
          </w:tcPr>
          <w:p w14:paraId="6F4FE052"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4" w:author="Indria Mukti Efayanti" w:date="2024-12-20T12:42:00Z" w16du:dateUtc="2024-12-20T05:42:00Z">
              <w:tcPr>
                <w:tcW w:w="369" w:type="dxa"/>
                <w:gridSpan w:val="2"/>
                <w:tcBorders>
                  <w:top w:val="nil"/>
                  <w:left w:val="nil"/>
                  <w:bottom w:val="nil"/>
                  <w:right w:val="nil"/>
                </w:tcBorders>
              </w:tcPr>
            </w:tcPrChange>
          </w:tcPr>
          <w:p w14:paraId="665DAF3C"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5" w:author="Indria Mukti Efayanti" w:date="2024-12-20T12:42:00Z" w16du:dateUtc="2024-12-20T05:42:00Z">
              <w:tcPr>
                <w:tcW w:w="369" w:type="dxa"/>
                <w:gridSpan w:val="3"/>
                <w:tcBorders>
                  <w:top w:val="nil"/>
                  <w:left w:val="nil"/>
                  <w:bottom w:val="nil"/>
                  <w:right w:val="nil"/>
                </w:tcBorders>
              </w:tcPr>
            </w:tcPrChange>
          </w:tcPr>
          <w:p w14:paraId="33187DF8"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2996" w:author="Indria Mukti Efayanti" w:date="2024-12-20T12:42:00Z" w16du:dateUtc="2024-12-20T05:42:00Z">
              <w:tcPr>
                <w:tcW w:w="369" w:type="dxa"/>
                <w:gridSpan w:val="2"/>
                <w:tcBorders>
                  <w:top w:val="nil"/>
                  <w:left w:val="nil"/>
                  <w:bottom w:val="nil"/>
                  <w:right w:val="nil"/>
                </w:tcBorders>
              </w:tcPr>
            </w:tcPrChange>
          </w:tcPr>
          <w:p w14:paraId="4DA55F85"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7" w:author="Indria Mukti Efayanti" w:date="2024-12-20T12:42:00Z" w16du:dateUtc="2024-12-20T05:42:00Z">
              <w:tcPr>
                <w:tcW w:w="369" w:type="dxa"/>
                <w:gridSpan w:val="4"/>
                <w:tcBorders>
                  <w:top w:val="nil"/>
                  <w:left w:val="nil"/>
                  <w:bottom w:val="nil"/>
                  <w:right w:val="nil"/>
                </w:tcBorders>
              </w:tcPr>
            </w:tcPrChange>
          </w:tcPr>
          <w:p w14:paraId="5C4E55A5" w14:textId="77777777" w:rsidR="001C76E7" w:rsidRPr="008915FD" w:rsidRDefault="001C76E7" w:rsidP="001C76E7">
            <w:pPr>
              <w:rPr>
                <w:rFonts w:cstheme="minorHAnsi"/>
                <w:b/>
                <w:bCs/>
                <w:sz w:val="20"/>
                <w:szCs w:val="20"/>
              </w:rPr>
            </w:pPr>
          </w:p>
        </w:tc>
        <w:tc>
          <w:tcPr>
            <w:tcW w:w="369" w:type="dxa"/>
            <w:gridSpan w:val="3"/>
            <w:tcBorders>
              <w:top w:val="single" w:sz="4" w:space="0" w:color="auto"/>
              <w:left w:val="nil"/>
              <w:bottom w:val="nil"/>
              <w:right w:val="nil"/>
            </w:tcBorders>
            <w:tcPrChange w:id="2998" w:author="Indria Mukti Efayanti" w:date="2024-12-20T12:42:00Z" w16du:dateUtc="2024-12-20T05:42:00Z">
              <w:tcPr>
                <w:tcW w:w="369" w:type="dxa"/>
                <w:gridSpan w:val="2"/>
                <w:tcBorders>
                  <w:top w:val="nil"/>
                  <w:left w:val="nil"/>
                  <w:bottom w:val="nil"/>
                  <w:right w:val="nil"/>
                </w:tcBorders>
              </w:tcPr>
            </w:tcPrChange>
          </w:tcPr>
          <w:p w14:paraId="44387D19"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2999" w:author="Indria Mukti Efayanti" w:date="2024-12-20T12:42:00Z" w16du:dateUtc="2024-12-20T05:42:00Z">
              <w:tcPr>
                <w:tcW w:w="369" w:type="dxa"/>
                <w:gridSpan w:val="2"/>
                <w:tcBorders>
                  <w:top w:val="nil"/>
                  <w:left w:val="nil"/>
                  <w:bottom w:val="nil"/>
                  <w:right w:val="nil"/>
                </w:tcBorders>
              </w:tcPr>
            </w:tcPrChange>
          </w:tcPr>
          <w:p w14:paraId="4623FFF9"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Change w:id="3000" w:author="Indria Mukti Efayanti" w:date="2024-12-20T12:42:00Z" w16du:dateUtc="2024-12-20T05:42:00Z">
              <w:tcPr>
                <w:tcW w:w="369" w:type="dxa"/>
                <w:gridSpan w:val="2"/>
                <w:tcBorders>
                  <w:top w:val="nil"/>
                  <w:left w:val="nil"/>
                  <w:bottom w:val="nil"/>
                  <w:right w:val="nil"/>
                </w:tcBorders>
              </w:tcPr>
            </w:tcPrChange>
          </w:tcPr>
          <w:p w14:paraId="6E1FCFC4"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3001" w:author="Indria Mukti Efayanti" w:date="2024-12-20T12:42:00Z" w16du:dateUtc="2024-12-20T05:42:00Z">
              <w:tcPr>
                <w:tcW w:w="369" w:type="dxa"/>
                <w:gridSpan w:val="4"/>
                <w:tcBorders>
                  <w:top w:val="nil"/>
                  <w:left w:val="nil"/>
                  <w:bottom w:val="nil"/>
                  <w:right w:val="nil"/>
                </w:tcBorders>
              </w:tcPr>
            </w:tcPrChange>
          </w:tcPr>
          <w:p w14:paraId="55728A03"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Change w:id="3002" w:author="Indria Mukti Efayanti" w:date="2024-12-20T12:42:00Z" w16du:dateUtc="2024-12-20T05:42:00Z">
              <w:tcPr>
                <w:tcW w:w="369" w:type="dxa"/>
                <w:gridSpan w:val="3"/>
                <w:tcBorders>
                  <w:top w:val="nil"/>
                  <w:left w:val="nil"/>
                  <w:bottom w:val="nil"/>
                  <w:right w:val="nil"/>
                </w:tcBorders>
              </w:tcPr>
            </w:tcPrChange>
          </w:tcPr>
          <w:p w14:paraId="26258004" w14:textId="77777777" w:rsidR="001C76E7" w:rsidRPr="008915FD" w:rsidRDefault="001C76E7" w:rsidP="001C76E7">
            <w:pPr>
              <w:rPr>
                <w:rFonts w:cstheme="minorHAnsi"/>
                <w:b/>
                <w:bCs/>
                <w:sz w:val="20"/>
                <w:szCs w:val="20"/>
              </w:rPr>
            </w:pPr>
          </w:p>
        </w:tc>
        <w:tc>
          <w:tcPr>
            <w:tcW w:w="3321" w:type="dxa"/>
            <w:gridSpan w:val="11"/>
            <w:tcBorders>
              <w:top w:val="single" w:sz="4" w:space="0" w:color="auto"/>
              <w:left w:val="nil"/>
              <w:bottom w:val="single" w:sz="4" w:space="0" w:color="auto"/>
              <w:right w:val="nil"/>
            </w:tcBorders>
            <w:tcPrChange w:id="3003" w:author="Indria Mukti Efayanti" w:date="2024-12-20T12:42:00Z" w16du:dateUtc="2024-12-20T05:42:00Z">
              <w:tcPr>
                <w:tcW w:w="3321" w:type="dxa"/>
                <w:gridSpan w:val="14"/>
                <w:tcBorders>
                  <w:top w:val="nil"/>
                  <w:left w:val="nil"/>
                  <w:bottom w:val="single" w:sz="4" w:space="0" w:color="auto"/>
                  <w:right w:val="nil"/>
                </w:tcBorders>
              </w:tcPr>
            </w:tcPrChange>
          </w:tcPr>
          <w:p w14:paraId="07ACD4A6" w14:textId="77777777" w:rsidR="001C76E7" w:rsidRPr="008915FD" w:rsidRDefault="001C76E7" w:rsidP="00096B21">
            <w:pPr>
              <w:jc w:val="center"/>
              <w:rPr>
                <w:rFonts w:cstheme="minorHAnsi"/>
                <w:i/>
                <w:iCs/>
                <w:sz w:val="20"/>
                <w:szCs w:val="20"/>
              </w:rPr>
              <w:pPrChange w:id="3004" w:author="Erick Hizkia Pangihutan Marbun" w:date="2026-07-01T13:36:00Z" w16du:dateUtc="2026-07-01T06:36:00Z">
                <w:pPr>
                  <w:jc w:val="right"/>
                </w:pPr>
              </w:pPrChange>
            </w:pPr>
            <w:r w:rsidRPr="008915FD">
              <w:rPr>
                <w:rFonts w:cstheme="minorHAnsi"/>
                <w:i/>
                <w:iCs/>
                <w:sz w:val="20"/>
                <w:szCs w:val="20"/>
              </w:rPr>
              <w:t>Calon Pemegang Polis</w:t>
            </w:r>
          </w:p>
        </w:tc>
        <w:tc>
          <w:tcPr>
            <w:tcW w:w="369" w:type="dxa"/>
            <w:gridSpan w:val="2"/>
            <w:tcBorders>
              <w:top w:val="single" w:sz="4" w:space="0" w:color="auto"/>
              <w:left w:val="nil"/>
              <w:bottom w:val="nil"/>
              <w:right w:val="single" w:sz="4" w:space="0" w:color="auto"/>
            </w:tcBorders>
            <w:tcPrChange w:id="3005" w:author="Indria Mukti Efayanti" w:date="2024-12-20T12:42:00Z" w16du:dateUtc="2024-12-20T05:42:00Z">
              <w:tcPr>
                <w:tcW w:w="369" w:type="dxa"/>
                <w:gridSpan w:val="6"/>
                <w:tcBorders>
                  <w:top w:val="nil"/>
                  <w:left w:val="nil"/>
                  <w:bottom w:val="nil"/>
                  <w:right w:val="single" w:sz="4" w:space="0" w:color="auto"/>
                </w:tcBorders>
              </w:tcPr>
            </w:tcPrChange>
          </w:tcPr>
          <w:p w14:paraId="0C66AAD1" w14:textId="77777777" w:rsidR="001C76E7" w:rsidRPr="008915FD" w:rsidRDefault="001C76E7" w:rsidP="001C76E7">
            <w:pPr>
              <w:rPr>
                <w:rFonts w:cstheme="minorHAnsi"/>
                <w:b/>
                <w:bCs/>
                <w:sz w:val="20"/>
                <w:szCs w:val="20"/>
              </w:rPr>
            </w:pPr>
          </w:p>
        </w:tc>
      </w:tr>
      <w:tr w:rsidR="001C76E7" w:rsidRPr="008915FD" w14:paraId="7C6960B1" w14:textId="77777777" w:rsidTr="004334C1">
        <w:tc>
          <w:tcPr>
            <w:tcW w:w="369" w:type="dxa"/>
            <w:tcBorders>
              <w:top w:val="nil"/>
              <w:left w:val="single" w:sz="4" w:space="0" w:color="auto"/>
              <w:bottom w:val="nil"/>
              <w:right w:val="nil"/>
            </w:tcBorders>
          </w:tcPr>
          <w:p w14:paraId="60857122"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7A520601"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37BD60B4"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733BB78"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16ABE1E2"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B05552B"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6A14A0E"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24A2E975"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18E2F669"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613E9DE"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4FFCDAD"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482527E"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46A39426"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C7750B2"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85F7CCD" w14:textId="77777777" w:rsidR="001C76E7" w:rsidRPr="008915FD" w:rsidRDefault="001C76E7" w:rsidP="001C76E7">
            <w:pPr>
              <w:rPr>
                <w:rFonts w:cstheme="minorHAnsi"/>
                <w:b/>
                <w:bCs/>
                <w:sz w:val="20"/>
                <w:szCs w:val="20"/>
              </w:rPr>
            </w:pPr>
          </w:p>
        </w:tc>
        <w:tc>
          <w:tcPr>
            <w:tcW w:w="369" w:type="dxa"/>
            <w:gridSpan w:val="3"/>
            <w:tcBorders>
              <w:top w:val="nil"/>
              <w:left w:val="nil"/>
              <w:bottom w:val="nil"/>
              <w:right w:val="nil"/>
            </w:tcBorders>
          </w:tcPr>
          <w:p w14:paraId="6243B0E4"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9E614A9"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6AB37E92"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30B8574"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single" w:sz="4" w:space="0" w:color="auto"/>
            </w:tcBorders>
          </w:tcPr>
          <w:p w14:paraId="6C0B6185" w14:textId="77777777" w:rsidR="001C76E7" w:rsidRPr="008915FD" w:rsidRDefault="001C76E7" w:rsidP="001C76E7">
            <w:pPr>
              <w:rPr>
                <w:rFonts w:cstheme="minorHAnsi"/>
                <w:b/>
                <w:bCs/>
                <w:sz w:val="20"/>
                <w:szCs w:val="20"/>
              </w:rPr>
            </w:pPr>
          </w:p>
        </w:tc>
        <w:tc>
          <w:tcPr>
            <w:tcW w:w="3321" w:type="dxa"/>
            <w:gridSpan w:val="11"/>
            <w:tcBorders>
              <w:top w:val="single" w:sz="4" w:space="0" w:color="auto"/>
              <w:left w:val="single" w:sz="4" w:space="0" w:color="auto"/>
              <w:bottom w:val="single" w:sz="4" w:space="0" w:color="auto"/>
              <w:right w:val="single" w:sz="4" w:space="0" w:color="auto"/>
            </w:tcBorders>
          </w:tcPr>
          <w:p w14:paraId="0BA915DF" w14:textId="77777777" w:rsidR="001C76E7" w:rsidRPr="008915FD" w:rsidRDefault="001C76E7" w:rsidP="001C76E7">
            <w:pPr>
              <w:rPr>
                <w:rFonts w:cstheme="minorHAnsi"/>
                <w:i/>
                <w:iCs/>
                <w:sz w:val="20"/>
                <w:szCs w:val="20"/>
              </w:rPr>
            </w:pPr>
          </w:p>
          <w:p w14:paraId="70B8BB70" w14:textId="77777777" w:rsidR="001C76E7" w:rsidRPr="008915FD" w:rsidRDefault="001C76E7" w:rsidP="001C76E7">
            <w:pPr>
              <w:rPr>
                <w:rFonts w:cstheme="minorHAnsi"/>
                <w:i/>
                <w:iCs/>
                <w:sz w:val="20"/>
                <w:szCs w:val="20"/>
              </w:rPr>
            </w:pPr>
          </w:p>
          <w:p w14:paraId="79FBB710" w14:textId="77777777" w:rsidR="001C76E7" w:rsidRPr="008915FD" w:rsidRDefault="001C76E7" w:rsidP="001C76E7">
            <w:pPr>
              <w:rPr>
                <w:rFonts w:cstheme="minorHAnsi"/>
                <w:i/>
                <w:iCs/>
                <w:sz w:val="20"/>
                <w:szCs w:val="20"/>
              </w:rPr>
            </w:pPr>
          </w:p>
          <w:p w14:paraId="48AAD8EC" w14:textId="7005901F" w:rsidR="001C76E7" w:rsidRPr="00096B21" w:rsidRDefault="001C76E7" w:rsidP="00096B21">
            <w:pPr>
              <w:jc w:val="center"/>
              <w:rPr>
                <w:rFonts w:cstheme="minorHAnsi"/>
                <w:i/>
                <w:iCs/>
                <w:sz w:val="20"/>
                <w:szCs w:val="20"/>
              </w:rPr>
              <w:pPrChange w:id="3006" w:author="Erick Hizkia Pangihutan Marbun" w:date="2026-07-01T13:36:00Z" w16du:dateUtc="2026-07-01T06:36:00Z">
                <w:pPr>
                  <w:jc w:val="right"/>
                </w:pPr>
              </w:pPrChange>
            </w:pPr>
            <w:del w:id="3007" w:author="Indria Mukti Efayanti" w:date="2025-01-06T23:23:00Z" w16du:dateUtc="2025-01-06T16:23:00Z">
              <w:r w:rsidRPr="00096B21" w:rsidDel="007060E1">
                <w:rPr>
                  <w:rFonts w:cstheme="minorHAnsi"/>
                  <w:i/>
                  <w:iCs/>
                  <w:color w:val="5B9BD5" w:themeColor="accent5"/>
                  <w:sz w:val="20"/>
                  <w:szCs w:val="20"/>
                  <w:rPrChange w:id="3008" w:author="Erick Hizkia Pangihutan Marbun" w:date="2026-07-01T13:37:00Z" w16du:dateUtc="2026-07-01T06:37:00Z">
                    <w:rPr>
                      <w:rFonts w:cstheme="minorHAnsi"/>
                      <w:i/>
                      <w:iCs/>
                      <w:color w:val="4472C4" w:themeColor="accent1"/>
                      <w:sz w:val="20"/>
                      <w:szCs w:val="20"/>
                    </w:rPr>
                  </w:rPrChange>
                </w:rPr>
                <w:delText>&lt;PolicyHolderName&gt;</w:delText>
              </w:r>
            </w:del>
            <w:ins w:id="3009" w:author="Indria Mukti Efayanti" w:date="2025-01-06T23:23:00Z" w16du:dateUtc="2025-01-06T16:23:00Z">
              <w:del w:id="3010" w:author="Erick Hizkia Pangihutan Marbun" w:date="2026-07-01T13:36:00Z" w16du:dateUtc="2026-07-01T06:36:00Z">
                <w:r w:rsidRPr="00096B21" w:rsidDel="00096B21">
                  <w:rPr>
                    <w:rFonts w:cstheme="minorHAnsi"/>
                    <w:i/>
                    <w:iCs/>
                    <w:color w:val="5B9BD5" w:themeColor="accent5"/>
                    <w:sz w:val="20"/>
                    <w:szCs w:val="20"/>
                    <w:rPrChange w:id="3011" w:author="Erick Hizkia Pangihutan Marbun" w:date="2026-07-01T13:37:00Z" w16du:dateUtc="2026-07-01T06:37:00Z">
                      <w:rPr>
                        <w:rFonts w:cstheme="minorHAnsi"/>
                        <w:i/>
                        <w:iCs/>
                        <w:color w:val="4472C4" w:themeColor="accent1"/>
                        <w:sz w:val="20"/>
                        <w:szCs w:val="20"/>
                      </w:rPr>
                    </w:rPrChange>
                  </w:rPr>
                  <w:delText>Sabar</w:delText>
                </w:r>
              </w:del>
            </w:ins>
            <w:ins w:id="3012" w:author="Erick Hizkia Pangihutan Marbun" w:date="2026-07-01T13:36:00Z" w16du:dateUtc="2026-07-01T06:36:00Z">
              <w:r w:rsidR="00096B21" w:rsidRPr="00096B21">
                <w:rPr>
                  <w:rFonts w:cstheme="minorHAnsi"/>
                  <w:i/>
                  <w:iCs/>
                  <w:color w:val="5B9BD5" w:themeColor="accent5"/>
                  <w:sz w:val="20"/>
                  <w:szCs w:val="20"/>
                  <w:rPrChange w:id="3013" w:author="Erick Hizkia Pangihutan Marbun" w:date="2026-07-01T13:37:00Z" w16du:dateUtc="2026-07-01T06:37:00Z">
                    <w:rPr>
                      <w:rFonts w:cstheme="minorHAnsi"/>
                      <w:sz w:val="20"/>
                      <w:szCs w:val="20"/>
                    </w:rPr>
                  </w:rPrChange>
                </w:rPr>
                <w:t>&lt;Name of Policy Holder&gt;</w:t>
              </w:r>
            </w:ins>
          </w:p>
        </w:tc>
        <w:tc>
          <w:tcPr>
            <w:tcW w:w="369" w:type="dxa"/>
            <w:gridSpan w:val="2"/>
            <w:tcBorders>
              <w:top w:val="nil"/>
              <w:left w:val="single" w:sz="4" w:space="0" w:color="auto"/>
              <w:bottom w:val="nil"/>
              <w:right w:val="single" w:sz="4" w:space="0" w:color="auto"/>
            </w:tcBorders>
          </w:tcPr>
          <w:p w14:paraId="5D50B62A" w14:textId="77777777" w:rsidR="001C76E7" w:rsidRPr="008915FD" w:rsidRDefault="001C76E7" w:rsidP="001C76E7">
            <w:pPr>
              <w:rPr>
                <w:rFonts w:cstheme="minorHAnsi"/>
                <w:b/>
                <w:bCs/>
                <w:sz w:val="20"/>
                <w:szCs w:val="20"/>
              </w:rPr>
            </w:pPr>
          </w:p>
        </w:tc>
      </w:tr>
      <w:tr w:rsidR="001C76E7" w:rsidRPr="008915FD" w14:paraId="12CA09CB" w14:textId="77777777" w:rsidTr="004334C1">
        <w:tc>
          <w:tcPr>
            <w:tcW w:w="369" w:type="dxa"/>
            <w:tcBorders>
              <w:top w:val="nil"/>
              <w:left w:val="single" w:sz="4" w:space="0" w:color="auto"/>
              <w:bottom w:val="nil"/>
              <w:right w:val="nil"/>
            </w:tcBorders>
          </w:tcPr>
          <w:p w14:paraId="71AF54AB"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6E501363"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1104B321"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C58BDB2"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73724528"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1D3F42A"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3B4AA0A3"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39015B98"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423A08D"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65D2FBE4"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6A163C48"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21389EB"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29EEE8F"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632DD42"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85F09CF" w14:textId="77777777" w:rsidR="001C76E7" w:rsidRPr="008915FD" w:rsidRDefault="001C76E7" w:rsidP="001C76E7">
            <w:pPr>
              <w:rPr>
                <w:rFonts w:cstheme="minorHAnsi"/>
                <w:b/>
                <w:bCs/>
                <w:sz w:val="20"/>
                <w:szCs w:val="20"/>
              </w:rPr>
            </w:pPr>
          </w:p>
        </w:tc>
        <w:tc>
          <w:tcPr>
            <w:tcW w:w="369" w:type="dxa"/>
            <w:gridSpan w:val="3"/>
            <w:tcBorders>
              <w:top w:val="nil"/>
              <w:left w:val="nil"/>
              <w:bottom w:val="nil"/>
              <w:right w:val="nil"/>
            </w:tcBorders>
          </w:tcPr>
          <w:p w14:paraId="71084C6C"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6668BFBF"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B90ED9C"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61F850BD"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E3E3F0D"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
          <w:p w14:paraId="050587C7"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40369DA8"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0A4B10FF"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7CD7CDBE"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7DFCDA52"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685075FF"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71CB9B5D" w14:textId="77777777" w:rsidR="001C76E7" w:rsidRPr="008915FD" w:rsidRDefault="001C76E7" w:rsidP="001C76E7">
            <w:pPr>
              <w:rPr>
                <w:rFonts w:cstheme="minorHAnsi"/>
                <w:b/>
                <w:bCs/>
                <w:sz w:val="20"/>
                <w:szCs w:val="20"/>
              </w:rPr>
            </w:pPr>
          </w:p>
        </w:tc>
        <w:tc>
          <w:tcPr>
            <w:tcW w:w="369" w:type="dxa"/>
            <w:tcBorders>
              <w:top w:val="single" w:sz="4" w:space="0" w:color="auto"/>
              <w:left w:val="nil"/>
              <w:bottom w:val="nil"/>
              <w:right w:val="nil"/>
            </w:tcBorders>
          </w:tcPr>
          <w:p w14:paraId="2B1435EC" w14:textId="77777777" w:rsidR="001C76E7" w:rsidRPr="008915FD" w:rsidRDefault="001C76E7" w:rsidP="001C76E7">
            <w:pPr>
              <w:rPr>
                <w:rFonts w:cstheme="minorHAnsi"/>
                <w:b/>
                <w:bCs/>
                <w:sz w:val="20"/>
                <w:szCs w:val="20"/>
              </w:rPr>
            </w:pPr>
          </w:p>
        </w:tc>
        <w:tc>
          <w:tcPr>
            <w:tcW w:w="369" w:type="dxa"/>
            <w:gridSpan w:val="2"/>
            <w:tcBorders>
              <w:top w:val="single" w:sz="4" w:space="0" w:color="auto"/>
              <w:left w:val="nil"/>
              <w:bottom w:val="nil"/>
              <w:right w:val="nil"/>
            </w:tcBorders>
          </w:tcPr>
          <w:p w14:paraId="41657161"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single" w:sz="4" w:space="0" w:color="auto"/>
            </w:tcBorders>
          </w:tcPr>
          <w:p w14:paraId="6BBB7D7D" w14:textId="77777777" w:rsidR="001C76E7" w:rsidRPr="008915FD" w:rsidRDefault="001C76E7" w:rsidP="001C76E7">
            <w:pPr>
              <w:rPr>
                <w:rFonts w:cstheme="minorHAnsi"/>
                <w:b/>
                <w:bCs/>
                <w:sz w:val="20"/>
                <w:szCs w:val="20"/>
              </w:rPr>
            </w:pPr>
          </w:p>
        </w:tc>
      </w:tr>
      <w:tr w:rsidR="001C76E7" w:rsidRPr="008915FD" w14:paraId="20155B16" w14:textId="77777777" w:rsidTr="004334C1">
        <w:tc>
          <w:tcPr>
            <w:tcW w:w="369" w:type="dxa"/>
            <w:tcBorders>
              <w:top w:val="nil"/>
              <w:left w:val="single" w:sz="4" w:space="0" w:color="auto"/>
              <w:bottom w:val="nil"/>
              <w:right w:val="nil"/>
            </w:tcBorders>
          </w:tcPr>
          <w:p w14:paraId="6BE65B14" w14:textId="77777777" w:rsidR="001C76E7" w:rsidRPr="008915FD" w:rsidRDefault="001C76E7" w:rsidP="001C76E7">
            <w:pPr>
              <w:rPr>
                <w:rFonts w:cstheme="minorHAnsi"/>
                <w:b/>
                <w:bCs/>
                <w:sz w:val="20"/>
                <w:szCs w:val="20"/>
              </w:rPr>
            </w:pPr>
          </w:p>
        </w:tc>
        <w:tc>
          <w:tcPr>
            <w:tcW w:w="10332" w:type="dxa"/>
            <w:gridSpan w:val="40"/>
            <w:tcBorders>
              <w:top w:val="nil"/>
              <w:left w:val="nil"/>
              <w:bottom w:val="nil"/>
              <w:right w:val="nil"/>
            </w:tcBorders>
          </w:tcPr>
          <w:p w14:paraId="7F410027" w14:textId="77777777" w:rsidR="001C76E7" w:rsidRPr="008915FD" w:rsidRDefault="001C76E7" w:rsidP="001C76E7">
            <w:pPr>
              <w:rPr>
                <w:rFonts w:cstheme="minorHAnsi"/>
                <w:b/>
                <w:i/>
                <w:sz w:val="20"/>
                <w:szCs w:val="20"/>
              </w:rPr>
            </w:pPr>
            <w:r w:rsidRPr="008915FD">
              <w:rPr>
                <w:rFonts w:cstheme="minorHAnsi"/>
                <w:b/>
                <w:i/>
                <w:sz w:val="20"/>
                <w:szCs w:val="20"/>
              </w:rPr>
              <w:t>TENAGA PEMASAR</w:t>
            </w:r>
          </w:p>
          <w:p w14:paraId="7BAFDBF7" w14:textId="77777777" w:rsidR="001C76E7" w:rsidRPr="008915FD" w:rsidRDefault="001C76E7" w:rsidP="001C76E7">
            <w:pPr>
              <w:rPr>
                <w:ins w:id="3014" w:author="Indria Mukti Efayanti" w:date="2025-01-08T15:51:00Z" w16du:dateUtc="2025-01-08T08:51:00Z"/>
                <w:rFonts w:cstheme="minorHAnsi"/>
                <w:b/>
                <w:i/>
                <w:sz w:val="20"/>
                <w:szCs w:val="20"/>
              </w:rPr>
            </w:pPr>
            <w:r w:rsidRPr="008915FD">
              <w:rPr>
                <w:rFonts w:cstheme="minorHAnsi"/>
                <w:b/>
                <w:i/>
                <w:sz w:val="20"/>
                <w:szCs w:val="20"/>
              </w:rPr>
              <w:t>Saya dengan ini menyatakan bahwa Saya sudah menerangkan dan memberikan penjelasan dengan baik atas produk asuransi yang ditawarkan melalui ilustrasi ini secara langsung kepada Calon Pemegang Polis yang namanya tertera pada Ringkasan Informasi Produk dan Layanan ini.</w:t>
            </w:r>
          </w:p>
          <w:p w14:paraId="2496800E" w14:textId="77777777" w:rsidR="001C76E7" w:rsidRPr="008915FD" w:rsidRDefault="001C76E7" w:rsidP="001C76E7">
            <w:pPr>
              <w:rPr>
                <w:ins w:id="3015" w:author="Indria Mukti Efayanti" w:date="2025-01-08T15:51:00Z" w16du:dateUtc="2025-01-08T08:51:00Z"/>
                <w:rFonts w:cstheme="minorHAnsi"/>
                <w:b/>
                <w:i/>
                <w:sz w:val="20"/>
                <w:szCs w:val="20"/>
              </w:rPr>
            </w:pPr>
          </w:p>
          <w:p w14:paraId="3CBB4D29" w14:textId="77777777" w:rsidR="001C76E7" w:rsidRPr="008915FD" w:rsidRDefault="001C76E7" w:rsidP="001C76E7">
            <w:pPr>
              <w:rPr>
                <w:ins w:id="3016" w:author="Indria Mukti Efayanti" w:date="2025-01-08T15:51:00Z" w16du:dateUtc="2025-01-08T08:51:00Z"/>
                <w:rFonts w:cstheme="minorHAnsi"/>
                <w:b/>
                <w:i/>
                <w:sz w:val="20"/>
                <w:szCs w:val="20"/>
              </w:rPr>
            </w:pPr>
          </w:p>
          <w:p w14:paraId="788C00F2" w14:textId="77777777" w:rsidR="001C76E7" w:rsidRPr="008915FD" w:rsidRDefault="001C76E7" w:rsidP="001C76E7">
            <w:pPr>
              <w:rPr>
                <w:ins w:id="3017" w:author="Indria Mukti Efayanti" w:date="2025-01-08T15:51:00Z" w16du:dateUtc="2025-01-08T08:51:00Z"/>
                <w:rFonts w:cstheme="minorHAnsi"/>
                <w:b/>
                <w:i/>
                <w:sz w:val="20"/>
                <w:szCs w:val="20"/>
              </w:rPr>
            </w:pPr>
          </w:p>
          <w:p w14:paraId="2E0D4910"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single" w:sz="4" w:space="0" w:color="auto"/>
            </w:tcBorders>
          </w:tcPr>
          <w:p w14:paraId="4EB8BC1C" w14:textId="77777777" w:rsidR="001C76E7" w:rsidRPr="008915FD" w:rsidRDefault="001C76E7" w:rsidP="001C76E7">
            <w:pPr>
              <w:rPr>
                <w:rFonts w:cstheme="minorHAnsi"/>
                <w:b/>
                <w:bCs/>
                <w:sz w:val="20"/>
                <w:szCs w:val="20"/>
              </w:rPr>
            </w:pPr>
          </w:p>
        </w:tc>
      </w:tr>
      <w:tr w:rsidR="001C76E7" w:rsidRPr="008915FD" w14:paraId="3AD4546D" w14:textId="77777777" w:rsidTr="004334C1">
        <w:tc>
          <w:tcPr>
            <w:tcW w:w="369" w:type="dxa"/>
            <w:tcBorders>
              <w:top w:val="nil"/>
              <w:left w:val="single" w:sz="4" w:space="0" w:color="auto"/>
              <w:bottom w:val="nil"/>
              <w:right w:val="nil"/>
            </w:tcBorders>
          </w:tcPr>
          <w:p w14:paraId="6E541775"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2B14D3C0"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90C241F"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41D29C04"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47B82EBA"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7FE57746"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11DB33D"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B71F9EA"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2E8D35D0"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7A56420D"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5A30F697"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370E117"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3C77E7DA"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F066E62"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14C59DCA" w14:textId="77777777" w:rsidR="001C76E7" w:rsidRPr="008915FD" w:rsidRDefault="001C76E7" w:rsidP="001C76E7">
            <w:pPr>
              <w:rPr>
                <w:rFonts w:cstheme="minorHAnsi"/>
                <w:b/>
                <w:bCs/>
                <w:sz w:val="20"/>
                <w:szCs w:val="20"/>
              </w:rPr>
            </w:pPr>
          </w:p>
        </w:tc>
        <w:tc>
          <w:tcPr>
            <w:tcW w:w="369" w:type="dxa"/>
            <w:gridSpan w:val="3"/>
            <w:tcBorders>
              <w:top w:val="nil"/>
              <w:left w:val="nil"/>
              <w:bottom w:val="nil"/>
              <w:right w:val="nil"/>
            </w:tcBorders>
          </w:tcPr>
          <w:p w14:paraId="7C430F58"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33B08F51"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1776E315"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46F24923"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7EC9982" w14:textId="77777777" w:rsidR="001C76E7" w:rsidRPr="008915FD" w:rsidRDefault="001C76E7" w:rsidP="001C76E7">
            <w:pPr>
              <w:rPr>
                <w:rFonts w:cstheme="minorHAnsi"/>
                <w:b/>
                <w:bCs/>
                <w:sz w:val="20"/>
                <w:szCs w:val="20"/>
              </w:rPr>
            </w:pPr>
          </w:p>
        </w:tc>
        <w:tc>
          <w:tcPr>
            <w:tcW w:w="3321" w:type="dxa"/>
            <w:gridSpan w:val="11"/>
            <w:tcBorders>
              <w:top w:val="nil"/>
              <w:left w:val="nil"/>
              <w:bottom w:val="single" w:sz="4" w:space="0" w:color="auto"/>
              <w:right w:val="nil"/>
            </w:tcBorders>
          </w:tcPr>
          <w:p w14:paraId="2AC9E93E" w14:textId="77777777" w:rsidR="001C76E7" w:rsidRPr="008915FD" w:rsidRDefault="001C76E7" w:rsidP="00096B21">
            <w:pPr>
              <w:jc w:val="center"/>
              <w:rPr>
                <w:rFonts w:cstheme="minorHAnsi"/>
                <w:b/>
                <w:bCs/>
                <w:sz w:val="20"/>
                <w:szCs w:val="20"/>
              </w:rPr>
              <w:pPrChange w:id="3018" w:author="Erick Hizkia Pangihutan Marbun" w:date="2026-07-01T13:36:00Z" w16du:dateUtc="2026-07-01T06:36:00Z">
                <w:pPr>
                  <w:jc w:val="right"/>
                </w:pPr>
              </w:pPrChange>
            </w:pPr>
            <w:r w:rsidRPr="008915FD">
              <w:rPr>
                <w:rFonts w:cstheme="minorHAnsi"/>
                <w:i/>
                <w:iCs/>
                <w:sz w:val="20"/>
                <w:szCs w:val="20"/>
              </w:rPr>
              <w:t>Tenaga Pemasar</w:t>
            </w:r>
          </w:p>
        </w:tc>
        <w:tc>
          <w:tcPr>
            <w:tcW w:w="369" w:type="dxa"/>
            <w:gridSpan w:val="2"/>
            <w:tcBorders>
              <w:top w:val="nil"/>
              <w:left w:val="nil"/>
              <w:bottom w:val="nil"/>
              <w:right w:val="single" w:sz="4" w:space="0" w:color="auto"/>
            </w:tcBorders>
          </w:tcPr>
          <w:p w14:paraId="1F05C146" w14:textId="77777777" w:rsidR="001C76E7" w:rsidRPr="008915FD" w:rsidRDefault="001C76E7" w:rsidP="001C76E7">
            <w:pPr>
              <w:rPr>
                <w:rFonts w:cstheme="minorHAnsi"/>
                <w:b/>
                <w:bCs/>
                <w:sz w:val="20"/>
                <w:szCs w:val="20"/>
              </w:rPr>
            </w:pPr>
          </w:p>
        </w:tc>
      </w:tr>
      <w:tr w:rsidR="001C76E7" w:rsidRPr="008915FD" w14:paraId="023166FD" w14:textId="77777777" w:rsidTr="004334C1">
        <w:tc>
          <w:tcPr>
            <w:tcW w:w="369" w:type="dxa"/>
            <w:tcBorders>
              <w:top w:val="nil"/>
              <w:left w:val="single" w:sz="4" w:space="0" w:color="auto"/>
              <w:bottom w:val="nil"/>
              <w:right w:val="nil"/>
            </w:tcBorders>
          </w:tcPr>
          <w:p w14:paraId="7EB7A3B3"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660FFC84"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0E5742C7"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44A97235"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338F31A6"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17707158"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4FB8EDBF"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04859BBF"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14B49C52"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6FDDB686"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7B0307C"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D40DDFD"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C90FDB1"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1612D6A"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18182B9A" w14:textId="77777777" w:rsidR="001C76E7" w:rsidRPr="008915FD" w:rsidRDefault="001C76E7" w:rsidP="001C76E7">
            <w:pPr>
              <w:rPr>
                <w:rFonts w:cstheme="minorHAnsi"/>
                <w:b/>
                <w:bCs/>
                <w:sz w:val="20"/>
                <w:szCs w:val="20"/>
              </w:rPr>
            </w:pPr>
          </w:p>
        </w:tc>
        <w:tc>
          <w:tcPr>
            <w:tcW w:w="369" w:type="dxa"/>
            <w:gridSpan w:val="3"/>
            <w:tcBorders>
              <w:top w:val="nil"/>
              <w:left w:val="nil"/>
              <w:bottom w:val="nil"/>
              <w:right w:val="nil"/>
            </w:tcBorders>
          </w:tcPr>
          <w:p w14:paraId="724D8297"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2297DE48" w14:textId="77777777" w:rsidR="001C76E7" w:rsidRPr="008915FD" w:rsidRDefault="001C76E7" w:rsidP="001C76E7">
            <w:pPr>
              <w:rPr>
                <w:rFonts w:cstheme="minorHAnsi"/>
                <w:b/>
                <w:bCs/>
                <w:sz w:val="20"/>
                <w:szCs w:val="20"/>
              </w:rPr>
            </w:pPr>
          </w:p>
        </w:tc>
        <w:tc>
          <w:tcPr>
            <w:tcW w:w="369" w:type="dxa"/>
            <w:tcBorders>
              <w:top w:val="nil"/>
              <w:left w:val="nil"/>
              <w:bottom w:val="nil"/>
              <w:right w:val="nil"/>
            </w:tcBorders>
          </w:tcPr>
          <w:p w14:paraId="37373AB6"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nil"/>
            </w:tcBorders>
          </w:tcPr>
          <w:p w14:paraId="5CD427B1" w14:textId="77777777" w:rsidR="001C76E7" w:rsidRPr="008915FD" w:rsidRDefault="001C76E7" w:rsidP="001C76E7">
            <w:pPr>
              <w:rPr>
                <w:rFonts w:cstheme="minorHAnsi"/>
                <w:b/>
                <w:bCs/>
                <w:sz w:val="20"/>
                <w:szCs w:val="20"/>
              </w:rPr>
            </w:pPr>
          </w:p>
        </w:tc>
        <w:tc>
          <w:tcPr>
            <w:tcW w:w="369" w:type="dxa"/>
            <w:gridSpan w:val="2"/>
            <w:tcBorders>
              <w:top w:val="nil"/>
              <w:left w:val="nil"/>
              <w:bottom w:val="nil"/>
              <w:right w:val="single" w:sz="4" w:space="0" w:color="auto"/>
            </w:tcBorders>
          </w:tcPr>
          <w:p w14:paraId="52038765" w14:textId="77777777" w:rsidR="001C76E7" w:rsidRPr="008915FD" w:rsidRDefault="001C76E7" w:rsidP="001C76E7">
            <w:pPr>
              <w:rPr>
                <w:rFonts w:cstheme="minorHAnsi"/>
                <w:b/>
                <w:bCs/>
                <w:sz w:val="20"/>
                <w:szCs w:val="20"/>
              </w:rPr>
            </w:pPr>
          </w:p>
        </w:tc>
        <w:tc>
          <w:tcPr>
            <w:tcW w:w="3321" w:type="dxa"/>
            <w:gridSpan w:val="11"/>
            <w:tcBorders>
              <w:top w:val="single" w:sz="4" w:space="0" w:color="auto"/>
              <w:left w:val="single" w:sz="4" w:space="0" w:color="auto"/>
              <w:bottom w:val="single" w:sz="4" w:space="0" w:color="auto"/>
              <w:right w:val="single" w:sz="4" w:space="0" w:color="auto"/>
            </w:tcBorders>
          </w:tcPr>
          <w:p w14:paraId="6C6DFC37" w14:textId="77777777" w:rsidR="001C76E7" w:rsidRPr="008915FD" w:rsidRDefault="001C76E7" w:rsidP="001C76E7">
            <w:pPr>
              <w:rPr>
                <w:rFonts w:cstheme="minorHAnsi"/>
                <w:sz w:val="20"/>
                <w:szCs w:val="20"/>
              </w:rPr>
            </w:pPr>
          </w:p>
          <w:p w14:paraId="5271B19B" w14:textId="77777777" w:rsidR="001C76E7" w:rsidRPr="008915FD" w:rsidRDefault="001C76E7" w:rsidP="001C76E7">
            <w:pPr>
              <w:rPr>
                <w:rFonts w:cstheme="minorHAnsi"/>
                <w:sz w:val="20"/>
                <w:szCs w:val="20"/>
              </w:rPr>
            </w:pPr>
          </w:p>
          <w:p w14:paraId="6EB7693D" w14:textId="77777777" w:rsidR="001C76E7" w:rsidRPr="008915FD" w:rsidRDefault="001C76E7" w:rsidP="001C76E7">
            <w:pPr>
              <w:rPr>
                <w:rFonts w:cstheme="minorHAnsi"/>
                <w:sz w:val="20"/>
                <w:szCs w:val="20"/>
              </w:rPr>
            </w:pPr>
          </w:p>
          <w:p w14:paraId="0D4D3283" w14:textId="49C1710B" w:rsidR="001C76E7" w:rsidRPr="00096B21" w:rsidRDefault="001C76E7" w:rsidP="00096B21">
            <w:pPr>
              <w:jc w:val="center"/>
              <w:rPr>
                <w:rFonts w:cstheme="minorHAnsi"/>
                <w:i/>
                <w:iCs/>
                <w:sz w:val="20"/>
                <w:szCs w:val="20"/>
                <w:rPrChange w:id="3019" w:author="Erick Hizkia Pangihutan Marbun" w:date="2026-07-01T13:36:00Z" w16du:dateUtc="2026-07-01T06:36:00Z">
                  <w:rPr>
                    <w:rFonts w:cstheme="minorHAnsi"/>
                    <w:sz w:val="20"/>
                    <w:szCs w:val="20"/>
                  </w:rPr>
                </w:rPrChange>
              </w:rPr>
              <w:pPrChange w:id="3020" w:author="Erick Hizkia Pangihutan Marbun" w:date="2026-07-01T13:36:00Z" w16du:dateUtc="2026-07-01T06:36:00Z">
                <w:pPr>
                  <w:jc w:val="right"/>
                </w:pPr>
              </w:pPrChange>
            </w:pPr>
            <w:del w:id="3021" w:author="Indria Mukti Efayanti" w:date="2025-01-06T23:23:00Z" w16du:dateUtc="2025-01-06T16:23:00Z">
              <w:r w:rsidRPr="00096B21" w:rsidDel="007060E1">
                <w:rPr>
                  <w:rFonts w:cstheme="minorHAnsi"/>
                  <w:i/>
                  <w:iCs/>
                  <w:color w:val="5B9BD5" w:themeColor="accent5"/>
                  <w:sz w:val="20"/>
                  <w:szCs w:val="20"/>
                  <w:rPrChange w:id="3022" w:author="Erick Hizkia Pangihutan Marbun" w:date="2026-07-01T13:36:00Z" w16du:dateUtc="2026-07-01T06:36:00Z">
                    <w:rPr>
                      <w:rFonts w:cstheme="minorHAnsi"/>
                      <w:i/>
                      <w:iCs/>
                      <w:color w:val="4472C4" w:themeColor="accent1"/>
                      <w:sz w:val="20"/>
                      <w:szCs w:val="20"/>
                    </w:rPr>
                  </w:rPrChange>
                </w:rPr>
                <w:delText>&lt;AgentName&gt;</w:delText>
              </w:r>
            </w:del>
            <w:ins w:id="3023" w:author="Indria Mukti Efayanti" w:date="2025-01-06T23:23:00Z" w16du:dateUtc="2025-01-06T16:23:00Z">
              <w:del w:id="3024" w:author="Erick Hizkia Pangihutan Marbun" w:date="2026-07-01T13:36:00Z" w16du:dateUtc="2026-07-01T06:36:00Z">
                <w:r w:rsidRPr="00096B21" w:rsidDel="00096B21">
                  <w:rPr>
                    <w:rFonts w:cstheme="minorHAnsi"/>
                    <w:i/>
                    <w:iCs/>
                    <w:color w:val="5B9BD5" w:themeColor="accent5"/>
                    <w:sz w:val="20"/>
                    <w:szCs w:val="20"/>
                    <w:rPrChange w:id="3025" w:author="Erick Hizkia Pangihutan Marbun" w:date="2026-07-01T13:36:00Z" w16du:dateUtc="2026-07-01T06:36:00Z">
                      <w:rPr>
                        <w:rFonts w:cstheme="minorHAnsi"/>
                        <w:i/>
                        <w:iCs/>
                        <w:color w:val="4472C4" w:themeColor="accent1"/>
                        <w:sz w:val="20"/>
                        <w:szCs w:val="20"/>
                      </w:rPr>
                    </w:rPrChange>
                  </w:rPr>
                  <w:delText xml:space="preserve">Agen </w:delText>
                </w:r>
              </w:del>
            </w:ins>
            <w:ins w:id="3026" w:author="Indria Mukti Efayanti" w:date="2025-01-08T12:50:00Z" w16du:dateUtc="2025-01-08T05:50:00Z">
              <w:del w:id="3027" w:author="Erick Hizkia Pangihutan Marbun" w:date="2026-07-01T13:36:00Z" w16du:dateUtc="2026-07-01T06:36:00Z">
                <w:r w:rsidRPr="00096B21" w:rsidDel="00096B21">
                  <w:rPr>
                    <w:rFonts w:cstheme="minorHAnsi"/>
                    <w:i/>
                    <w:iCs/>
                    <w:color w:val="5B9BD5" w:themeColor="accent5"/>
                    <w:sz w:val="20"/>
                    <w:szCs w:val="20"/>
                    <w:rPrChange w:id="3028" w:author="Erick Hizkia Pangihutan Marbun" w:date="2026-07-01T13:36:00Z" w16du:dateUtc="2026-07-01T06:36:00Z">
                      <w:rPr>
                        <w:rFonts w:cstheme="minorHAnsi"/>
                        <w:sz w:val="20"/>
                        <w:szCs w:val="20"/>
                      </w:rPr>
                    </w:rPrChange>
                  </w:rPr>
                  <w:delText>Bagus</w:delText>
                </w:r>
              </w:del>
            </w:ins>
            <w:ins w:id="3029" w:author="Erick Hizkia Pangihutan Marbun" w:date="2026-07-01T13:36:00Z" w16du:dateUtc="2026-07-01T06:36:00Z">
              <w:r w:rsidR="00096B21" w:rsidRPr="00096B21">
                <w:rPr>
                  <w:rFonts w:cstheme="minorHAnsi"/>
                  <w:i/>
                  <w:iCs/>
                  <w:color w:val="5B9BD5" w:themeColor="accent5"/>
                  <w:sz w:val="20"/>
                  <w:szCs w:val="20"/>
                  <w:rPrChange w:id="3030" w:author="Erick Hizkia Pangihutan Marbun" w:date="2026-07-01T13:36:00Z" w16du:dateUtc="2026-07-01T06:36:00Z">
                    <w:rPr>
                      <w:rFonts w:cstheme="minorHAnsi"/>
                      <w:sz w:val="20"/>
                      <w:szCs w:val="20"/>
                    </w:rPr>
                  </w:rPrChange>
                </w:rPr>
                <w:t>&lt;Name of Agent&gt;</w:t>
              </w:r>
            </w:ins>
          </w:p>
        </w:tc>
        <w:tc>
          <w:tcPr>
            <w:tcW w:w="369" w:type="dxa"/>
            <w:gridSpan w:val="2"/>
            <w:tcBorders>
              <w:top w:val="nil"/>
              <w:left w:val="single" w:sz="4" w:space="0" w:color="auto"/>
              <w:bottom w:val="nil"/>
              <w:right w:val="single" w:sz="4" w:space="0" w:color="auto"/>
            </w:tcBorders>
          </w:tcPr>
          <w:p w14:paraId="65978E0D" w14:textId="77777777" w:rsidR="001C76E7" w:rsidRPr="008915FD" w:rsidRDefault="001C76E7" w:rsidP="001C76E7">
            <w:pPr>
              <w:rPr>
                <w:rFonts w:cstheme="minorHAnsi"/>
                <w:b/>
                <w:bCs/>
                <w:sz w:val="20"/>
                <w:szCs w:val="20"/>
              </w:rPr>
            </w:pPr>
          </w:p>
        </w:tc>
      </w:tr>
      <w:tr w:rsidR="001C76E7" w:rsidRPr="008915FD" w14:paraId="26FC4B81" w14:textId="77777777" w:rsidTr="004334C1">
        <w:tc>
          <w:tcPr>
            <w:tcW w:w="369" w:type="dxa"/>
            <w:tcBorders>
              <w:top w:val="nil"/>
              <w:left w:val="single" w:sz="4" w:space="0" w:color="auto"/>
              <w:bottom w:val="nil"/>
              <w:right w:val="nil"/>
            </w:tcBorders>
          </w:tcPr>
          <w:p w14:paraId="3C48985B"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4809A77D"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356B3B61"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DD1D153"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25585C3C"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49D71FAC"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CE6D3F6"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E5E7357"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287B8475"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25954AA8"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B5DD3D0"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0993C907"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0593CBC4"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1FCD6DA"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2BCB28F6" w14:textId="77777777" w:rsidR="001C76E7" w:rsidRPr="008915FD" w:rsidRDefault="001C76E7" w:rsidP="001C76E7">
            <w:pPr>
              <w:rPr>
                <w:rFonts w:cstheme="minorHAnsi"/>
                <w:b/>
                <w:bCs/>
                <w:sz w:val="2"/>
                <w:szCs w:val="2"/>
              </w:rPr>
            </w:pPr>
          </w:p>
        </w:tc>
        <w:tc>
          <w:tcPr>
            <w:tcW w:w="369" w:type="dxa"/>
            <w:gridSpan w:val="3"/>
            <w:tcBorders>
              <w:top w:val="nil"/>
              <w:left w:val="nil"/>
              <w:bottom w:val="nil"/>
              <w:right w:val="nil"/>
            </w:tcBorders>
          </w:tcPr>
          <w:p w14:paraId="2BEF2EF3"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1E8E1FE"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2E328C37"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6439E3A2"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BDEACE6" w14:textId="77777777" w:rsidR="001C76E7" w:rsidRPr="008915FD" w:rsidRDefault="001C76E7" w:rsidP="001C76E7">
            <w:pPr>
              <w:rPr>
                <w:rFonts w:cstheme="minorHAnsi"/>
                <w:b/>
                <w:bCs/>
                <w:sz w:val="2"/>
                <w:szCs w:val="2"/>
              </w:rPr>
            </w:pPr>
          </w:p>
        </w:tc>
        <w:tc>
          <w:tcPr>
            <w:tcW w:w="369" w:type="dxa"/>
            <w:gridSpan w:val="2"/>
            <w:tcBorders>
              <w:top w:val="single" w:sz="4" w:space="0" w:color="auto"/>
              <w:left w:val="nil"/>
              <w:bottom w:val="nil"/>
              <w:right w:val="nil"/>
            </w:tcBorders>
          </w:tcPr>
          <w:p w14:paraId="489BAE60"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177D62E8"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40482371"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2A8472A1"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362E5664"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2AB5143E"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7FD66729" w14:textId="77777777" w:rsidR="001C76E7" w:rsidRPr="008915FD" w:rsidRDefault="001C76E7" w:rsidP="001C76E7">
            <w:pPr>
              <w:rPr>
                <w:rFonts w:cstheme="minorHAnsi"/>
                <w:b/>
                <w:bCs/>
                <w:sz w:val="2"/>
                <w:szCs w:val="2"/>
              </w:rPr>
            </w:pPr>
          </w:p>
        </w:tc>
        <w:tc>
          <w:tcPr>
            <w:tcW w:w="369" w:type="dxa"/>
            <w:tcBorders>
              <w:top w:val="single" w:sz="4" w:space="0" w:color="auto"/>
              <w:left w:val="nil"/>
              <w:bottom w:val="nil"/>
              <w:right w:val="nil"/>
            </w:tcBorders>
          </w:tcPr>
          <w:p w14:paraId="5F408B86" w14:textId="77777777" w:rsidR="001C76E7" w:rsidRPr="008915FD" w:rsidRDefault="001C76E7" w:rsidP="001C76E7">
            <w:pPr>
              <w:rPr>
                <w:rFonts w:cstheme="minorHAnsi"/>
                <w:b/>
                <w:bCs/>
                <w:sz w:val="2"/>
                <w:szCs w:val="2"/>
              </w:rPr>
            </w:pPr>
          </w:p>
        </w:tc>
        <w:tc>
          <w:tcPr>
            <w:tcW w:w="369" w:type="dxa"/>
            <w:gridSpan w:val="2"/>
            <w:tcBorders>
              <w:top w:val="single" w:sz="4" w:space="0" w:color="auto"/>
              <w:left w:val="nil"/>
              <w:bottom w:val="nil"/>
              <w:right w:val="nil"/>
            </w:tcBorders>
          </w:tcPr>
          <w:p w14:paraId="4A3588CB"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single" w:sz="4" w:space="0" w:color="auto"/>
            </w:tcBorders>
          </w:tcPr>
          <w:p w14:paraId="02CDA9EB" w14:textId="77777777" w:rsidR="001C76E7" w:rsidRPr="008915FD" w:rsidRDefault="001C76E7" w:rsidP="001C76E7">
            <w:pPr>
              <w:rPr>
                <w:rFonts w:cstheme="minorHAnsi"/>
                <w:b/>
                <w:bCs/>
                <w:sz w:val="2"/>
                <w:szCs w:val="2"/>
              </w:rPr>
            </w:pPr>
          </w:p>
        </w:tc>
      </w:tr>
      <w:tr w:rsidR="001C76E7" w:rsidRPr="008915FD" w14:paraId="195C956D" w14:textId="77777777" w:rsidTr="004334C1">
        <w:tc>
          <w:tcPr>
            <w:tcW w:w="369" w:type="dxa"/>
            <w:tcBorders>
              <w:top w:val="nil"/>
              <w:left w:val="single" w:sz="4" w:space="0" w:color="auto"/>
              <w:bottom w:val="nil"/>
              <w:right w:val="nil"/>
            </w:tcBorders>
          </w:tcPr>
          <w:p w14:paraId="37E95102"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0CD58C9A"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777F9F5F"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7611FEE3"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2B6C4294"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7342E1D5"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7DE9FD0"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62A5DD14"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01F4566"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AB61A92"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7261593"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B168DA1"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B444289"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64B97515"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39CD9560" w14:textId="77777777" w:rsidR="001C76E7" w:rsidRPr="008915FD" w:rsidRDefault="001C76E7" w:rsidP="001C76E7">
            <w:pPr>
              <w:rPr>
                <w:rFonts w:cstheme="minorHAnsi"/>
                <w:b/>
                <w:bCs/>
                <w:sz w:val="2"/>
                <w:szCs w:val="2"/>
              </w:rPr>
            </w:pPr>
          </w:p>
        </w:tc>
        <w:tc>
          <w:tcPr>
            <w:tcW w:w="369" w:type="dxa"/>
            <w:gridSpan w:val="3"/>
            <w:tcBorders>
              <w:top w:val="nil"/>
              <w:left w:val="nil"/>
              <w:bottom w:val="nil"/>
              <w:right w:val="nil"/>
            </w:tcBorders>
          </w:tcPr>
          <w:p w14:paraId="1EE84930"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04C6A96"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EA1E685"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4415309E"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7BF6EEFE"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4B3B7F0F"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448634CC"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BA4417C"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77127E9"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B14E4D7"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B9C0C16"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4C8864C2"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278E4C3B"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90F408A"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single" w:sz="4" w:space="0" w:color="auto"/>
            </w:tcBorders>
          </w:tcPr>
          <w:p w14:paraId="792B9E15" w14:textId="77777777" w:rsidR="001C76E7" w:rsidRPr="008915FD" w:rsidRDefault="001C76E7" w:rsidP="001C76E7">
            <w:pPr>
              <w:rPr>
                <w:rFonts w:cstheme="minorHAnsi"/>
                <w:b/>
                <w:bCs/>
                <w:sz w:val="2"/>
                <w:szCs w:val="2"/>
              </w:rPr>
            </w:pPr>
          </w:p>
        </w:tc>
      </w:tr>
      <w:tr w:rsidR="001C76E7" w:rsidRPr="008915FD" w14:paraId="5878BF7E" w14:textId="77777777" w:rsidTr="004334C1">
        <w:tc>
          <w:tcPr>
            <w:tcW w:w="369" w:type="dxa"/>
            <w:tcBorders>
              <w:top w:val="nil"/>
              <w:left w:val="single" w:sz="4" w:space="0" w:color="auto"/>
              <w:bottom w:val="nil"/>
              <w:right w:val="nil"/>
            </w:tcBorders>
          </w:tcPr>
          <w:p w14:paraId="0FDD2B93"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32DD69FD"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7337E29A"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41FD2A07"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28422097"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0BE916BA"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08199732"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58CA006D"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587F3654"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23542177"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D9489C0"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76757B70"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140D7F16"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64D12B28"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47719843" w14:textId="77777777" w:rsidR="001C76E7" w:rsidRPr="008915FD" w:rsidRDefault="001C76E7" w:rsidP="001C76E7">
            <w:pPr>
              <w:rPr>
                <w:rFonts w:cstheme="minorHAnsi"/>
                <w:b/>
                <w:bCs/>
                <w:sz w:val="2"/>
                <w:szCs w:val="2"/>
              </w:rPr>
            </w:pPr>
          </w:p>
        </w:tc>
        <w:tc>
          <w:tcPr>
            <w:tcW w:w="369" w:type="dxa"/>
            <w:gridSpan w:val="3"/>
            <w:tcBorders>
              <w:top w:val="nil"/>
              <w:left w:val="nil"/>
              <w:bottom w:val="nil"/>
              <w:right w:val="nil"/>
            </w:tcBorders>
          </w:tcPr>
          <w:p w14:paraId="6BEB3068"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38ACFF77"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FD15178"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7C2F4F3E"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3DFFF7E2"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1FD56468"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5879B250"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4FBA7A4F"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3FF2FAF9"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6792E6DD"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09AFA646"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328A73D1" w14:textId="77777777" w:rsidR="001C76E7" w:rsidRPr="008915FD" w:rsidRDefault="001C76E7" w:rsidP="001C76E7">
            <w:pPr>
              <w:rPr>
                <w:rFonts w:cstheme="minorHAnsi"/>
                <w:b/>
                <w:bCs/>
                <w:sz w:val="2"/>
                <w:szCs w:val="2"/>
              </w:rPr>
            </w:pPr>
          </w:p>
        </w:tc>
        <w:tc>
          <w:tcPr>
            <w:tcW w:w="369" w:type="dxa"/>
            <w:tcBorders>
              <w:top w:val="nil"/>
              <w:left w:val="nil"/>
              <w:bottom w:val="nil"/>
              <w:right w:val="nil"/>
            </w:tcBorders>
          </w:tcPr>
          <w:p w14:paraId="0489EF19"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nil"/>
            </w:tcBorders>
          </w:tcPr>
          <w:p w14:paraId="3AA64136" w14:textId="77777777" w:rsidR="001C76E7" w:rsidRPr="008915FD" w:rsidRDefault="001C76E7" w:rsidP="001C76E7">
            <w:pPr>
              <w:rPr>
                <w:rFonts w:cstheme="minorHAnsi"/>
                <w:b/>
                <w:bCs/>
                <w:sz w:val="2"/>
                <w:szCs w:val="2"/>
              </w:rPr>
            </w:pPr>
          </w:p>
        </w:tc>
        <w:tc>
          <w:tcPr>
            <w:tcW w:w="369" w:type="dxa"/>
            <w:gridSpan w:val="2"/>
            <w:tcBorders>
              <w:top w:val="nil"/>
              <w:left w:val="nil"/>
              <w:bottom w:val="nil"/>
              <w:right w:val="single" w:sz="4" w:space="0" w:color="auto"/>
            </w:tcBorders>
          </w:tcPr>
          <w:p w14:paraId="17209820" w14:textId="77777777" w:rsidR="001C76E7" w:rsidRPr="008915FD" w:rsidRDefault="001C76E7" w:rsidP="001C76E7">
            <w:pPr>
              <w:rPr>
                <w:rFonts w:cstheme="minorHAnsi"/>
                <w:b/>
                <w:bCs/>
                <w:sz w:val="2"/>
                <w:szCs w:val="2"/>
              </w:rPr>
            </w:pPr>
          </w:p>
        </w:tc>
      </w:tr>
      <w:tr w:rsidR="001C76E7" w:rsidRPr="009464E5" w14:paraId="332B7A41" w14:textId="77777777" w:rsidTr="004334C1">
        <w:tc>
          <w:tcPr>
            <w:tcW w:w="11070" w:type="dxa"/>
            <w:gridSpan w:val="43"/>
            <w:tcBorders>
              <w:top w:val="nil"/>
              <w:left w:val="single" w:sz="4" w:space="0" w:color="auto"/>
              <w:bottom w:val="single" w:sz="4" w:space="0" w:color="auto"/>
              <w:right w:val="single" w:sz="4" w:space="0" w:color="auto"/>
            </w:tcBorders>
          </w:tcPr>
          <w:p w14:paraId="2B5723A2" w14:textId="77777777" w:rsidR="001C76E7" w:rsidRPr="008915FD" w:rsidRDefault="001C76E7" w:rsidP="001C76E7">
            <w:pPr>
              <w:jc w:val="right"/>
              <w:rPr>
                <w:rFonts w:cstheme="minorHAnsi"/>
                <w:b/>
                <w:bCs/>
                <w:i/>
                <w:iCs/>
                <w:sz w:val="20"/>
                <w:szCs w:val="20"/>
              </w:rPr>
            </w:pPr>
          </w:p>
          <w:p w14:paraId="48FED60B" w14:textId="77777777" w:rsidR="001C76E7" w:rsidRPr="008915FD" w:rsidRDefault="001C76E7" w:rsidP="001C76E7">
            <w:pPr>
              <w:jc w:val="right"/>
              <w:rPr>
                <w:rFonts w:cstheme="minorHAnsi"/>
                <w:sz w:val="18"/>
                <w:szCs w:val="20"/>
              </w:rPr>
            </w:pPr>
            <w:r w:rsidRPr="008915FD">
              <w:rPr>
                <w:rFonts w:cstheme="minorHAnsi"/>
                <w:sz w:val="18"/>
                <w:szCs w:val="20"/>
              </w:rPr>
              <w:t>Tanggal Cetak Dokumen</w:t>
            </w:r>
          </w:p>
          <w:p w14:paraId="736635D1" w14:textId="6DD7A50C" w:rsidR="001C76E7" w:rsidRPr="00096B21" w:rsidRDefault="001C76E7" w:rsidP="001C76E7">
            <w:pPr>
              <w:jc w:val="right"/>
              <w:rPr>
                <w:rFonts w:cstheme="minorHAnsi"/>
                <w:b/>
                <w:bCs/>
                <w:i/>
                <w:iCs/>
                <w:sz w:val="20"/>
                <w:szCs w:val="20"/>
              </w:rPr>
            </w:pPr>
            <w:r w:rsidRPr="008915FD">
              <w:rPr>
                <w:rFonts w:cstheme="minorHAnsi"/>
                <w:sz w:val="18"/>
                <w:szCs w:val="20"/>
              </w:rPr>
              <w:t xml:space="preserve">                     </w:t>
            </w:r>
            <w:r w:rsidRPr="008915FD">
              <w:rPr>
                <w:rFonts w:cstheme="minorHAnsi"/>
                <w:sz w:val="18"/>
                <w:szCs w:val="20"/>
              </w:rPr>
              <w:tab/>
            </w:r>
            <w:r w:rsidRPr="008915FD">
              <w:rPr>
                <w:rFonts w:cstheme="minorHAnsi"/>
                <w:sz w:val="18"/>
                <w:szCs w:val="20"/>
              </w:rPr>
              <w:tab/>
            </w:r>
            <w:r w:rsidRPr="008915FD">
              <w:rPr>
                <w:rFonts w:cstheme="minorHAnsi"/>
                <w:sz w:val="18"/>
                <w:szCs w:val="20"/>
              </w:rPr>
              <w:tab/>
            </w:r>
            <w:r w:rsidRPr="008915FD">
              <w:rPr>
                <w:rFonts w:cstheme="minorHAnsi"/>
                <w:sz w:val="18"/>
                <w:szCs w:val="20"/>
              </w:rPr>
              <w:tab/>
              <w:t xml:space="preserve"> </w:t>
            </w:r>
            <w:r w:rsidRPr="008915FD">
              <w:rPr>
                <w:rFonts w:cstheme="minorHAnsi"/>
                <w:sz w:val="18"/>
                <w:szCs w:val="20"/>
              </w:rPr>
              <w:tab/>
              <w:t xml:space="preserve">        </w:t>
            </w:r>
            <w:r w:rsidRPr="008915FD">
              <w:rPr>
                <w:rFonts w:cstheme="minorHAnsi"/>
                <w:sz w:val="18"/>
                <w:szCs w:val="20"/>
              </w:rPr>
              <w:tab/>
            </w:r>
            <w:ins w:id="3031" w:author="Erick Hizkia Pangihutan Marbun" w:date="2026-07-01T13:36:00Z" w16du:dateUtc="2026-07-01T06:36:00Z">
              <w:r w:rsidR="00096B21" w:rsidRPr="00096B21">
                <w:rPr>
                  <w:rFonts w:cstheme="minorHAnsi"/>
                  <w:i/>
                  <w:iCs/>
                  <w:color w:val="5B9BD5" w:themeColor="accent5"/>
                  <w:sz w:val="18"/>
                  <w:szCs w:val="20"/>
                  <w:rPrChange w:id="3032" w:author="Erick Hizkia Pangihutan Marbun" w:date="2026-07-01T13:37:00Z" w16du:dateUtc="2026-07-01T06:37:00Z">
                    <w:rPr>
                      <w:rFonts w:cstheme="minorHAnsi"/>
                      <w:sz w:val="18"/>
                      <w:szCs w:val="20"/>
                    </w:rPr>
                  </w:rPrChange>
                </w:rPr>
                <w:t>&lt;Printing date</w:t>
              </w:r>
            </w:ins>
            <w:del w:id="3033" w:author="Indria Mukti Efayanti" w:date="2025-01-06T23:23:00Z" w16du:dateUtc="2025-01-06T16:23:00Z">
              <w:r w:rsidRPr="00096B21" w:rsidDel="0060665A">
                <w:rPr>
                  <w:rFonts w:cstheme="minorHAnsi"/>
                  <w:i/>
                  <w:iCs/>
                  <w:color w:val="5B9BD5" w:themeColor="accent5"/>
                  <w:sz w:val="18"/>
                  <w:szCs w:val="20"/>
                  <w:rPrChange w:id="3034" w:author="Erick Hizkia Pangihutan Marbun" w:date="2026-07-01T13:37:00Z" w16du:dateUtc="2026-07-01T06:37:00Z">
                    <w:rPr>
                      <w:rFonts w:cstheme="minorHAnsi"/>
                      <w:i/>
                      <w:iCs/>
                      <w:color w:val="4472C4" w:themeColor="accent1"/>
                      <w:sz w:val="20"/>
                      <w:szCs w:val="20"/>
                    </w:rPr>
                  </w:rPrChange>
                </w:rPr>
                <w:delText>&lt;Printingdate&gt;</w:delText>
              </w:r>
            </w:del>
            <w:ins w:id="3035" w:author="Indria Mukti Efayanti" w:date="2025-01-06T23:23:00Z" w16du:dateUtc="2025-01-06T16:23:00Z">
              <w:del w:id="3036" w:author="Erick Hizkia Pangihutan Marbun" w:date="2026-07-01T13:36:00Z" w16du:dateUtc="2026-07-01T06:36:00Z">
                <w:r w:rsidRPr="00096B21" w:rsidDel="00096B21">
                  <w:rPr>
                    <w:rFonts w:cstheme="minorHAnsi"/>
                    <w:i/>
                    <w:iCs/>
                    <w:color w:val="5B9BD5" w:themeColor="accent5"/>
                    <w:sz w:val="18"/>
                    <w:szCs w:val="20"/>
                    <w:rPrChange w:id="3037" w:author="Erick Hizkia Pangihutan Marbun" w:date="2026-07-01T13:37:00Z" w16du:dateUtc="2026-07-01T06:37:00Z">
                      <w:rPr>
                        <w:rFonts w:cstheme="minorHAnsi"/>
                        <w:i/>
                        <w:iCs/>
                        <w:color w:val="4472C4" w:themeColor="accent1"/>
                        <w:sz w:val="20"/>
                        <w:szCs w:val="20"/>
                      </w:rPr>
                    </w:rPrChange>
                  </w:rPr>
                  <w:delText xml:space="preserve">3 </w:delText>
                </w:r>
              </w:del>
              <w:del w:id="3038" w:author="Erick Hizkia Pangihutan Marbun" w:date="2026-07-01T13:37:00Z" w16du:dateUtc="2026-07-01T06:37:00Z">
                <w:r w:rsidRPr="00096B21" w:rsidDel="00096B21">
                  <w:rPr>
                    <w:rFonts w:cstheme="minorHAnsi"/>
                    <w:i/>
                    <w:iCs/>
                    <w:color w:val="5B9BD5" w:themeColor="accent5"/>
                    <w:sz w:val="18"/>
                    <w:szCs w:val="20"/>
                    <w:rPrChange w:id="3039" w:author="Erick Hizkia Pangihutan Marbun" w:date="2026-07-01T13:37:00Z" w16du:dateUtc="2026-07-01T06:37:00Z">
                      <w:rPr>
                        <w:rFonts w:cstheme="minorHAnsi"/>
                        <w:i/>
                        <w:iCs/>
                        <w:color w:val="4472C4" w:themeColor="accent1"/>
                        <w:sz w:val="20"/>
                        <w:szCs w:val="20"/>
                      </w:rPr>
                    </w:rPrChange>
                  </w:rPr>
                  <w:delText>Januari 2025</w:delText>
                </w:r>
              </w:del>
            </w:ins>
            <w:ins w:id="3040" w:author="Erick Hizkia Pangihutan Marbun" w:date="2026-07-01T13:37:00Z" w16du:dateUtc="2026-07-01T06:37:00Z">
              <w:r w:rsidR="00096B21" w:rsidRPr="00096B21">
                <w:rPr>
                  <w:rFonts w:cstheme="minorHAnsi"/>
                  <w:i/>
                  <w:iCs/>
                  <w:color w:val="5B9BD5" w:themeColor="accent5"/>
                  <w:sz w:val="18"/>
                  <w:szCs w:val="20"/>
                  <w:rPrChange w:id="3041" w:author="Erick Hizkia Pangihutan Marbun" w:date="2026-07-01T13:37:00Z" w16du:dateUtc="2026-07-01T06:37:00Z">
                    <w:rPr>
                      <w:rFonts w:cstheme="minorHAnsi"/>
                      <w:sz w:val="18"/>
                      <w:szCs w:val="20"/>
                    </w:rPr>
                  </w:rPrChange>
                </w:rPr>
                <w:t>&gt;</w:t>
              </w:r>
            </w:ins>
          </w:p>
        </w:tc>
      </w:tr>
    </w:tbl>
    <w:p w14:paraId="25FDD5AC" w14:textId="77777777" w:rsidR="007915B1" w:rsidRPr="009464E5" w:rsidRDefault="007915B1" w:rsidP="00014D98">
      <w:pPr>
        <w:rPr>
          <w:rFonts w:cstheme="minorHAnsi"/>
        </w:rPr>
      </w:pPr>
    </w:p>
    <w:sectPr w:rsidR="007915B1" w:rsidRPr="009464E5" w:rsidSect="007836B6">
      <w:headerReference w:type="default" r:id="rId14"/>
      <w:footerReference w:type="default" r:id="rId15"/>
      <w:pgSz w:w="12240" w:h="15840"/>
      <w:pgMar w:top="720" w:right="720" w:bottom="720" w:left="720" w:header="1440" w:footer="10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6" w:author="Yuyun Yunengsih" w:date="2024-12-27T18:46:00Z" w:initials="YY">
    <w:p w14:paraId="3363EBF3" w14:textId="77777777" w:rsidR="009464E5" w:rsidRDefault="009464E5" w:rsidP="003237CE">
      <w:pPr>
        <w:pStyle w:val="CommentText"/>
        <w:jc w:val="left"/>
      </w:pPr>
      <w:r>
        <w:rPr>
          <w:rStyle w:val="CommentReference"/>
        </w:rPr>
        <w:annotationRef/>
      </w:r>
      <w:r>
        <w:t>Penambahan kalimat ini utk mempertegas</w:t>
      </w:r>
    </w:p>
  </w:comment>
  <w:comment w:id="305" w:author="Yuyun Yunengsih" w:date="2024-12-27T18:48:00Z" w:initials="YY">
    <w:p w14:paraId="1B5F9422" w14:textId="77777777" w:rsidR="009464E5" w:rsidRDefault="009464E5" w:rsidP="003237CE">
      <w:pPr>
        <w:pStyle w:val="CommentText"/>
        <w:jc w:val="left"/>
      </w:pPr>
      <w:r>
        <w:rPr>
          <w:rStyle w:val="CommentReference"/>
        </w:rPr>
        <w:annotationRef/>
      </w:r>
      <w:r>
        <w:t>Penebalan pada pembatasan manfaat sesuai ketentuan OJK</w:t>
      </w:r>
    </w:p>
  </w:comment>
  <w:comment w:id="329" w:author="Yuyun Yunengsih" w:date="2024-12-27T18:46:00Z" w:initials="YY">
    <w:p w14:paraId="3CC2A170" w14:textId="77777777" w:rsidR="009464E5" w:rsidRDefault="009464E5" w:rsidP="003237CE">
      <w:pPr>
        <w:pStyle w:val="CommentText"/>
        <w:jc w:val="left"/>
      </w:pPr>
      <w:r>
        <w:rPr>
          <w:rStyle w:val="CommentReference"/>
        </w:rPr>
        <w:annotationRef/>
      </w:r>
      <w:r>
        <w:t>Penambahan kalimat ini utk mempertegas</w:t>
      </w:r>
    </w:p>
  </w:comment>
  <w:comment w:id="351" w:author="Yuyun Yunengsih" w:date="2024-12-27T18:46:00Z" w:initials="YY">
    <w:p w14:paraId="11B80B4D" w14:textId="77777777" w:rsidR="009464E5" w:rsidRDefault="009464E5" w:rsidP="003237CE">
      <w:pPr>
        <w:pStyle w:val="CommentText"/>
        <w:jc w:val="left"/>
      </w:pPr>
      <w:r>
        <w:rPr>
          <w:rStyle w:val="CommentReference"/>
        </w:rPr>
        <w:annotationRef/>
      </w:r>
      <w:r>
        <w:t>Penambahan kalimat ini utk mempertegas</w:t>
      </w:r>
    </w:p>
  </w:comment>
  <w:comment w:id="486" w:author="Yuyun Yunengsih" w:date="2024-12-29T07:47:00Z" w:initials="YY">
    <w:p w14:paraId="5C9632A2" w14:textId="77777777" w:rsidR="009464E5" w:rsidRDefault="009464E5" w:rsidP="009464E5">
      <w:pPr>
        <w:pStyle w:val="CommentText"/>
        <w:jc w:val="left"/>
      </w:pPr>
      <w:r>
        <w:rPr>
          <w:rStyle w:val="CommentReference"/>
        </w:rPr>
        <w:annotationRef/>
      </w:r>
      <w:r>
        <w:t>Karena sudah ada definisi waiver of premium, maka sebaiknya juga digunakan dalam ketentuan khusus (bukan hanya di definisi)</w:t>
      </w:r>
    </w:p>
  </w:comment>
  <w:comment w:id="497" w:author="Yuyun Yunengsih" w:date="2024-12-29T08:10:00Z" w:initials="YY">
    <w:p w14:paraId="09214A65" w14:textId="77777777" w:rsidR="009464E5" w:rsidRDefault="009464E5" w:rsidP="009464E5">
      <w:pPr>
        <w:pStyle w:val="CommentText"/>
        <w:jc w:val="left"/>
      </w:pPr>
      <w:r>
        <w:rPr>
          <w:rStyle w:val="CommentReference"/>
        </w:rPr>
        <w:annotationRef/>
      </w:r>
      <w:r>
        <w:t>TPD ini tidak ada di defisni, jd dituliskan dengan huruf kecil krn ada di tengah kalimat, kecuali jika mau didefinisikan baru ditulis dgn huruf kapital disetiap kata menjadi: Ketidakmampuan Total Tetap</w:t>
      </w:r>
    </w:p>
  </w:comment>
  <w:comment w:id="507" w:author="Yuyun Yunengsih" w:date="2024-12-29T07:58:00Z" w:initials="YY">
    <w:p w14:paraId="5D2FBA7D" w14:textId="77777777" w:rsidR="009464E5" w:rsidRDefault="009464E5" w:rsidP="009464E5">
      <w:pPr>
        <w:pStyle w:val="CommentText"/>
        <w:jc w:val="left"/>
      </w:pPr>
      <w:r>
        <w:rPr>
          <w:rStyle w:val="CommentReference"/>
        </w:rPr>
        <w:annotationRef/>
      </w:r>
      <w:r>
        <w:t xml:space="preserve">Seharusnya salah satu kondisi CI atau TPD. Kl semua ketentuan as if Tertanggung harus memenuhi kondisi CI </w:t>
      </w:r>
      <w:r>
        <w:rPr>
          <w:b/>
          <w:bCs/>
        </w:rPr>
        <w:t>dan</w:t>
      </w:r>
      <w:r>
        <w:t xml:space="preserve"> TPD.</w:t>
      </w:r>
    </w:p>
  </w:comment>
  <w:comment w:id="553" w:author="Yuyun Yunengsih" w:date="2025-01-02T09:53:00Z" w:initials="YY">
    <w:p w14:paraId="0B12374A" w14:textId="77777777" w:rsidR="009464E5" w:rsidRDefault="009464E5" w:rsidP="00CF50F1">
      <w:pPr>
        <w:pStyle w:val="CommentText"/>
        <w:jc w:val="left"/>
      </w:pPr>
      <w:r>
        <w:rPr>
          <w:rStyle w:val="CommentReference"/>
        </w:rPr>
        <w:annotationRef/>
      </w:r>
      <w:r>
        <w:t>Konsistensi terminologi</w:t>
      </w:r>
    </w:p>
  </w:comment>
  <w:comment w:id="563" w:author="Yuyun Yunengsih" w:date="2024-12-29T08:05:00Z" w:initials="YY">
    <w:p w14:paraId="54DFB83F" w14:textId="77777777" w:rsidR="009464E5" w:rsidRDefault="009464E5" w:rsidP="006143D9">
      <w:pPr>
        <w:pStyle w:val="CommentText"/>
        <w:jc w:val="left"/>
      </w:pPr>
      <w:r>
        <w:rPr>
          <w:rStyle w:val="CommentReference"/>
        </w:rPr>
        <w:annotationRef/>
      </w:r>
      <w:r>
        <w:t>Kl dituliskan “tidak dapat dan mampu” seakan2 Cuma tidak dapat tapi mampu melakukan. Jd saya tambahkan “atau tidak mampu” agar lebih clear. Jika persepsi saya salah, dan wording tambahan saya tidak digunakan, mungkin perlu diperjelas kalmatnya dengan lbh clear agar tidak mispersepsi.</w:t>
      </w:r>
    </w:p>
  </w:comment>
  <w:comment w:id="1073" w:author="Yuyun Yunengsih" w:date="2024-12-31T15:10:00Z" w:initials="YY">
    <w:p w14:paraId="25AC22BA" w14:textId="77777777" w:rsidR="00D334E5" w:rsidRDefault="00D334E5" w:rsidP="00D334E5">
      <w:pPr>
        <w:pStyle w:val="CommentText"/>
        <w:jc w:val="left"/>
      </w:pPr>
      <w:r>
        <w:rPr>
          <w:rStyle w:val="CommentReference"/>
        </w:rPr>
        <w:annotationRef/>
      </w:r>
      <w:r>
        <w:t>Munculkan frekuensi pembayarannya</w:t>
      </w:r>
    </w:p>
  </w:comment>
  <w:comment w:id="1370" w:author="Yuyun Yunengsih" w:date="2025-01-07T16:19:00Z" w:initials="YY">
    <w:p w14:paraId="57BD0B3E" w14:textId="77777777" w:rsidR="009464E5" w:rsidRDefault="009464E5" w:rsidP="00C441E3">
      <w:pPr>
        <w:pStyle w:val="CommentText"/>
        <w:jc w:val="left"/>
      </w:pPr>
      <w:r>
        <w:rPr>
          <w:rStyle w:val="CommentReference"/>
        </w:rPr>
        <w:annotationRef/>
      </w:r>
      <w:r>
        <w:t>Di split sesuai Ringkasan Polis</w:t>
      </w:r>
    </w:p>
  </w:comment>
  <w:comment w:id="2328" w:author="Aswin Nabila" w:date="2026-04-02T15:33:00Z" w:initials="AN">
    <w:p w14:paraId="08C14E4D" w14:textId="77777777" w:rsidR="00CE78F1" w:rsidRDefault="00CE78F1">
      <w:pPr>
        <w:pStyle w:val="CommentText"/>
      </w:pPr>
      <w:r>
        <w:rPr>
          <w:rStyle w:val="CommentReference"/>
        </w:rPr>
        <w:annotationRef/>
      </w:r>
      <w:r>
        <w:t>Sesuai konfirmasi Mbak Indri, besaran diskon Premi adalah maksimal 33% untuk Plan Silver &amp; Gold, serta 24% untuk Plan Platinum.</w:t>
      </w:r>
    </w:p>
    <w:p w14:paraId="1CF7C24C" w14:textId="77777777" w:rsidR="00CE78F1" w:rsidRDefault="00CE78F1">
      <w:pPr>
        <w:pStyle w:val="CommentText"/>
      </w:pPr>
    </w:p>
    <w:p w14:paraId="7E6C38A5" w14:textId="45E14F33" w:rsidR="00CE78F1" w:rsidRDefault="00CE78F1">
      <w:pPr>
        <w:pStyle w:val="CommentText"/>
      </w:pPr>
      <w:r>
        <w:t>Dokumen di system menggunakan static wording: 33%</w:t>
      </w:r>
    </w:p>
  </w:comment>
  <w:comment w:id="2464" w:author="Yuyun Yunengsih" w:date="2025-01-02T08:51:00Z" w:initials="YY">
    <w:p w14:paraId="0A6522EB" w14:textId="77777777" w:rsidR="009464E5" w:rsidRDefault="009464E5" w:rsidP="00620339">
      <w:pPr>
        <w:pStyle w:val="CommentText"/>
        <w:jc w:val="left"/>
      </w:pPr>
      <w:r>
        <w:rPr>
          <w:rStyle w:val="CommentReference"/>
        </w:rPr>
        <w:annotationRef/>
      </w:r>
      <w:r>
        <w:t>Diberi penjelasan dulu bhw ADB sifatnya tambahan baru disampaikan total UP nya</w:t>
      </w:r>
    </w:p>
  </w:comment>
  <w:comment w:id="2547" w:author="Yuyun Yunengsih" w:date="2025-01-07T19:37:00Z" w:initials="YY">
    <w:p w14:paraId="64F9393B" w14:textId="77777777" w:rsidR="009464E5" w:rsidRDefault="009464E5" w:rsidP="007468F6">
      <w:pPr>
        <w:pStyle w:val="CommentText"/>
        <w:jc w:val="left"/>
      </w:pPr>
      <w:r>
        <w:rPr>
          <w:rStyle w:val="CommentReference"/>
        </w:rPr>
        <w:annotationRef/>
      </w:r>
      <w:r>
        <w:t>Seharusnya 100 juta karena 50% dari 200 juta</w:t>
      </w:r>
    </w:p>
  </w:comment>
  <w:comment w:id="2601" w:author="Yuyun Yunengsih" w:date="2025-01-07T19:37:00Z" w:initials="YY">
    <w:p w14:paraId="48157E8D" w14:textId="77777777" w:rsidR="009464E5" w:rsidRDefault="009464E5" w:rsidP="007468F6">
      <w:pPr>
        <w:pStyle w:val="CommentText"/>
        <w:jc w:val="left"/>
      </w:pPr>
      <w:r>
        <w:rPr>
          <w:rStyle w:val="CommentReference"/>
        </w:rPr>
        <w:annotationRef/>
      </w:r>
      <w:r>
        <w:t>Diubah biar konsisten dengan tabel</w:t>
      </w:r>
    </w:p>
  </w:comment>
  <w:comment w:id="2611" w:author="Yuyun Yunengsih" w:date="2025-01-07T16:32:00Z" w:initials="YY">
    <w:p w14:paraId="7BA4B332" w14:textId="77777777" w:rsidR="009464E5" w:rsidRDefault="009464E5" w:rsidP="002057D5">
      <w:pPr>
        <w:pStyle w:val="CommentText"/>
        <w:jc w:val="left"/>
      </w:pPr>
      <w:r>
        <w:rPr>
          <w:rStyle w:val="CommentReference"/>
        </w:rPr>
        <w:annotationRef/>
      </w:r>
      <w:r>
        <w:t>Tambahan disclaimer jika usia lanjut maka total premi bisa lebih besar daripada Uang Pertanggungan</w:t>
      </w:r>
    </w:p>
  </w:comment>
  <w:comment w:id="2648" w:author="Yuyun Yunengsih" w:date="2025-01-02T09:18:00Z" w:initials="YY">
    <w:p w14:paraId="787B8C68" w14:textId="77777777" w:rsidR="009464E5" w:rsidRDefault="009464E5" w:rsidP="00714453">
      <w:pPr>
        <w:pStyle w:val="CommentText"/>
        <w:jc w:val="left"/>
      </w:pPr>
      <w:r>
        <w:rPr>
          <w:rStyle w:val="CommentReference"/>
        </w:rPr>
        <w:annotationRef/>
      </w:r>
      <w:r>
        <w:t>Perlu ditambahkan karena berlaku salah satu</w:t>
      </w:r>
    </w:p>
  </w:comment>
  <w:comment w:id="2726" w:author="Yuyun Yunengsih" w:date="2025-01-07T16:32:00Z" w:initials="YY">
    <w:p w14:paraId="36C66CBD" w14:textId="77777777" w:rsidR="00A90238" w:rsidRDefault="00A90238" w:rsidP="00A90238">
      <w:pPr>
        <w:pStyle w:val="CommentText"/>
        <w:jc w:val="left"/>
      </w:pPr>
      <w:r>
        <w:rPr>
          <w:rStyle w:val="CommentReference"/>
        </w:rPr>
        <w:annotationRef/>
      </w:r>
      <w:r>
        <w:t>Tambahan disclaimer jika usia lanjut maka total premi bisa lebih besar daripada Uang Pertanggungan</w:t>
      </w:r>
    </w:p>
  </w:comment>
  <w:comment w:id="2737" w:author="Yuyun Yunengsih" w:date="2025-01-02T09:18:00Z" w:initials="YY">
    <w:p w14:paraId="75466B58" w14:textId="77777777" w:rsidR="001C76E7" w:rsidRDefault="001C76E7" w:rsidP="00F368FA">
      <w:pPr>
        <w:pStyle w:val="CommentText"/>
        <w:jc w:val="left"/>
      </w:pPr>
      <w:r>
        <w:rPr>
          <w:rStyle w:val="CommentReference"/>
        </w:rPr>
        <w:annotationRef/>
      </w:r>
      <w:r>
        <w:t>Perlu ditambahkan karena berlaku salah satu</w:t>
      </w:r>
    </w:p>
  </w:comment>
  <w:comment w:id="2791" w:author="Yuyun Yunengsih" w:date="2025-01-07T17:56:00Z" w:initials="YY">
    <w:p w14:paraId="29910342" w14:textId="77777777" w:rsidR="001C76E7" w:rsidRDefault="001C76E7" w:rsidP="002A1CB8">
      <w:pPr>
        <w:pStyle w:val="CommentText"/>
        <w:jc w:val="left"/>
      </w:pPr>
      <w:r>
        <w:rPr>
          <w:rStyle w:val="CommentReference"/>
        </w:rPr>
        <w:annotationRef/>
      </w:r>
      <w:r>
        <w:t>typo</w:t>
      </w:r>
    </w:p>
  </w:comment>
  <w:comment w:id="2977" w:author="Yuyun Yunengsih" w:date="2026-03-30T16:42:00Z" w:initials="YY">
    <w:p w14:paraId="3B36D138" w14:textId="77777777" w:rsidR="00726246" w:rsidRDefault="00726246" w:rsidP="00726246">
      <w:pPr>
        <w:pStyle w:val="CommentText"/>
        <w:jc w:val="left"/>
      </w:pPr>
      <w:r>
        <w:rPr>
          <w:rStyle w:val="CommentReference"/>
        </w:rPr>
        <w:annotationRef/>
      </w:r>
      <w:r>
        <w:t>Harusnya Mega Proteksi Masa Depan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3EBF3" w15:done="0"/>
  <w15:commentEx w15:paraId="1B5F9422" w15:done="0"/>
  <w15:commentEx w15:paraId="3CC2A170" w15:done="0"/>
  <w15:commentEx w15:paraId="11B80B4D" w15:done="0"/>
  <w15:commentEx w15:paraId="5C9632A2" w15:done="0"/>
  <w15:commentEx w15:paraId="09214A65" w15:done="0"/>
  <w15:commentEx w15:paraId="5D2FBA7D" w15:done="0"/>
  <w15:commentEx w15:paraId="0B12374A" w15:done="0"/>
  <w15:commentEx w15:paraId="54DFB83F" w15:done="0"/>
  <w15:commentEx w15:paraId="25AC22BA" w15:done="0"/>
  <w15:commentEx w15:paraId="57BD0B3E" w15:done="0"/>
  <w15:commentEx w15:paraId="7E6C38A5" w15:done="0"/>
  <w15:commentEx w15:paraId="0A6522EB" w15:done="0"/>
  <w15:commentEx w15:paraId="64F9393B" w15:done="0"/>
  <w15:commentEx w15:paraId="48157E8D" w15:done="0"/>
  <w15:commentEx w15:paraId="7BA4B332" w15:done="0"/>
  <w15:commentEx w15:paraId="787B8C68" w15:done="0"/>
  <w15:commentEx w15:paraId="36C66CBD" w15:done="0"/>
  <w15:commentEx w15:paraId="75466B58" w15:done="0"/>
  <w15:commentEx w15:paraId="29910342" w15:done="0"/>
  <w15:commentEx w15:paraId="3B36D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91F63" w16cex:dateUtc="2026-04-02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3EBF3" w16cid:durableId="01B46A81"/>
  <w16cid:commentId w16cid:paraId="1B5F9422" w16cid:durableId="3C6DA471"/>
  <w16cid:commentId w16cid:paraId="3CC2A170" w16cid:durableId="31B8ECBB"/>
  <w16cid:commentId w16cid:paraId="11B80B4D" w16cid:durableId="6DD60996"/>
  <w16cid:commentId w16cid:paraId="5C9632A2" w16cid:durableId="7A5F1376"/>
  <w16cid:commentId w16cid:paraId="09214A65" w16cid:durableId="76F76921"/>
  <w16cid:commentId w16cid:paraId="5D2FBA7D" w16cid:durableId="3B8AF83D"/>
  <w16cid:commentId w16cid:paraId="0B12374A" w16cid:durableId="6CD840D5"/>
  <w16cid:commentId w16cid:paraId="54DFB83F" w16cid:durableId="1C95E260"/>
  <w16cid:commentId w16cid:paraId="25AC22BA" w16cid:durableId="644EEB1B"/>
  <w16cid:commentId w16cid:paraId="57BD0B3E" w16cid:durableId="427E5C40"/>
  <w16cid:commentId w16cid:paraId="7E6C38A5" w16cid:durableId="13A91F63"/>
  <w16cid:commentId w16cid:paraId="0A6522EB" w16cid:durableId="43D59493"/>
  <w16cid:commentId w16cid:paraId="64F9393B" w16cid:durableId="48472821"/>
  <w16cid:commentId w16cid:paraId="48157E8D" w16cid:durableId="016E758C"/>
  <w16cid:commentId w16cid:paraId="7BA4B332" w16cid:durableId="1EE31684"/>
  <w16cid:commentId w16cid:paraId="787B8C68" w16cid:durableId="6D5ECD4B"/>
  <w16cid:commentId w16cid:paraId="36C66CBD" w16cid:durableId="71B63FBF"/>
  <w16cid:commentId w16cid:paraId="75466B58" w16cid:durableId="165F8EB8"/>
  <w16cid:commentId w16cid:paraId="29910342" w16cid:durableId="299814C7"/>
  <w16cid:commentId w16cid:paraId="3B36D138" w16cid:durableId="74C072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1D9D" w14:textId="77777777" w:rsidR="002D48B9" w:rsidRDefault="002D48B9" w:rsidP="00B426B3">
      <w:r>
        <w:separator/>
      </w:r>
    </w:p>
  </w:endnote>
  <w:endnote w:type="continuationSeparator" w:id="0">
    <w:p w14:paraId="4C2FC816" w14:textId="77777777" w:rsidR="002D48B9" w:rsidRDefault="002D48B9" w:rsidP="00B42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Frutiger-Norma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207405"/>
      <w:docPartObj>
        <w:docPartGallery w:val="Page Numbers (Bottom of Page)"/>
        <w:docPartUnique/>
      </w:docPartObj>
    </w:sdtPr>
    <w:sdtEndPr>
      <w:rPr>
        <w:noProof/>
      </w:rPr>
    </w:sdtEndPr>
    <w:sdtContent>
      <w:p w14:paraId="6B00CC73" w14:textId="77777777" w:rsidR="00B426B3" w:rsidRPr="00DB3791" w:rsidRDefault="00F4750A" w:rsidP="00B426B3">
        <w:pPr>
          <w:pStyle w:val="Footer"/>
          <w:ind w:hanging="426"/>
          <w:rPr>
            <w:rFonts w:ascii="Calibri" w:hAnsi="Calibri" w:cs="Calibri"/>
            <w:sz w:val="16"/>
            <w:szCs w:val="16"/>
          </w:rPr>
        </w:pPr>
        <w:r>
          <w:rPr>
            <w:noProof/>
          </w:rPr>
          <w:drawing>
            <wp:anchor distT="0" distB="0" distL="114300" distR="114300" simplePos="0" relativeHeight="251663360" behindDoc="1" locked="0" layoutInCell="1" allowOverlap="1" wp14:anchorId="0FCB9AB1" wp14:editId="10FA1EF8">
              <wp:simplePos x="0" y="0"/>
              <wp:positionH relativeFrom="page">
                <wp:align>left</wp:align>
              </wp:positionH>
              <wp:positionV relativeFrom="paragraph">
                <wp:posOffset>118182</wp:posOffset>
              </wp:positionV>
              <wp:extent cx="7783492" cy="1012197"/>
              <wp:effectExtent l="0" t="0" r="8255" b="0"/>
              <wp:wrapNone/>
              <wp:docPr id="764920574" name="Picture 76492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83492" cy="10121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342">
          <w:t xml:space="preserve">     </w:t>
        </w:r>
        <w:r w:rsidR="00B426B3" w:rsidRPr="00DB3791">
          <w:rPr>
            <w:sz w:val="16"/>
            <w:szCs w:val="16"/>
          </w:rPr>
          <w:t xml:space="preserve">RIPLAY </w:t>
        </w:r>
        <w:r w:rsidR="00B271A6">
          <w:rPr>
            <w:sz w:val="16"/>
            <w:szCs w:val="16"/>
          </w:rPr>
          <w:t>Personal</w:t>
        </w:r>
        <w:r w:rsidR="00B426B3" w:rsidRPr="00DB3791">
          <w:rPr>
            <w:sz w:val="16"/>
            <w:szCs w:val="16"/>
          </w:rPr>
          <w:t xml:space="preserve">_ </w:t>
        </w:r>
        <w:r w:rsidR="00D03697">
          <w:rPr>
            <w:sz w:val="16"/>
            <w:szCs w:val="16"/>
          </w:rPr>
          <w:t xml:space="preserve">Mega Proteksi </w:t>
        </w:r>
        <w:r w:rsidR="006A2469">
          <w:rPr>
            <w:sz w:val="16"/>
            <w:szCs w:val="16"/>
          </w:rPr>
          <w:t>Masa Depan</w:t>
        </w:r>
        <w:r w:rsidR="00B426B3" w:rsidRPr="00DB3791">
          <w:rPr>
            <w:sz w:val="16"/>
            <w:szCs w:val="16"/>
          </w:rPr>
          <w:t>/</w:t>
        </w:r>
        <w:ins w:id="3042" w:author="Indria Mukti Efayanti" w:date="2025-05-05T15:09:00Z" w16du:dateUtc="2025-05-05T08:09:00Z">
          <w:r w:rsidR="00721D56" w:rsidRPr="006A61E6">
            <w:rPr>
              <w:sz w:val="16"/>
              <w:szCs w:val="16"/>
              <w:highlight w:val="yellow"/>
              <w:rPrChange w:id="3043" w:author="Rosita P L Tobing" w:date="2026-03-30T10:43:00Z" w16du:dateUtc="2026-03-30T03:43:00Z">
                <w:rPr>
                  <w:sz w:val="16"/>
                  <w:szCs w:val="16"/>
                </w:rPr>
              </w:rPrChange>
            </w:rPr>
            <w:t>M</w:t>
          </w:r>
          <w:del w:id="3044" w:author="Rosita P L Tobing" w:date="2026-03-30T10:43:00Z" w16du:dateUtc="2026-03-30T03:43:00Z">
            <w:r w:rsidR="00721D56" w:rsidRPr="006A61E6" w:rsidDel="006A61E6">
              <w:rPr>
                <w:sz w:val="16"/>
                <w:szCs w:val="16"/>
                <w:highlight w:val="yellow"/>
                <w:rPrChange w:id="3045" w:author="Rosita P L Tobing" w:date="2026-03-30T10:43:00Z" w16du:dateUtc="2026-03-30T03:43:00Z">
                  <w:rPr>
                    <w:sz w:val="16"/>
                    <w:szCs w:val="16"/>
                  </w:rPr>
                </w:rPrChange>
              </w:rPr>
              <w:delText>ei</w:delText>
            </w:r>
          </w:del>
        </w:ins>
        <w:ins w:id="3046" w:author="Indria Mukti Efayanti" w:date="2025-02-25T15:53:00Z" w16du:dateUtc="2025-02-25T08:53:00Z">
          <w:del w:id="3047" w:author="Rosita P L Tobing" w:date="2026-03-30T10:43:00Z" w16du:dateUtc="2026-03-30T03:43:00Z">
            <w:r w:rsidR="00B15E30" w:rsidRPr="006A61E6" w:rsidDel="006A61E6">
              <w:rPr>
                <w:sz w:val="16"/>
                <w:szCs w:val="16"/>
                <w:highlight w:val="yellow"/>
                <w:rPrChange w:id="3048" w:author="Rosita P L Tobing" w:date="2026-03-30T10:43:00Z" w16du:dateUtc="2026-03-30T03:43:00Z">
                  <w:rPr>
                    <w:sz w:val="16"/>
                    <w:szCs w:val="16"/>
                  </w:rPr>
                </w:rPrChange>
              </w:rPr>
              <w:delText>2025</w:delText>
            </w:r>
          </w:del>
        </w:ins>
        <w:ins w:id="3049" w:author="Rosita P L Tobing" w:date="2026-03-30T10:43:00Z" w16du:dateUtc="2026-03-30T03:43:00Z">
          <w:r w:rsidR="006A61E6" w:rsidRPr="006A61E6">
            <w:rPr>
              <w:sz w:val="16"/>
              <w:szCs w:val="16"/>
              <w:highlight w:val="yellow"/>
              <w:rPrChange w:id="3050" w:author="Rosita P L Tobing" w:date="2026-03-30T10:43:00Z" w16du:dateUtc="2026-03-30T03:43:00Z">
                <w:rPr>
                  <w:sz w:val="16"/>
                  <w:szCs w:val="16"/>
                </w:rPr>
              </w:rPrChange>
            </w:rPr>
            <w:t>ar2026</w:t>
          </w:r>
        </w:ins>
        <w:del w:id="3051" w:author="Indria Mukti Efayanti" w:date="2024-12-20T12:40:00Z" w16du:dateUtc="2024-12-20T05:40:00Z">
          <w:r w:rsidR="006A2469" w:rsidRPr="006A61E6" w:rsidDel="008E5BC7">
            <w:rPr>
              <w:sz w:val="16"/>
              <w:szCs w:val="16"/>
              <w:highlight w:val="yellow"/>
              <w:rPrChange w:id="3052" w:author="Rosita P L Tobing" w:date="2026-03-30T10:43:00Z" w16du:dateUtc="2026-03-30T03:43:00Z">
                <w:rPr>
                  <w:sz w:val="16"/>
                  <w:szCs w:val="16"/>
                </w:rPr>
              </w:rPrChange>
            </w:rPr>
            <w:delText>Nov</w:delText>
          </w:r>
        </w:del>
        <w:del w:id="3053" w:author="Indria Mukti Efayanti" w:date="2025-01-08T12:51:00Z" w16du:dateUtc="2025-01-08T05:51:00Z">
          <w:r w:rsidR="00B426B3" w:rsidRPr="006A61E6" w:rsidDel="00D101E5">
            <w:rPr>
              <w:sz w:val="16"/>
              <w:szCs w:val="16"/>
              <w:highlight w:val="yellow"/>
              <w:rPrChange w:id="3054" w:author="Rosita P L Tobing" w:date="2026-03-30T10:43:00Z" w16du:dateUtc="2026-03-30T03:43:00Z">
                <w:rPr>
                  <w:sz w:val="16"/>
                  <w:szCs w:val="16"/>
                </w:rPr>
              </w:rPrChange>
            </w:rPr>
            <w:delText>202</w:delText>
          </w:r>
          <w:r w:rsidR="00DB3791" w:rsidRPr="006A61E6" w:rsidDel="00D101E5">
            <w:rPr>
              <w:sz w:val="16"/>
              <w:szCs w:val="16"/>
              <w:highlight w:val="yellow"/>
              <w:rPrChange w:id="3055" w:author="Rosita P L Tobing" w:date="2026-03-30T10:43:00Z" w16du:dateUtc="2026-03-30T03:43:00Z">
                <w:rPr>
                  <w:sz w:val="16"/>
                  <w:szCs w:val="16"/>
                </w:rPr>
              </w:rPrChange>
            </w:rPr>
            <w:delText>4</w:delText>
          </w:r>
          <w:r w:rsidR="00B426B3" w:rsidRPr="00DB3791" w:rsidDel="00D101E5">
            <w:rPr>
              <w:sz w:val="16"/>
              <w:szCs w:val="16"/>
            </w:rPr>
            <w:delText xml:space="preserve">    </w:delText>
          </w:r>
        </w:del>
        <w:r w:rsidR="00B426B3" w:rsidRPr="00DB3791">
          <w:rPr>
            <w:sz w:val="16"/>
            <w:szCs w:val="16"/>
          </w:rPr>
          <w:t xml:space="preserve">     </w:t>
        </w:r>
        <w:r w:rsidR="00DB3791">
          <w:rPr>
            <w:sz w:val="16"/>
            <w:szCs w:val="16"/>
          </w:rPr>
          <w:t xml:space="preserve">                                                     </w:t>
        </w:r>
        <w:r w:rsidR="00B426B3" w:rsidRPr="00DB3791">
          <w:rPr>
            <w:sz w:val="16"/>
            <w:szCs w:val="16"/>
          </w:rPr>
          <w:t xml:space="preserve">             </w:t>
        </w:r>
        <w:r w:rsidR="00DB3791" w:rsidRPr="00DB3791">
          <w:rPr>
            <w:sz w:val="16"/>
            <w:szCs w:val="16"/>
          </w:rPr>
          <w:t xml:space="preserve">                          </w:t>
        </w:r>
        <w:r w:rsidR="00B426B3" w:rsidRPr="00DB3791">
          <w:rPr>
            <w:sz w:val="16"/>
            <w:szCs w:val="16"/>
          </w:rPr>
          <w:t xml:space="preserve">                                                                                       </w:t>
        </w:r>
        <w:r w:rsidR="00B426B3" w:rsidRPr="00DB3791">
          <w:rPr>
            <w:sz w:val="16"/>
            <w:szCs w:val="16"/>
          </w:rPr>
          <w:fldChar w:fldCharType="begin"/>
        </w:r>
        <w:r w:rsidR="00B426B3" w:rsidRPr="00DB3791">
          <w:rPr>
            <w:sz w:val="16"/>
            <w:szCs w:val="16"/>
          </w:rPr>
          <w:instrText xml:space="preserve"> PAGE   \* MERGEFORMAT </w:instrText>
        </w:r>
        <w:r w:rsidR="00B426B3" w:rsidRPr="00DB3791">
          <w:rPr>
            <w:sz w:val="16"/>
            <w:szCs w:val="16"/>
          </w:rPr>
          <w:fldChar w:fldCharType="separate"/>
        </w:r>
        <w:r w:rsidR="00B426B3" w:rsidRPr="00DB3791">
          <w:rPr>
            <w:noProof/>
            <w:sz w:val="16"/>
            <w:szCs w:val="16"/>
          </w:rPr>
          <w:t>2</w:t>
        </w:r>
        <w:r w:rsidR="00B426B3" w:rsidRPr="00DB3791">
          <w:rPr>
            <w:noProof/>
            <w:sz w:val="16"/>
            <w:szCs w:val="16"/>
          </w:rPr>
          <w:fldChar w:fldCharType="end"/>
        </w:r>
        <w:r w:rsidR="00B426B3" w:rsidRPr="00DB3791">
          <w:rPr>
            <w:noProof/>
            <w:sz w:val="16"/>
            <w:szCs w:val="16"/>
          </w:rPr>
          <w:t xml:space="preserve"> I </w:t>
        </w:r>
        <w:r w:rsidR="00B426B3" w:rsidRPr="00DB3791">
          <w:rPr>
            <w:rFonts w:ascii="Calibri" w:hAnsi="Calibri" w:cs="Calibri"/>
            <w:sz w:val="16"/>
            <w:szCs w:val="16"/>
          </w:rPr>
          <w:fldChar w:fldCharType="begin"/>
        </w:r>
        <w:r w:rsidR="00B426B3" w:rsidRPr="00DB3791">
          <w:rPr>
            <w:rFonts w:ascii="Calibri" w:hAnsi="Calibri" w:cs="Calibri"/>
            <w:b/>
            <w:color w:val="323E4F"/>
            <w:sz w:val="16"/>
            <w:szCs w:val="16"/>
          </w:rPr>
          <w:instrText xml:space="preserve"> NUMPAGES  \* Arabic  \* MERGEFORMAT </w:instrText>
        </w:r>
        <w:r w:rsidR="00B426B3" w:rsidRPr="00DB3791">
          <w:rPr>
            <w:rFonts w:ascii="Calibri" w:hAnsi="Calibri" w:cs="Calibri"/>
            <w:sz w:val="16"/>
            <w:szCs w:val="16"/>
          </w:rPr>
          <w:fldChar w:fldCharType="separate"/>
        </w:r>
        <w:r w:rsidR="00B426B3" w:rsidRPr="00DB3791">
          <w:rPr>
            <w:rFonts w:ascii="Calibri" w:hAnsi="Calibri" w:cs="Calibri"/>
            <w:sz w:val="16"/>
            <w:szCs w:val="16"/>
          </w:rPr>
          <w:t>9</w:t>
        </w:r>
        <w:r w:rsidR="00B426B3" w:rsidRPr="00DB3791">
          <w:rPr>
            <w:rFonts w:ascii="Calibri" w:hAnsi="Calibri" w:cs="Calibri"/>
            <w:sz w:val="16"/>
            <w:szCs w:val="16"/>
          </w:rPr>
          <w:fldChar w:fldCharType="end"/>
        </w:r>
      </w:p>
      <w:p w14:paraId="18B04134" w14:textId="77777777" w:rsidR="00B426B3" w:rsidRDefault="00000000">
        <w:pPr>
          <w:pStyle w:val="Footer"/>
          <w:jc w:val="right"/>
        </w:pPr>
      </w:p>
    </w:sdtContent>
  </w:sdt>
  <w:p w14:paraId="3CC2313F" w14:textId="77777777" w:rsidR="00B426B3" w:rsidRDefault="00B42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9886" w14:textId="77777777" w:rsidR="002D48B9" w:rsidRDefault="002D48B9" w:rsidP="00B426B3">
      <w:r>
        <w:separator/>
      </w:r>
    </w:p>
  </w:footnote>
  <w:footnote w:type="continuationSeparator" w:id="0">
    <w:p w14:paraId="3AF92536" w14:textId="77777777" w:rsidR="002D48B9" w:rsidRDefault="002D48B9" w:rsidP="00B42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2723" w14:textId="77777777" w:rsidR="00B426B3" w:rsidRDefault="004D1F3A">
    <w:pPr>
      <w:pStyle w:val="Header"/>
    </w:pPr>
    <w:r>
      <w:rPr>
        <w:noProof/>
      </w:rPr>
      <w:drawing>
        <wp:anchor distT="0" distB="0" distL="114300" distR="114300" simplePos="0" relativeHeight="251659264" behindDoc="1" locked="0" layoutInCell="1" allowOverlap="1" wp14:anchorId="64DEAFA5" wp14:editId="4E052BA6">
          <wp:simplePos x="0" y="0"/>
          <wp:positionH relativeFrom="page">
            <wp:posOffset>-120650</wp:posOffset>
          </wp:positionH>
          <wp:positionV relativeFrom="paragraph">
            <wp:posOffset>-908050</wp:posOffset>
          </wp:positionV>
          <wp:extent cx="8045450" cy="986790"/>
          <wp:effectExtent l="0" t="0" r="0" b="3810"/>
          <wp:wrapNone/>
          <wp:docPr id="1602475707" name="Picture 160247570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545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sidR="00B426B3" w:rsidRPr="00535CD4">
      <w:rPr>
        <w:rFonts w:ascii="Calibri" w:eastAsia="Calibri" w:hAnsi="Calibri" w:cs="Calibri"/>
        <w:b/>
        <w:noProof/>
        <w:color w:val="F2F2F2"/>
        <w:szCs w:val="24"/>
      </w:rPr>
      <mc:AlternateContent>
        <mc:Choice Requires="wps">
          <w:drawing>
            <wp:anchor distT="45720" distB="45720" distL="114300" distR="114300" simplePos="0" relativeHeight="251661312" behindDoc="0" locked="0" layoutInCell="1" allowOverlap="1" wp14:anchorId="37686FEC" wp14:editId="3C9A8ACC">
              <wp:simplePos x="0" y="0"/>
              <wp:positionH relativeFrom="column">
                <wp:posOffset>-48260</wp:posOffset>
              </wp:positionH>
              <wp:positionV relativeFrom="paragraph">
                <wp:posOffset>-765566</wp:posOffset>
              </wp:positionV>
              <wp:extent cx="448881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8815" cy="1404620"/>
                      </a:xfrm>
                      <a:prstGeom prst="rect">
                        <a:avLst/>
                      </a:prstGeom>
                      <a:noFill/>
                      <a:ln w="9525">
                        <a:noFill/>
                        <a:miter lim="800000"/>
                        <a:headEnd/>
                        <a:tailEnd/>
                      </a:ln>
                    </wps:spPr>
                    <wps:txbx>
                      <w:txbxContent>
                        <w:p w14:paraId="6682B914" w14:textId="77777777" w:rsidR="00B426B3" w:rsidRPr="00395E39" w:rsidRDefault="00B426B3" w:rsidP="00B426B3">
                          <w:pPr>
                            <w:rPr>
                              <w:rFonts w:cstheme="minorHAnsi"/>
                              <w:b/>
                              <w:bCs/>
                              <w:sz w:val="28"/>
                              <w:szCs w:val="28"/>
                            </w:rPr>
                          </w:pPr>
                          <w:r w:rsidRPr="00395E39">
                            <w:rPr>
                              <w:rFonts w:cstheme="minorHAnsi"/>
                              <w:b/>
                              <w:bCs/>
                              <w:sz w:val="28"/>
                              <w:szCs w:val="28"/>
                            </w:rPr>
                            <w:t xml:space="preserve">RINGKASAN INFORMASI </w:t>
                          </w:r>
                          <w:r w:rsidR="00A66EF5">
                            <w:rPr>
                              <w:rFonts w:cstheme="minorHAnsi"/>
                              <w:b/>
                              <w:bCs/>
                              <w:sz w:val="28"/>
                              <w:szCs w:val="28"/>
                            </w:rPr>
                            <w:t xml:space="preserve">PRODUK DAN </w:t>
                          </w:r>
                          <w:r w:rsidRPr="00395E39">
                            <w:rPr>
                              <w:rFonts w:cstheme="minorHAnsi"/>
                              <w:b/>
                              <w:bCs/>
                              <w:sz w:val="28"/>
                              <w:szCs w:val="28"/>
                            </w:rPr>
                            <w:t>LAYANAN (RIPLAY)</w:t>
                          </w:r>
                        </w:p>
                        <w:p w14:paraId="40031BD1" w14:textId="77777777" w:rsidR="00B426B3" w:rsidRPr="00566088" w:rsidRDefault="00B426B3" w:rsidP="00B426B3">
                          <w:pPr>
                            <w:rPr>
                              <w:rFonts w:cstheme="minorHAnsi"/>
                              <w:b/>
                              <w:bCs/>
                              <w:sz w:val="28"/>
                              <w:szCs w:val="28"/>
                            </w:rPr>
                          </w:pPr>
                          <w:r w:rsidRPr="00566088">
                            <w:rPr>
                              <w:rFonts w:cstheme="minorHAnsi"/>
                              <w:b/>
                              <w:bCs/>
                              <w:sz w:val="28"/>
                              <w:szCs w:val="28"/>
                            </w:rPr>
                            <w:t>ASURANSI JIWA</w:t>
                          </w:r>
                        </w:p>
                        <w:p w14:paraId="524EFBD0" w14:textId="77777777" w:rsidR="00B426B3" w:rsidRPr="00395E39" w:rsidRDefault="00145180" w:rsidP="0099443A">
                          <w:pPr>
                            <w:rPr>
                              <w:rFonts w:cstheme="minorHAnsi"/>
                              <w:b/>
                              <w:bCs/>
                              <w:sz w:val="28"/>
                              <w:szCs w:val="28"/>
                            </w:rPr>
                          </w:pPr>
                          <w:r w:rsidRPr="004826D6">
                            <w:rPr>
                              <w:rFonts w:cstheme="minorHAnsi"/>
                              <w:b/>
                              <w:bCs/>
                              <w:sz w:val="28"/>
                              <w:szCs w:val="28"/>
                            </w:rPr>
                            <w:t xml:space="preserve">MEGA PROTEKSI </w:t>
                          </w:r>
                          <w:r w:rsidR="00BA48E2">
                            <w:rPr>
                              <w:rFonts w:cstheme="minorHAnsi"/>
                              <w:b/>
                              <w:bCs/>
                              <w:sz w:val="28"/>
                              <w:szCs w:val="28"/>
                            </w:rPr>
                            <w:t>MASA DEPAN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686FEC" id="_x0000_t202" coordsize="21600,21600" o:spt="202" path="m,l,21600r21600,l21600,xe">
              <v:stroke joinstyle="miter"/>
              <v:path gradientshapeok="t" o:connecttype="rect"/>
            </v:shapetype>
            <v:shape id="Text Box 2" o:spid="_x0000_s1026" type="#_x0000_t202" style="position:absolute;left:0;text-align:left;margin-left:-3.8pt;margin-top:-60.3pt;width:353.4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" filled="f" stroked="f">
              <v:textbox style="mso-fit-shape-to-text:t">
                <w:txbxContent>
                  <w:p w14:paraId="6682B914" w14:textId="77777777" w:rsidR="00B426B3" w:rsidRPr="00395E39" w:rsidRDefault="00B426B3" w:rsidP="00B426B3">
                    <w:pPr>
                      <w:rPr>
                        <w:rFonts w:cstheme="minorHAnsi"/>
                        <w:b/>
                        <w:bCs/>
                        <w:sz w:val="28"/>
                        <w:szCs w:val="28"/>
                      </w:rPr>
                    </w:pPr>
                    <w:r w:rsidRPr="00395E39">
                      <w:rPr>
                        <w:rFonts w:cstheme="minorHAnsi"/>
                        <w:b/>
                        <w:bCs/>
                        <w:sz w:val="28"/>
                        <w:szCs w:val="28"/>
                      </w:rPr>
                      <w:t xml:space="preserve">RINGKASAN INFORMASI </w:t>
                    </w:r>
                    <w:r w:rsidR="00A66EF5">
                      <w:rPr>
                        <w:rFonts w:cstheme="minorHAnsi"/>
                        <w:b/>
                        <w:bCs/>
                        <w:sz w:val="28"/>
                        <w:szCs w:val="28"/>
                      </w:rPr>
                      <w:t xml:space="preserve">PRODUK DAN </w:t>
                    </w:r>
                    <w:r w:rsidRPr="00395E39">
                      <w:rPr>
                        <w:rFonts w:cstheme="minorHAnsi"/>
                        <w:b/>
                        <w:bCs/>
                        <w:sz w:val="28"/>
                        <w:szCs w:val="28"/>
                      </w:rPr>
                      <w:t>LAYANAN (RIPLAY)</w:t>
                    </w:r>
                  </w:p>
                  <w:p w14:paraId="40031BD1" w14:textId="77777777" w:rsidR="00B426B3" w:rsidRPr="00566088" w:rsidRDefault="00B426B3" w:rsidP="00B426B3">
                    <w:pPr>
                      <w:rPr>
                        <w:rFonts w:cstheme="minorHAnsi"/>
                        <w:b/>
                        <w:bCs/>
                        <w:sz w:val="28"/>
                        <w:szCs w:val="28"/>
                      </w:rPr>
                    </w:pPr>
                    <w:r w:rsidRPr="00566088">
                      <w:rPr>
                        <w:rFonts w:cstheme="minorHAnsi"/>
                        <w:b/>
                        <w:bCs/>
                        <w:sz w:val="28"/>
                        <w:szCs w:val="28"/>
                      </w:rPr>
                      <w:t>ASURANSI JIWA</w:t>
                    </w:r>
                  </w:p>
                  <w:p w14:paraId="524EFBD0" w14:textId="77777777" w:rsidR="00B426B3" w:rsidRPr="00395E39" w:rsidRDefault="00145180" w:rsidP="0099443A">
                    <w:pPr>
                      <w:rPr>
                        <w:rFonts w:cstheme="minorHAnsi"/>
                        <w:b/>
                        <w:bCs/>
                        <w:sz w:val="28"/>
                        <w:szCs w:val="28"/>
                      </w:rPr>
                    </w:pPr>
                    <w:r w:rsidRPr="004826D6">
                      <w:rPr>
                        <w:rFonts w:cstheme="minorHAnsi"/>
                        <w:b/>
                        <w:bCs/>
                        <w:sz w:val="28"/>
                        <w:szCs w:val="28"/>
                      </w:rPr>
                      <w:t xml:space="preserve">MEGA PROTEKSI </w:t>
                    </w:r>
                    <w:r w:rsidR="00BA48E2">
                      <w:rPr>
                        <w:rFonts w:cstheme="minorHAnsi"/>
                        <w:b/>
                        <w:bCs/>
                        <w:sz w:val="28"/>
                        <w:szCs w:val="28"/>
                      </w:rPr>
                      <w:t>MASA DEPAN</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1A7"/>
    <w:multiLevelType w:val="hybridMultilevel"/>
    <w:tmpl w:val="FC7835F4"/>
    <w:lvl w:ilvl="0" w:tplc="2C4E3C32">
      <w:start w:val="1"/>
      <w:numFmt w:val="decimal"/>
      <w:lvlText w:val="%1)"/>
      <w:lvlJc w:val="left"/>
      <w:pPr>
        <w:ind w:left="720" w:hanging="360"/>
      </w:pPr>
      <w:rPr>
        <w:rFonts w:hint="default"/>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E5CFD"/>
    <w:multiLevelType w:val="hybridMultilevel"/>
    <w:tmpl w:val="3B5E12BC"/>
    <w:lvl w:ilvl="0" w:tplc="44A49D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343FF"/>
    <w:multiLevelType w:val="hybridMultilevel"/>
    <w:tmpl w:val="5672C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75412"/>
    <w:multiLevelType w:val="hybridMultilevel"/>
    <w:tmpl w:val="7F32418E"/>
    <w:lvl w:ilvl="0" w:tplc="57F61398">
      <w:start w:val="1"/>
      <w:numFmt w:val="lowerLetter"/>
      <w:lvlText w:val="%1."/>
      <w:lvlJc w:val="left"/>
      <w:pPr>
        <w:ind w:left="1633" w:hanging="18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7122E"/>
    <w:multiLevelType w:val="hybridMultilevel"/>
    <w:tmpl w:val="659452F2"/>
    <w:lvl w:ilvl="0" w:tplc="E35C004E">
      <w:start w:val="1"/>
      <w:numFmt w:val="lowerRoman"/>
      <w:lvlText w:val="%1."/>
      <w:lvlJc w:val="left"/>
      <w:pPr>
        <w:ind w:left="409"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F82AC7"/>
    <w:multiLevelType w:val="hybridMultilevel"/>
    <w:tmpl w:val="8A3808DA"/>
    <w:lvl w:ilvl="0" w:tplc="A054591C">
      <w:start w:val="9"/>
      <w:numFmt w:val="lowerRoman"/>
      <w:lvlText w:val="%1."/>
      <w:lvlJc w:val="left"/>
      <w:pPr>
        <w:ind w:left="1130" w:hanging="360"/>
      </w:pPr>
      <w:rPr>
        <w:rFonts w:hint="default"/>
      </w:rPr>
    </w:lvl>
    <w:lvl w:ilvl="1" w:tplc="04090019">
      <w:start w:val="1"/>
      <w:numFmt w:val="lowerLetter"/>
      <w:lvlText w:val="%2."/>
      <w:lvlJc w:val="left"/>
      <w:pPr>
        <w:ind w:left="1850" w:hanging="360"/>
      </w:pPr>
    </w:lvl>
    <w:lvl w:ilvl="2" w:tplc="0409001B">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6" w15:restartNumberingAfterBreak="0">
    <w:nsid w:val="066156C4"/>
    <w:multiLevelType w:val="hybridMultilevel"/>
    <w:tmpl w:val="ACE6789E"/>
    <w:lvl w:ilvl="0" w:tplc="48D6C03A">
      <w:start w:val="1"/>
      <w:numFmt w:val="decimal"/>
      <w:lvlText w:val="%1)"/>
      <w:lvlJc w:val="left"/>
      <w:pPr>
        <w:ind w:left="1150" w:hanging="360"/>
      </w:pPr>
      <w:rPr>
        <w:rFonts w:ascii="Calibri" w:eastAsia="Calibri" w:hAnsi="Calibri" w:cs="Calibri" w:hint="default"/>
        <w:spacing w:val="-1"/>
        <w:w w:val="1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0215BA"/>
    <w:multiLevelType w:val="hybridMultilevel"/>
    <w:tmpl w:val="B8C29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0755C4"/>
    <w:multiLevelType w:val="hybridMultilevel"/>
    <w:tmpl w:val="F02EC9F0"/>
    <w:lvl w:ilvl="0" w:tplc="1F8A6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552245"/>
    <w:multiLevelType w:val="hybridMultilevel"/>
    <w:tmpl w:val="095A2F42"/>
    <w:lvl w:ilvl="0" w:tplc="51B601E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B2AD9"/>
    <w:multiLevelType w:val="hybridMultilevel"/>
    <w:tmpl w:val="E2046F1A"/>
    <w:lvl w:ilvl="0" w:tplc="D3D88474">
      <w:start w:val="1"/>
      <w:numFmt w:val="lowerLetter"/>
      <w:lvlText w:val="%1."/>
      <w:lvlJc w:val="left"/>
      <w:pPr>
        <w:ind w:left="1077" w:hanging="360"/>
      </w:pPr>
      <w:rPr>
        <w:rFonts w:hint="default"/>
        <w:sz w:val="2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0CCB0273"/>
    <w:multiLevelType w:val="hybridMultilevel"/>
    <w:tmpl w:val="3F7A8418"/>
    <w:lvl w:ilvl="0" w:tplc="914E00A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34F56"/>
    <w:multiLevelType w:val="hybridMultilevel"/>
    <w:tmpl w:val="AB52D92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076C1"/>
    <w:multiLevelType w:val="hybridMultilevel"/>
    <w:tmpl w:val="C8D2D310"/>
    <w:lvl w:ilvl="0" w:tplc="AA2CCEB0">
      <w:start w:val="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1921EB"/>
    <w:multiLevelType w:val="hybridMultilevel"/>
    <w:tmpl w:val="5EDC8692"/>
    <w:lvl w:ilvl="0" w:tplc="FFBA3D66">
      <w:start w:val="1"/>
      <w:numFmt w:val="lowerLetter"/>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3C50F89"/>
    <w:multiLevelType w:val="hybridMultilevel"/>
    <w:tmpl w:val="6BD64976"/>
    <w:lvl w:ilvl="0" w:tplc="8FB236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2A2D7F"/>
    <w:multiLevelType w:val="hybridMultilevel"/>
    <w:tmpl w:val="82EABE94"/>
    <w:lvl w:ilvl="0" w:tplc="506CD59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5D24D25"/>
    <w:multiLevelType w:val="hybridMultilevel"/>
    <w:tmpl w:val="74DCAE82"/>
    <w:lvl w:ilvl="0" w:tplc="E230C926">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7D7FB1"/>
    <w:multiLevelType w:val="hybridMultilevel"/>
    <w:tmpl w:val="E4AA102A"/>
    <w:lvl w:ilvl="0" w:tplc="E0E419B8">
      <w:start w:val="1"/>
      <w:numFmt w:val="lowerRoman"/>
      <w:lvlText w:val="%1."/>
      <w:lvlJc w:val="left"/>
      <w:pPr>
        <w:ind w:left="1509" w:hanging="360"/>
      </w:pPr>
      <w:rPr>
        <w:rFonts w:hint="default"/>
        <w:color w:val="auto"/>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19" w15:restartNumberingAfterBreak="0">
    <w:nsid w:val="16BD0054"/>
    <w:multiLevelType w:val="hybridMultilevel"/>
    <w:tmpl w:val="8A2E7AA8"/>
    <w:lvl w:ilvl="0" w:tplc="18F25FBC">
      <w:numFmt w:val="bullet"/>
      <w:lvlText w:val="•"/>
      <w:lvlJc w:val="left"/>
      <w:pPr>
        <w:ind w:left="720" w:hanging="360"/>
      </w:pPr>
      <w:rPr>
        <w:rFonts w:hint="default"/>
        <w:lang w:val="id"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631EE"/>
    <w:multiLevelType w:val="hybridMultilevel"/>
    <w:tmpl w:val="4C4EA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966DA8"/>
    <w:multiLevelType w:val="hybridMultilevel"/>
    <w:tmpl w:val="22707E84"/>
    <w:lvl w:ilvl="0" w:tplc="FFFFFFFF">
      <w:start w:val="1"/>
      <w:numFmt w:val="lowerLetter"/>
      <w:lvlText w:val="%1."/>
      <w:lvlJc w:val="left"/>
      <w:pPr>
        <w:ind w:left="666" w:hanging="195"/>
        <w:jc w:val="right"/>
      </w:pPr>
      <w:rPr>
        <w:rFonts w:hint="default"/>
        <w:b w:val="0"/>
        <w:bCs/>
        <w:i w:val="0"/>
        <w:iCs/>
        <w:spacing w:val="-1"/>
        <w:w w:val="99"/>
        <w:sz w:val="20"/>
        <w:szCs w:val="20"/>
        <w:lang w:val="id" w:eastAsia="en-US" w:bidi="ar-SA"/>
      </w:rPr>
    </w:lvl>
    <w:lvl w:ilvl="1" w:tplc="FFFFFFFF">
      <w:start w:val="1"/>
      <w:numFmt w:val="lowerRoman"/>
      <w:lvlText w:val="%2."/>
      <w:lvlJc w:val="left"/>
      <w:pPr>
        <w:ind w:left="1094" w:hanging="360"/>
      </w:pPr>
      <w:rPr>
        <w:rFonts w:ascii="Calibri" w:eastAsia="Calibri" w:hAnsi="Calibri" w:cs="Calibri" w:hint="default"/>
        <w:b w:val="0"/>
        <w:bCs w:val="0"/>
        <w:i w:val="0"/>
        <w:iCs w:val="0"/>
        <w:spacing w:val="0"/>
        <w:w w:val="100"/>
        <w:sz w:val="20"/>
        <w:szCs w:val="20"/>
      </w:rPr>
    </w:lvl>
    <w:lvl w:ilvl="2" w:tplc="BB3C6926">
      <w:start w:val="1"/>
      <w:numFmt w:val="decimal"/>
      <w:lvlText w:val="%3)"/>
      <w:lvlJc w:val="left"/>
      <w:pPr>
        <w:ind w:left="1453" w:hanging="360"/>
      </w:pPr>
      <w:rPr>
        <w:rFonts w:asciiTheme="minorHAnsi" w:eastAsia="Malgun Gothic" w:hAnsiTheme="minorHAnsi" w:cstheme="minorHAnsi" w:hint="default"/>
      </w:rPr>
    </w:lvl>
    <w:lvl w:ilvl="3" w:tplc="FFFFFFFF">
      <w:numFmt w:val="bullet"/>
      <w:lvlText w:val="•"/>
      <w:lvlJc w:val="left"/>
      <w:pPr>
        <w:ind w:left="2527" w:hanging="425"/>
      </w:pPr>
      <w:rPr>
        <w:rFonts w:hint="default"/>
        <w:lang w:val="id" w:eastAsia="en-US" w:bidi="ar-SA"/>
      </w:rPr>
    </w:lvl>
    <w:lvl w:ilvl="4" w:tplc="FFFFFFFF">
      <w:numFmt w:val="bullet"/>
      <w:lvlText w:val="•"/>
      <w:lvlJc w:val="left"/>
      <w:pPr>
        <w:ind w:left="3535" w:hanging="425"/>
      </w:pPr>
      <w:rPr>
        <w:rFonts w:hint="default"/>
        <w:lang w:val="id" w:eastAsia="en-US" w:bidi="ar-SA"/>
      </w:rPr>
    </w:lvl>
    <w:lvl w:ilvl="5" w:tplc="FFFFFFFF">
      <w:numFmt w:val="bullet"/>
      <w:lvlText w:val="•"/>
      <w:lvlJc w:val="left"/>
      <w:pPr>
        <w:ind w:left="4542" w:hanging="425"/>
      </w:pPr>
      <w:rPr>
        <w:rFonts w:hint="default"/>
        <w:lang w:val="id" w:eastAsia="en-US" w:bidi="ar-SA"/>
      </w:rPr>
    </w:lvl>
    <w:lvl w:ilvl="6" w:tplc="FFFFFFFF">
      <w:numFmt w:val="bullet"/>
      <w:lvlText w:val="•"/>
      <w:lvlJc w:val="left"/>
      <w:pPr>
        <w:ind w:left="5550" w:hanging="425"/>
      </w:pPr>
      <w:rPr>
        <w:rFonts w:hint="default"/>
        <w:lang w:val="id" w:eastAsia="en-US" w:bidi="ar-SA"/>
      </w:rPr>
    </w:lvl>
    <w:lvl w:ilvl="7" w:tplc="FFFFFFFF">
      <w:numFmt w:val="bullet"/>
      <w:lvlText w:val="•"/>
      <w:lvlJc w:val="left"/>
      <w:pPr>
        <w:ind w:left="6557" w:hanging="425"/>
      </w:pPr>
      <w:rPr>
        <w:rFonts w:hint="default"/>
        <w:lang w:val="id" w:eastAsia="en-US" w:bidi="ar-SA"/>
      </w:rPr>
    </w:lvl>
    <w:lvl w:ilvl="8" w:tplc="FFFFFFFF">
      <w:numFmt w:val="bullet"/>
      <w:lvlText w:val="•"/>
      <w:lvlJc w:val="left"/>
      <w:pPr>
        <w:ind w:left="7565" w:hanging="425"/>
      </w:pPr>
      <w:rPr>
        <w:rFonts w:hint="default"/>
        <w:lang w:val="id" w:eastAsia="en-US" w:bidi="ar-SA"/>
      </w:rPr>
    </w:lvl>
  </w:abstractNum>
  <w:abstractNum w:abstractNumId="22" w15:restartNumberingAfterBreak="0">
    <w:nsid w:val="1982348B"/>
    <w:multiLevelType w:val="hybridMultilevel"/>
    <w:tmpl w:val="BEEE5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071DDA"/>
    <w:multiLevelType w:val="hybridMultilevel"/>
    <w:tmpl w:val="B8EA7B78"/>
    <w:lvl w:ilvl="0" w:tplc="3D507DBE">
      <w:start w:val="1"/>
      <w:numFmt w:val="decimal"/>
      <w:lvlText w:val="%1."/>
      <w:lvlJc w:val="left"/>
      <w:pPr>
        <w:ind w:left="360" w:hanging="360"/>
      </w:pPr>
      <w:rPr>
        <w:rFonts w:hint="default"/>
        <w:spacing w:val="-1"/>
        <w:w w:val="99"/>
        <w:sz w:val="20"/>
        <w:szCs w:val="20"/>
        <w:lang w:val="id" w:eastAsia="en-US" w:bidi="ar-SA"/>
      </w:rPr>
    </w:lvl>
    <w:lvl w:ilvl="1" w:tplc="38660256">
      <w:start w:val="1"/>
      <w:numFmt w:val="decimal"/>
      <w:lvlText w:val="%2)"/>
      <w:lvlJc w:val="left"/>
      <w:pPr>
        <w:ind w:left="707" w:hanging="360"/>
      </w:pPr>
      <w:rPr>
        <w:rFonts w:ascii="Calibri" w:eastAsia="Calibri" w:hAnsi="Calibri" w:cs="Calibri" w:hint="default"/>
        <w:spacing w:val="-1"/>
        <w:w w:val="100"/>
        <w:sz w:val="18"/>
        <w:szCs w:val="18"/>
        <w:lang w:val="id" w:eastAsia="en-US" w:bidi="ar-SA"/>
      </w:rPr>
    </w:lvl>
    <w:lvl w:ilvl="2" w:tplc="18F25FBC">
      <w:numFmt w:val="bullet"/>
      <w:lvlText w:val="•"/>
      <w:lvlJc w:val="left"/>
      <w:pPr>
        <w:ind w:left="1736" w:hanging="360"/>
      </w:pPr>
      <w:rPr>
        <w:rFonts w:hint="default"/>
        <w:lang w:val="id" w:eastAsia="en-US" w:bidi="ar-SA"/>
      </w:rPr>
    </w:lvl>
    <w:lvl w:ilvl="3" w:tplc="2DAC72EA">
      <w:numFmt w:val="bullet"/>
      <w:lvlText w:val="•"/>
      <w:lvlJc w:val="left"/>
      <w:pPr>
        <w:ind w:left="2773" w:hanging="360"/>
      </w:pPr>
      <w:rPr>
        <w:rFonts w:hint="default"/>
        <w:lang w:val="id" w:eastAsia="en-US" w:bidi="ar-SA"/>
      </w:rPr>
    </w:lvl>
    <w:lvl w:ilvl="4" w:tplc="0430DEFC">
      <w:numFmt w:val="bullet"/>
      <w:lvlText w:val="•"/>
      <w:lvlJc w:val="left"/>
      <w:pPr>
        <w:ind w:left="3809" w:hanging="360"/>
      </w:pPr>
      <w:rPr>
        <w:rFonts w:hint="default"/>
        <w:lang w:val="id" w:eastAsia="en-US" w:bidi="ar-SA"/>
      </w:rPr>
    </w:lvl>
    <w:lvl w:ilvl="5" w:tplc="2EA014D6">
      <w:numFmt w:val="bullet"/>
      <w:lvlText w:val="•"/>
      <w:lvlJc w:val="left"/>
      <w:pPr>
        <w:ind w:left="4846" w:hanging="360"/>
      </w:pPr>
      <w:rPr>
        <w:rFonts w:hint="default"/>
        <w:lang w:val="id" w:eastAsia="en-US" w:bidi="ar-SA"/>
      </w:rPr>
    </w:lvl>
    <w:lvl w:ilvl="6" w:tplc="C29C516C">
      <w:numFmt w:val="bullet"/>
      <w:lvlText w:val="•"/>
      <w:lvlJc w:val="left"/>
      <w:pPr>
        <w:ind w:left="5882" w:hanging="360"/>
      </w:pPr>
      <w:rPr>
        <w:rFonts w:hint="default"/>
        <w:lang w:val="id" w:eastAsia="en-US" w:bidi="ar-SA"/>
      </w:rPr>
    </w:lvl>
    <w:lvl w:ilvl="7" w:tplc="368E2EA6">
      <w:numFmt w:val="bullet"/>
      <w:lvlText w:val="•"/>
      <w:lvlJc w:val="left"/>
      <w:pPr>
        <w:ind w:left="6919" w:hanging="360"/>
      </w:pPr>
      <w:rPr>
        <w:rFonts w:hint="default"/>
        <w:lang w:val="id" w:eastAsia="en-US" w:bidi="ar-SA"/>
      </w:rPr>
    </w:lvl>
    <w:lvl w:ilvl="8" w:tplc="DF125B0E">
      <w:numFmt w:val="bullet"/>
      <w:lvlText w:val="•"/>
      <w:lvlJc w:val="left"/>
      <w:pPr>
        <w:ind w:left="7955" w:hanging="360"/>
      </w:pPr>
      <w:rPr>
        <w:rFonts w:hint="default"/>
        <w:lang w:val="id" w:eastAsia="en-US" w:bidi="ar-SA"/>
      </w:rPr>
    </w:lvl>
  </w:abstractNum>
  <w:abstractNum w:abstractNumId="24" w15:restartNumberingAfterBreak="0">
    <w:nsid w:val="217A0544"/>
    <w:multiLevelType w:val="hybridMultilevel"/>
    <w:tmpl w:val="7AD0F2A0"/>
    <w:lvl w:ilvl="0" w:tplc="986AA53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5A032D"/>
    <w:multiLevelType w:val="hybridMultilevel"/>
    <w:tmpl w:val="1FBCECCE"/>
    <w:lvl w:ilvl="0" w:tplc="94AAEA28">
      <w:start w:val="1"/>
      <w:numFmt w:val="lowerRoman"/>
      <w:lvlText w:val="%1."/>
      <w:lvlJc w:val="left"/>
      <w:pPr>
        <w:ind w:left="1490" w:hanging="360"/>
      </w:pPr>
      <w:rPr>
        <w:rFonts w:hint="default"/>
        <w:sz w:val="20"/>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26" w15:restartNumberingAfterBreak="0">
    <w:nsid w:val="25614241"/>
    <w:multiLevelType w:val="hybridMultilevel"/>
    <w:tmpl w:val="8D9C10BE"/>
    <w:lvl w:ilvl="0" w:tplc="D80E36E6">
      <w:start w:val="1"/>
      <w:numFmt w:val="decimal"/>
      <w:lvlText w:val="%1."/>
      <w:lvlJc w:val="left"/>
      <w:pPr>
        <w:ind w:left="357" w:hanging="308"/>
      </w:pPr>
      <w:rPr>
        <w:rFonts w:ascii="Calibri" w:eastAsia="Calibri" w:hAnsi="Calibri" w:cs="Calibri" w:hint="default"/>
        <w:spacing w:val="-1"/>
        <w:w w:val="99"/>
        <w:sz w:val="20"/>
        <w:szCs w:val="20"/>
        <w:lang w:val="id" w:eastAsia="en-US" w:bidi="ar-SA"/>
      </w:rPr>
    </w:lvl>
    <w:lvl w:ilvl="1" w:tplc="73785F2A">
      <w:start w:val="1"/>
      <w:numFmt w:val="lowerLetter"/>
      <w:lvlText w:val="%2."/>
      <w:lvlJc w:val="left"/>
      <w:pPr>
        <w:ind w:left="770" w:hanging="360"/>
      </w:pPr>
      <w:rPr>
        <w:rFonts w:ascii="Calibri" w:eastAsia="Calibri" w:hAnsi="Calibri" w:cs="Calibri" w:hint="default"/>
        <w:w w:val="99"/>
        <w:sz w:val="20"/>
        <w:szCs w:val="20"/>
        <w:lang w:val="id" w:eastAsia="en-US" w:bidi="ar-SA"/>
      </w:rPr>
    </w:lvl>
    <w:lvl w:ilvl="2" w:tplc="04090017">
      <w:start w:val="1"/>
      <w:numFmt w:val="lowerLetter"/>
      <w:lvlText w:val="%3)"/>
      <w:lvlJc w:val="left"/>
      <w:pPr>
        <w:ind w:left="1150" w:hanging="360"/>
      </w:pPr>
    </w:lvl>
    <w:lvl w:ilvl="3" w:tplc="D36A00E6">
      <w:numFmt w:val="bullet"/>
      <w:lvlText w:val="•"/>
      <w:lvlJc w:val="left"/>
      <w:pPr>
        <w:ind w:left="2286" w:hanging="380"/>
      </w:pPr>
      <w:rPr>
        <w:rFonts w:hint="default"/>
        <w:lang w:val="id" w:eastAsia="en-US" w:bidi="ar-SA"/>
      </w:rPr>
    </w:lvl>
    <w:lvl w:ilvl="4" w:tplc="B4662B86">
      <w:numFmt w:val="bullet"/>
      <w:lvlText w:val="•"/>
      <w:lvlJc w:val="left"/>
      <w:pPr>
        <w:ind w:left="3392" w:hanging="380"/>
      </w:pPr>
      <w:rPr>
        <w:rFonts w:hint="default"/>
        <w:lang w:val="id" w:eastAsia="en-US" w:bidi="ar-SA"/>
      </w:rPr>
    </w:lvl>
    <w:lvl w:ilvl="5" w:tplc="F93065F6">
      <w:numFmt w:val="bullet"/>
      <w:lvlText w:val="•"/>
      <w:lvlJc w:val="left"/>
      <w:pPr>
        <w:ind w:left="4498" w:hanging="380"/>
      </w:pPr>
      <w:rPr>
        <w:rFonts w:hint="default"/>
        <w:lang w:val="id" w:eastAsia="en-US" w:bidi="ar-SA"/>
      </w:rPr>
    </w:lvl>
    <w:lvl w:ilvl="6" w:tplc="231C5702">
      <w:numFmt w:val="bullet"/>
      <w:lvlText w:val="•"/>
      <w:lvlJc w:val="left"/>
      <w:pPr>
        <w:ind w:left="5604" w:hanging="380"/>
      </w:pPr>
      <w:rPr>
        <w:rFonts w:hint="default"/>
        <w:lang w:val="id" w:eastAsia="en-US" w:bidi="ar-SA"/>
      </w:rPr>
    </w:lvl>
    <w:lvl w:ilvl="7" w:tplc="4FD4F046">
      <w:numFmt w:val="bullet"/>
      <w:lvlText w:val="•"/>
      <w:lvlJc w:val="left"/>
      <w:pPr>
        <w:ind w:left="6710" w:hanging="380"/>
      </w:pPr>
      <w:rPr>
        <w:rFonts w:hint="default"/>
        <w:lang w:val="id" w:eastAsia="en-US" w:bidi="ar-SA"/>
      </w:rPr>
    </w:lvl>
    <w:lvl w:ilvl="8" w:tplc="56F4379A">
      <w:numFmt w:val="bullet"/>
      <w:lvlText w:val="•"/>
      <w:lvlJc w:val="left"/>
      <w:pPr>
        <w:ind w:left="7816" w:hanging="380"/>
      </w:pPr>
      <w:rPr>
        <w:rFonts w:hint="default"/>
        <w:lang w:val="id" w:eastAsia="en-US" w:bidi="ar-SA"/>
      </w:rPr>
    </w:lvl>
  </w:abstractNum>
  <w:abstractNum w:abstractNumId="27" w15:restartNumberingAfterBreak="0">
    <w:nsid w:val="279B14FD"/>
    <w:multiLevelType w:val="hybridMultilevel"/>
    <w:tmpl w:val="6C406CC2"/>
    <w:lvl w:ilvl="0" w:tplc="6B143D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F352E3"/>
    <w:multiLevelType w:val="hybridMultilevel"/>
    <w:tmpl w:val="B1FA7938"/>
    <w:lvl w:ilvl="0" w:tplc="D76CF6EA">
      <w:start w:val="1"/>
      <w:numFmt w:val="lowerLetter"/>
      <w:lvlText w:val="%1."/>
      <w:lvlJc w:val="left"/>
      <w:pPr>
        <w:ind w:left="666" w:hanging="195"/>
        <w:jc w:val="right"/>
      </w:pPr>
      <w:rPr>
        <w:rFonts w:asciiTheme="minorHAnsi" w:hAnsiTheme="minorHAnsi" w:cstheme="minorHAnsi" w:hint="default"/>
        <w:b w:val="0"/>
        <w:bCs/>
        <w:i w:val="0"/>
        <w:iCs/>
        <w:spacing w:val="-1"/>
        <w:w w:val="99"/>
        <w:sz w:val="20"/>
        <w:szCs w:val="20"/>
        <w:lang w:val="id" w:eastAsia="en-US" w:bidi="ar-SA"/>
      </w:rPr>
    </w:lvl>
    <w:lvl w:ilvl="1" w:tplc="C72682EC">
      <w:start w:val="1"/>
      <w:numFmt w:val="lowerRoman"/>
      <w:lvlText w:val="%2."/>
      <w:lvlJc w:val="left"/>
      <w:pPr>
        <w:ind w:left="1094" w:hanging="360"/>
      </w:pPr>
      <w:rPr>
        <w:rFonts w:ascii="Calibri" w:eastAsia="Calibri" w:hAnsi="Calibri" w:cs="Calibri" w:hint="default"/>
        <w:b w:val="0"/>
        <w:bCs w:val="0"/>
        <w:i w:val="0"/>
        <w:iCs w:val="0"/>
        <w:spacing w:val="0"/>
        <w:w w:val="100"/>
        <w:sz w:val="20"/>
        <w:szCs w:val="20"/>
      </w:rPr>
    </w:lvl>
    <w:lvl w:ilvl="2" w:tplc="176AC26C">
      <w:start w:val="1"/>
      <w:numFmt w:val="lowerRoman"/>
      <w:lvlText w:val="%3."/>
      <w:lvlJc w:val="left"/>
      <w:pPr>
        <w:ind w:left="1518" w:hanging="425"/>
      </w:pPr>
      <w:rPr>
        <w:rFonts w:ascii="Calibri" w:eastAsia="Calibri" w:hAnsi="Calibri" w:cs="Calibri" w:hint="default"/>
        <w:b w:val="0"/>
        <w:bCs w:val="0"/>
        <w:i w:val="0"/>
        <w:iCs w:val="0"/>
        <w:spacing w:val="-1"/>
        <w:w w:val="99"/>
        <w:sz w:val="20"/>
        <w:szCs w:val="20"/>
        <w:lang w:val="id" w:eastAsia="en-US" w:bidi="ar-SA"/>
      </w:rPr>
    </w:lvl>
    <w:lvl w:ilvl="3" w:tplc="60D8D336">
      <w:numFmt w:val="bullet"/>
      <w:lvlText w:val="•"/>
      <w:lvlJc w:val="left"/>
      <w:pPr>
        <w:ind w:left="2527" w:hanging="425"/>
      </w:pPr>
      <w:rPr>
        <w:rFonts w:hint="default"/>
        <w:lang w:val="id" w:eastAsia="en-US" w:bidi="ar-SA"/>
      </w:rPr>
    </w:lvl>
    <w:lvl w:ilvl="4" w:tplc="4DAAF7D8">
      <w:numFmt w:val="bullet"/>
      <w:lvlText w:val="•"/>
      <w:lvlJc w:val="left"/>
      <w:pPr>
        <w:ind w:left="3535" w:hanging="425"/>
      </w:pPr>
      <w:rPr>
        <w:rFonts w:hint="default"/>
        <w:lang w:val="id" w:eastAsia="en-US" w:bidi="ar-SA"/>
      </w:rPr>
    </w:lvl>
    <w:lvl w:ilvl="5" w:tplc="CC9028A6">
      <w:numFmt w:val="bullet"/>
      <w:lvlText w:val="•"/>
      <w:lvlJc w:val="left"/>
      <w:pPr>
        <w:ind w:left="4542" w:hanging="425"/>
      </w:pPr>
      <w:rPr>
        <w:rFonts w:hint="default"/>
        <w:lang w:val="id" w:eastAsia="en-US" w:bidi="ar-SA"/>
      </w:rPr>
    </w:lvl>
    <w:lvl w:ilvl="6" w:tplc="E54AF35A">
      <w:numFmt w:val="bullet"/>
      <w:lvlText w:val="•"/>
      <w:lvlJc w:val="left"/>
      <w:pPr>
        <w:ind w:left="5550" w:hanging="425"/>
      </w:pPr>
      <w:rPr>
        <w:rFonts w:hint="default"/>
        <w:lang w:val="id" w:eastAsia="en-US" w:bidi="ar-SA"/>
      </w:rPr>
    </w:lvl>
    <w:lvl w:ilvl="7" w:tplc="516899E6">
      <w:numFmt w:val="bullet"/>
      <w:lvlText w:val="•"/>
      <w:lvlJc w:val="left"/>
      <w:pPr>
        <w:ind w:left="6557" w:hanging="425"/>
      </w:pPr>
      <w:rPr>
        <w:rFonts w:hint="default"/>
        <w:lang w:val="id" w:eastAsia="en-US" w:bidi="ar-SA"/>
      </w:rPr>
    </w:lvl>
    <w:lvl w:ilvl="8" w:tplc="8556B372">
      <w:numFmt w:val="bullet"/>
      <w:lvlText w:val="•"/>
      <w:lvlJc w:val="left"/>
      <w:pPr>
        <w:ind w:left="7565" w:hanging="425"/>
      </w:pPr>
      <w:rPr>
        <w:rFonts w:hint="default"/>
        <w:lang w:val="id" w:eastAsia="en-US" w:bidi="ar-SA"/>
      </w:rPr>
    </w:lvl>
  </w:abstractNum>
  <w:abstractNum w:abstractNumId="29" w15:restartNumberingAfterBreak="0">
    <w:nsid w:val="2CEB7D34"/>
    <w:multiLevelType w:val="hybridMultilevel"/>
    <w:tmpl w:val="A0C2CFC2"/>
    <w:lvl w:ilvl="0" w:tplc="06E4BAB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D0B3509"/>
    <w:multiLevelType w:val="hybridMultilevel"/>
    <w:tmpl w:val="87F41F5A"/>
    <w:lvl w:ilvl="0" w:tplc="001EB6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DE55649"/>
    <w:multiLevelType w:val="hybridMultilevel"/>
    <w:tmpl w:val="E3F6DA0C"/>
    <w:lvl w:ilvl="0" w:tplc="0409000F">
      <w:start w:val="1"/>
      <w:numFmt w:val="decimal"/>
      <w:lvlText w:val="%1."/>
      <w:lvlJc w:val="left"/>
      <w:pPr>
        <w:ind w:left="720" w:hanging="360"/>
      </w:pPr>
    </w:lvl>
    <w:lvl w:ilvl="1" w:tplc="BF629F00">
      <w:start w:val="5"/>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A126D6FA">
      <w:start w:val="1"/>
      <w:numFmt w:val="decimal"/>
      <w:lvlText w:val="%4."/>
      <w:lvlJc w:val="left"/>
      <w:pPr>
        <w:ind w:left="2880" w:hanging="360"/>
      </w:pPr>
      <w:rPr>
        <w:b w:val="0"/>
        <w:bCs w:val="0"/>
        <w:sz w:val="18"/>
        <w:szCs w:val="2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4D5E73"/>
    <w:multiLevelType w:val="hybridMultilevel"/>
    <w:tmpl w:val="41AA9A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000E45"/>
    <w:multiLevelType w:val="hybridMultilevel"/>
    <w:tmpl w:val="98C40A18"/>
    <w:lvl w:ilvl="0" w:tplc="B8923E18">
      <w:start w:val="1"/>
      <w:numFmt w:val="decimal"/>
      <w:lvlText w:val="%1."/>
      <w:lvlJc w:val="left"/>
      <w:pPr>
        <w:ind w:left="720" w:hanging="360"/>
      </w:pPr>
      <w:rPr>
        <w:rFonts w:asciiTheme="minorHAnsi" w:eastAsiaTheme="minorHAnsi" w:hAnsiTheme="minorHAnsi" w:cstheme="minorHAnsi"/>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19F4CD2"/>
    <w:multiLevelType w:val="hybridMultilevel"/>
    <w:tmpl w:val="397490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0A4C8C"/>
    <w:multiLevelType w:val="hybridMultilevel"/>
    <w:tmpl w:val="B1F6CA98"/>
    <w:lvl w:ilvl="0" w:tplc="A054591C">
      <w:start w:val="9"/>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340D1E49"/>
    <w:multiLevelType w:val="hybridMultilevel"/>
    <w:tmpl w:val="69DA7102"/>
    <w:lvl w:ilvl="0" w:tplc="FFFFFFFF">
      <w:start w:val="1"/>
      <w:numFmt w:val="decimal"/>
      <w:lvlText w:val="%1."/>
      <w:lvlJc w:val="left"/>
      <w:pPr>
        <w:ind w:left="502" w:hanging="360"/>
      </w:pPr>
      <w:rPr>
        <w:rFonts w:hint="default"/>
        <w:b w:val="0"/>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58E520E"/>
    <w:multiLevelType w:val="hybridMultilevel"/>
    <w:tmpl w:val="4FA4DB6C"/>
    <w:lvl w:ilvl="0" w:tplc="CF2C5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0569F3"/>
    <w:multiLevelType w:val="hybridMultilevel"/>
    <w:tmpl w:val="1FBCECCE"/>
    <w:lvl w:ilvl="0" w:tplc="FFFFFFFF">
      <w:start w:val="1"/>
      <w:numFmt w:val="lowerRoman"/>
      <w:lvlText w:val="%1."/>
      <w:lvlJc w:val="left"/>
      <w:pPr>
        <w:ind w:left="1490" w:hanging="360"/>
      </w:pPr>
      <w:rPr>
        <w:rFonts w:hint="default"/>
        <w:sz w:val="20"/>
      </w:rPr>
    </w:lvl>
    <w:lvl w:ilvl="1" w:tplc="FFFFFFFF" w:tentative="1">
      <w:start w:val="1"/>
      <w:numFmt w:val="lowerLetter"/>
      <w:lvlText w:val="%2."/>
      <w:lvlJc w:val="left"/>
      <w:pPr>
        <w:ind w:left="2210" w:hanging="360"/>
      </w:pPr>
    </w:lvl>
    <w:lvl w:ilvl="2" w:tplc="FFFFFFFF" w:tentative="1">
      <w:start w:val="1"/>
      <w:numFmt w:val="lowerRoman"/>
      <w:lvlText w:val="%3."/>
      <w:lvlJc w:val="right"/>
      <w:pPr>
        <w:ind w:left="2930" w:hanging="180"/>
      </w:pPr>
    </w:lvl>
    <w:lvl w:ilvl="3" w:tplc="FFFFFFFF" w:tentative="1">
      <w:start w:val="1"/>
      <w:numFmt w:val="decimal"/>
      <w:lvlText w:val="%4."/>
      <w:lvlJc w:val="left"/>
      <w:pPr>
        <w:ind w:left="3650" w:hanging="360"/>
      </w:pPr>
    </w:lvl>
    <w:lvl w:ilvl="4" w:tplc="FFFFFFFF" w:tentative="1">
      <w:start w:val="1"/>
      <w:numFmt w:val="lowerLetter"/>
      <w:lvlText w:val="%5."/>
      <w:lvlJc w:val="left"/>
      <w:pPr>
        <w:ind w:left="4370" w:hanging="360"/>
      </w:pPr>
    </w:lvl>
    <w:lvl w:ilvl="5" w:tplc="FFFFFFFF" w:tentative="1">
      <w:start w:val="1"/>
      <w:numFmt w:val="lowerRoman"/>
      <w:lvlText w:val="%6."/>
      <w:lvlJc w:val="right"/>
      <w:pPr>
        <w:ind w:left="5090" w:hanging="180"/>
      </w:pPr>
    </w:lvl>
    <w:lvl w:ilvl="6" w:tplc="FFFFFFFF" w:tentative="1">
      <w:start w:val="1"/>
      <w:numFmt w:val="decimal"/>
      <w:lvlText w:val="%7."/>
      <w:lvlJc w:val="left"/>
      <w:pPr>
        <w:ind w:left="5810" w:hanging="360"/>
      </w:pPr>
    </w:lvl>
    <w:lvl w:ilvl="7" w:tplc="FFFFFFFF" w:tentative="1">
      <w:start w:val="1"/>
      <w:numFmt w:val="lowerLetter"/>
      <w:lvlText w:val="%8."/>
      <w:lvlJc w:val="left"/>
      <w:pPr>
        <w:ind w:left="6530" w:hanging="360"/>
      </w:pPr>
    </w:lvl>
    <w:lvl w:ilvl="8" w:tplc="FFFFFFFF" w:tentative="1">
      <w:start w:val="1"/>
      <w:numFmt w:val="lowerRoman"/>
      <w:lvlText w:val="%9."/>
      <w:lvlJc w:val="right"/>
      <w:pPr>
        <w:ind w:left="7250" w:hanging="180"/>
      </w:pPr>
    </w:lvl>
  </w:abstractNum>
  <w:abstractNum w:abstractNumId="39" w15:restartNumberingAfterBreak="0">
    <w:nsid w:val="380C5F97"/>
    <w:multiLevelType w:val="hybridMultilevel"/>
    <w:tmpl w:val="C01EDE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3B3A5090"/>
    <w:multiLevelType w:val="hybridMultilevel"/>
    <w:tmpl w:val="506A8CF2"/>
    <w:lvl w:ilvl="0" w:tplc="A578786E">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AD6986"/>
    <w:multiLevelType w:val="hybridMultilevel"/>
    <w:tmpl w:val="ED349E9E"/>
    <w:lvl w:ilvl="0" w:tplc="F10C14C6">
      <w:start w:val="1"/>
      <w:numFmt w:val="lowerRoman"/>
      <w:lvlText w:val="%1."/>
      <w:lvlJc w:val="left"/>
      <w:pPr>
        <w:ind w:left="11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E14E6C"/>
    <w:multiLevelType w:val="hybridMultilevel"/>
    <w:tmpl w:val="DA7434E8"/>
    <w:lvl w:ilvl="0" w:tplc="32985D62">
      <w:start w:val="1"/>
      <w:numFmt w:val="lowerRoman"/>
      <w:lvlText w:val="%1."/>
      <w:lvlJc w:val="left"/>
      <w:pPr>
        <w:ind w:left="720" w:hanging="360"/>
      </w:pPr>
      <w:rPr>
        <w:rFonts w:asciiTheme="minorHAnsi" w:eastAsia="Malgun Gothic"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48382C"/>
    <w:multiLevelType w:val="hybridMultilevel"/>
    <w:tmpl w:val="7D9AF93C"/>
    <w:lvl w:ilvl="0" w:tplc="64AEDFB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347C62"/>
    <w:multiLevelType w:val="hybridMultilevel"/>
    <w:tmpl w:val="184A465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67836FD"/>
    <w:multiLevelType w:val="hybridMultilevel"/>
    <w:tmpl w:val="B6A69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7E38CF"/>
    <w:multiLevelType w:val="hybridMultilevel"/>
    <w:tmpl w:val="0158DDA6"/>
    <w:lvl w:ilvl="0" w:tplc="E6F4B2E8">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527A4A"/>
    <w:multiLevelType w:val="hybridMultilevel"/>
    <w:tmpl w:val="5ACE0CF6"/>
    <w:lvl w:ilvl="0" w:tplc="A8B82F38">
      <w:start w:val="1"/>
      <w:numFmt w:val="upperLetter"/>
      <w:lvlText w:val="%1."/>
      <w:lvlJc w:val="left"/>
      <w:pPr>
        <w:ind w:left="415" w:hanging="360"/>
      </w:pPr>
      <w:rPr>
        <w:rFonts w:ascii="Calibri" w:eastAsia="Calibri" w:hAnsi="Calibri" w:cs="Calibri" w:hint="default"/>
        <w:b/>
        <w:bCs/>
        <w:spacing w:val="-1"/>
        <w:w w:val="99"/>
        <w:sz w:val="20"/>
        <w:szCs w:val="20"/>
        <w:lang w:val="id" w:eastAsia="en-US" w:bidi="ar-SA"/>
      </w:rPr>
    </w:lvl>
    <w:lvl w:ilvl="1" w:tplc="FBF44352">
      <w:numFmt w:val="bullet"/>
      <w:lvlText w:val="•"/>
      <w:lvlJc w:val="left"/>
      <w:pPr>
        <w:ind w:left="1380" w:hanging="360"/>
      </w:pPr>
      <w:rPr>
        <w:rFonts w:hint="default"/>
        <w:lang w:val="id" w:eastAsia="en-US" w:bidi="ar-SA"/>
      </w:rPr>
    </w:lvl>
    <w:lvl w:ilvl="2" w:tplc="0DCCBA52">
      <w:numFmt w:val="bullet"/>
      <w:lvlText w:val="•"/>
      <w:lvlJc w:val="left"/>
      <w:pPr>
        <w:ind w:left="2341" w:hanging="360"/>
      </w:pPr>
      <w:rPr>
        <w:rFonts w:hint="default"/>
        <w:lang w:val="id" w:eastAsia="en-US" w:bidi="ar-SA"/>
      </w:rPr>
    </w:lvl>
    <w:lvl w:ilvl="3" w:tplc="6124F91C">
      <w:numFmt w:val="bullet"/>
      <w:lvlText w:val="•"/>
      <w:lvlJc w:val="left"/>
      <w:pPr>
        <w:ind w:left="3302" w:hanging="360"/>
      </w:pPr>
      <w:rPr>
        <w:rFonts w:hint="default"/>
        <w:lang w:val="id" w:eastAsia="en-US" w:bidi="ar-SA"/>
      </w:rPr>
    </w:lvl>
    <w:lvl w:ilvl="4" w:tplc="339EB550">
      <w:numFmt w:val="bullet"/>
      <w:lvlText w:val="•"/>
      <w:lvlJc w:val="left"/>
      <w:pPr>
        <w:ind w:left="4263" w:hanging="360"/>
      </w:pPr>
      <w:rPr>
        <w:rFonts w:hint="default"/>
        <w:lang w:val="id" w:eastAsia="en-US" w:bidi="ar-SA"/>
      </w:rPr>
    </w:lvl>
    <w:lvl w:ilvl="5" w:tplc="2C2A8E62">
      <w:numFmt w:val="bullet"/>
      <w:lvlText w:val="•"/>
      <w:lvlJc w:val="left"/>
      <w:pPr>
        <w:ind w:left="5224" w:hanging="360"/>
      </w:pPr>
      <w:rPr>
        <w:rFonts w:hint="default"/>
        <w:lang w:val="id" w:eastAsia="en-US" w:bidi="ar-SA"/>
      </w:rPr>
    </w:lvl>
    <w:lvl w:ilvl="6" w:tplc="C250ECE2">
      <w:numFmt w:val="bullet"/>
      <w:lvlText w:val="•"/>
      <w:lvlJc w:val="left"/>
      <w:pPr>
        <w:ind w:left="6185" w:hanging="360"/>
      </w:pPr>
      <w:rPr>
        <w:rFonts w:hint="default"/>
        <w:lang w:val="id" w:eastAsia="en-US" w:bidi="ar-SA"/>
      </w:rPr>
    </w:lvl>
    <w:lvl w:ilvl="7" w:tplc="1D989224">
      <w:numFmt w:val="bullet"/>
      <w:lvlText w:val="•"/>
      <w:lvlJc w:val="left"/>
      <w:pPr>
        <w:ind w:left="7146" w:hanging="360"/>
      </w:pPr>
      <w:rPr>
        <w:rFonts w:hint="default"/>
        <w:lang w:val="id" w:eastAsia="en-US" w:bidi="ar-SA"/>
      </w:rPr>
    </w:lvl>
    <w:lvl w:ilvl="8" w:tplc="DFB274E0">
      <w:numFmt w:val="bullet"/>
      <w:lvlText w:val="•"/>
      <w:lvlJc w:val="left"/>
      <w:pPr>
        <w:ind w:left="8107" w:hanging="360"/>
      </w:pPr>
      <w:rPr>
        <w:rFonts w:hint="default"/>
        <w:lang w:val="id" w:eastAsia="en-US" w:bidi="ar-SA"/>
      </w:rPr>
    </w:lvl>
  </w:abstractNum>
  <w:abstractNum w:abstractNumId="48" w15:restartNumberingAfterBreak="0">
    <w:nsid w:val="4BA07B92"/>
    <w:multiLevelType w:val="hybridMultilevel"/>
    <w:tmpl w:val="A7AAC6D8"/>
    <w:lvl w:ilvl="0" w:tplc="FC1C7A06">
      <w:start w:val="1"/>
      <w:numFmt w:val="lowerLetter"/>
      <w:lvlText w:val="%1)"/>
      <w:lvlJc w:val="left"/>
      <w:pPr>
        <w:ind w:left="1901" w:hanging="360"/>
      </w:pPr>
      <w:rPr>
        <w:rFonts w:hint="default"/>
      </w:rPr>
    </w:lvl>
    <w:lvl w:ilvl="1" w:tplc="04090019" w:tentative="1">
      <w:start w:val="1"/>
      <w:numFmt w:val="lowerLetter"/>
      <w:lvlText w:val="%2."/>
      <w:lvlJc w:val="left"/>
      <w:pPr>
        <w:ind w:left="2621" w:hanging="360"/>
      </w:pPr>
    </w:lvl>
    <w:lvl w:ilvl="2" w:tplc="0409001B" w:tentative="1">
      <w:start w:val="1"/>
      <w:numFmt w:val="lowerRoman"/>
      <w:lvlText w:val="%3."/>
      <w:lvlJc w:val="right"/>
      <w:pPr>
        <w:ind w:left="3341" w:hanging="180"/>
      </w:pPr>
    </w:lvl>
    <w:lvl w:ilvl="3" w:tplc="0409000F" w:tentative="1">
      <w:start w:val="1"/>
      <w:numFmt w:val="decimal"/>
      <w:lvlText w:val="%4."/>
      <w:lvlJc w:val="left"/>
      <w:pPr>
        <w:ind w:left="4061" w:hanging="360"/>
      </w:pPr>
    </w:lvl>
    <w:lvl w:ilvl="4" w:tplc="04090019" w:tentative="1">
      <w:start w:val="1"/>
      <w:numFmt w:val="lowerLetter"/>
      <w:lvlText w:val="%5."/>
      <w:lvlJc w:val="left"/>
      <w:pPr>
        <w:ind w:left="4781" w:hanging="360"/>
      </w:pPr>
    </w:lvl>
    <w:lvl w:ilvl="5" w:tplc="0409001B" w:tentative="1">
      <w:start w:val="1"/>
      <w:numFmt w:val="lowerRoman"/>
      <w:lvlText w:val="%6."/>
      <w:lvlJc w:val="right"/>
      <w:pPr>
        <w:ind w:left="5501" w:hanging="180"/>
      </w:pPr>
    </w:lvl>
    <w:lvl w:ilvl="6" w:tplc="0409000F" w:tentative="1">
      <w:start w:val="1"/>
      <w:numFmt w:val="decimal"/>
      <w:lvlText w:val="%7."/>
      <w:lvlJc w:val="left"/>
      <w:pPr>
        <w:ind w:left="6221" w:hanging="360"/>
      </w:pPr>
    </w:lvl>
    <w:lvl w:ilvl="7" w:tplc="04090019" w:tentative="1">
      <w:start w:val="1"/>
      <w:numFmt w:val="lowerLetter"/>
      <w:lvlText w:val="%8."/>
      <w:lvlJc w:val="left"/>
      <w:pPr>
        <w:ind w:left="6941" w:hanging="360"/>
      </w:pPr>
    </w:lvl>
    <w:lvl w:ilvl="8" w:tplc="0409001B" w:tentative="1">
      <w:start w:val="1"/>
      <w:numFmt w:val="lowerRoman"/>
      <w:lvlText w:val="%9."/>
      <w:lvlJc w:val="right"/>
      <w:pPr>
        <w:ind w:left="7661" w:hanging="180"/>
      </w:pPr>
    </w:lvl>
  </w:abstractNum>
  <w:abstractNum w:abstractNumId="49" w15:restartNumberingAfterBreak="0">
    <w:nsid w:val="4DA85CF6"/>
    <w:multiLevelType w:val="hybridMultilevel"/>
    <w:tmpl w:val="198A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C005B2"/>
    <w:multiLevelType w:val="multilevel"/>
    <w:tmpl w:val="DA069CC8"/>
    <w:lvl w:ilvl="0">
      <w:start w:val="1"/>
      <w:numFmt w:val="decimal"/>
      <w:lvlText w:val="%1."/>
      <w:lvlJc w:val="left"/>
      <w:pPr>
        <w:ind w:left="360" w:hanging="360"/>
      </w:pPr>
      <w:rPr>
        <w:rFonts w:hint="default"/>
        <w:b w:val="0"/>
        <w:i w:val="0"/>
        <w:sz w:val="20"/>
        <w:szCs w:val="20"/>
      </w:rPr>
    </w:lvl>
    <w:lvl w:ilvl="1">
      <w:start w:val="1"/>
      <w:numFmt w:val="lowerLetter"/>
      <w:lvlText w:val="%2."/>
      <w:lvlJc w:val="left"/>
      <w:pPr>
        <w:ind w:left="720" w:hanging="360"/>
      </w:pPr>
      <w:rPr>
        <w:rFonts w:hint="default"/>
        <w:b w:val="0"/>
        <w:bCs/>
        <w:i w:val="0"/>
        <w:i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EFC541D"/>
    <w:multiLevelType w:val="hybridMultilevel"/>
    <w:tmpl w:val="2EE0D1D4"/>
    <w:lvl w:ilvl="0" w:tplc="94AAEA28">
      <w:start w:val="1"/>
      <w:numFmt w:val="lowerRoman"/>
      <w:lvlText w:val="%1."/>
      <w:lvlJc w:val="left"/>
      <w:pPr>
        <w:ind w:left="1490" w:hanging="360"/>
      </w:pPr>
      <w:rPr>
        <w:rFonts w:hint="default"/>
        <w:sz w:val="20"/>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52" w15:restartNumberingAfterBreak="0">
    <w:nsid w:val="4F650A25"/>
    <w:multiLevelType w:val="hybridMultilevel"/>
    <w:tmpl w:val="D284BA70"/>
    <w:lvl w:ilvl="0" w:tplc="E0E419B8">
      <w:start w:val="1"/>
      <w:numFmt w:val="lowerRoman"/>
      <w:lvlText w:val="%1."/>
      <w:lvlJc w:val="left"/>
      <w:pPr>
        <w:ind w:left="1509" w:hanging="360"/>
      </w:pPr>
      <w:rPr>
        <w:rFonts w:hint="default"/>
        <w:color w:val="auto"/>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53" w15:restartNumberingAfterBreak="0">
    <w:nsid w:val="4F9B2BF5"/>
    <w:multiLevelType w:val="hybridMultilevel"/>
    <w:tmpl w:val="0BC25F06"/>
    <w:lvl w:ilvl="0" w:tplc="BF6AD63A">
      <w:start w:val="1"/>
      <w:numFmt w:val="decimal"/>
      <w:lvlText w:val="%1)"/>
      <w:lvlJc w:val="left"/>
      <w:pPr>
        <w:ind w:left="1150" w:hanging="360"/>
      </w:pPr>
      <w:rPr>
        <w:rFonts w:ascii="Calibri" w:eastAsia="Calibri" w:hAnsi="Calibri" w:cs="Calibri" w:hint="default"/>
        <w:spacing w:val="-1"/>
        <w:w w:val="1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C62FDA"/>
    <w:multiLevelType w:val="hybridMultilevel"/>
    <w:tmpl w:val="3056C126"/>
    <w:lvl w:ilvl="0" w:tplc="6088C588">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23B5613"/>
    <w:multiLevelType w:val="hybridMultilevel"/>
    <w:tmpl w:val="0594516C"/>
    <w:lvl w:ilvl="0" w:tplc="B5B8EAC4">
      <w:start w:val="1"/>
      <w:numFmt w:val="decimal"/>
      <w:lvlText w:val="%1)"/>
      <w:lvlJc w:val="left"/>
      <w:pPr>
        <w:ind w:left="1541" w:hanging="360"/>
      </w:pPr>
      <w:rPr>
        <w:rFonts w:hint="default"/>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56" w15:restartNumberingAfterBreak="0">
    <w:nsid w:val="54755582"/>
    <w:multiLevelType w:val="hybridMultilevel"/>
    <w:tmpl w:val="91944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585ECA"/>
    <w:multiLevelType w:val="hybridMultilevel"/>
    <w:tmpl w:val="7B7A858E"/>
    <w:lvl w:ilvl="0" w:tplc="BF629F00">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88958D2"/>
    <w:multiLevelType w:val="hybridMultilevel"/>
    <w:tmpl w:val="90B4C23E"/>
    <w:lvl w:ilvl="0" w:tplc="A5706856">
      <w:start w:val="1"/>
      <w:numFmt w:val="lowerRoman"/>
      <w:lvlText w:val="%1."/>
      <w:lvlJc w:val="left"/>
      <w:pPr>
        <w:ind w:left="11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9D3F9C"/>
    <w:multiLevelType w:val="hybridMultilevel"/>
    <w:tmpl w:val="DC4009A8"/>
    <w:lvl w:ilvl="0" w:tplc="FFFFFFFF">
      <w:start w:val="1"/>
      <w:numFmt w:val="lowerRoman"/>
      <w:lvlText w:val="%1."/>
      <w:lvlJc w:val="left"/>
      <w:pPr>
        <w:ind w:left="15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98D3F1E"/>
    <w:multiLevelType w:val="hybridMultilevel"/>
    <w:tmpl w:val="56183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1A6635"/>
    <w:multiLevelType w:val="hybridMultilevel"/>
    <w:tmpl w:val="5ACE0CF6"/>
    <w:lvl w:ilvl="0" w:tplc="FFFFFFFF">
      <w:start w:val="1"/>
      <w:numFmt w:val="upperLetter"/>
      <w:lvlText w:val="%1."/>
      <w:lvlJc w:val="left"/>
      <w:pPr>
        <w:ind w:left="415" w:hanging="360"/>
      </w:pPr>
      <w:rPr>
        <w:rFonts w:ascii="Calibri" w:eastAsia="Calibri" w:hAnsi="Calibri" w:cs="Calibri" w:hint="default"/>
        <w:b/>
        <w:bCs/>
        <w:spacing w:val="-1"/>
        <w:w w:val="99"/>
        <w:sz w:val="20"/>
        <w:szCs w:val="20"/>
        <w:lang w:val="id" w:eastAsia="en-US" w:bidi="ar-SA"/>
      </w:rPr>
    </w:lvl>
    <w:lvl w:ilvl="1" w:tplc="FFFFFFFF">
      <w:numFmt w:val="bullet"/>
      <w:lvlText w:val="•"/>
      <w:lvlJc w:val="left"/>
      <w:pPr>
        <w:ind w:left="1380" w:hanging="360"/>
      </w:pPr>
      <w:rPr>
        <w:rFonts w:hint="default"/>
        <w:lang w:val="id" w:eastAsia="en-US" w:bidi="ar-SA"/>
      </w:rPr>
    </w:lvl>
    <w:lvl w:ilvl="2" w:tplc="FFFFFFFF">
      <w:numFmt w:val="bullet"/>
      <w:lvlText w:val="•"/>
      <w:lvlJc w:val="left"/>
      <w:pPr>
        <w:ind w:left="2341" w:hanging="360"/>
      </w:pPr>
      <w:rPr>
        <w:rFonts w:hint="default"/>
        <w:lang w:val="id" w:eastAsia="en-US" w:bidi="ar-SA"/>
      </w:rPr>
    </w:lvl>
    <w:lvl w:ilvl="3" w:tplc="FFFFFFFF">
      <w:numFmt w:val="bullet"/>
      <w:lvlText w:val="•"/>
      <w:lvlJc w:val="left"/>
      <w:pPr>
        <w:ind w:left="3302" w:hanging="360"/>
      </w:pPr>
      <w:rPr>
        <w:rFonts w:hint="default"/>
        <w:lang w:val="id" w:eastAsia="en-US" w:bidi="ar-SA"/>
      </w:rPr>
    </w:lvl>
    <w:lvl w:ilvl="4" w:tplc="FFFFFFFF">
      <w:numFmt w:val="bullet"/>
      <w:lvlText w:val="•"/>
      <w:lvlJc w:val="left"/>
      <w:pPr>
        <w:ind w:left="4263" w:hanging="360"/>
      </w:pPr>
      <w:rPr>
        <w:rFonts w:hint="default"/>
        <w:lang w:val="id" w:eastAsia="en-US" w:bidi="ar-SA"/>
      </w:rPr>
    </w:lvl>
    <w:lvl w:ilvl="5" w:tplc="FFFFFFFF">
      <w:numFmt w:val="bullet"/>
      <w:lvlText w:val="•"/>
      <w:lvlJc w:val="left"/>
      <w:pPr>
        <w:ind w:left="5224" w:hanging="360"/>
      </w:pPr>
      <w:rPr>
        <w:rFonts w:hint="default"/>
        <w:lang w:val="id" w:eastAsia="en-US" w:bidi="ar-SA"/>
      </w:rPr>
    </w:lvl>
    <w:lvl w:ilvl="6" w:tplc="FFFFFFFF">
      <w:numFmt w:val="bullet"/>
      <w:lvlText w:val="•"/>
      <w:lvlJc w:val="left"/>
      <w:pPr>
        <w:ind w:left="6185" w:hanging="360"/>
      </w:pPr>
      <w:rPr>
        <w:rFonts w:hint="default"/>
        <w:lang w:val="id" w:eastAsia="en-US" w:bidi="ar-SA"/>
      </w:rPr>
    </w:lvl>
    <w:lvl w:ilvl="7" w:tplc="FFFFFFFF">
      <w:numFmt w:val="bullet"/>
      <w:lvlText w:val="•"/>
      <w:lvlJc w:val="left"/>
      <w:pPr>
        <w:ind w:left="7146" w:hanging="360"/>
      </w:pPr>
      <w:rPr>
        <w:rFonts w:hint="default"/>
        <w:lang w:val="id" w:eastAsia="en-US" w:bidi="ar-SA"/>
      </w:rPr>
    </w:lvl>
    <w:lvl w:ilvl="8" w:tplc="FFFFFFFF">
      <w:numFmt w:val="bullet"/>
      <w:lvlText w:val="•"/>
      <w:lvlJc w:val="left"/>
      <w:pPr>
        <w:ind w:left="8107" w:hanging="360"/>
      </w:pPr>
      <w:rPr>
        <w:rFonts w:hint="default"/>
        <w:lang w:val="id" w:eastAsia="en-US" w:bidi="ar-SA"/>
      </w:rPr>
    </w:lvl>
  </w:abstractNum>
  <w:abstractNum w:abstractNumId="62" w15:restartNumberingAfterBreak="0">
    <w:nsid w:val="5B79692E"/>
    <w:multiLevelType w:val="hybridMultilevel"/>
    <w:tmpl w:val="E2046F1A"/>
    <w:lvl w:ilvl="0" w:tplc="FFFFFFFF">
      <w:start w:val="1"/>
      <w:numFmt w:val="lowerLetter"/>
      <w:lvlText w:val="%1."/>
      <w:lvlJc w:val="left"/>
      <w:pPr>
        <w:ind w:left="1077" w:hanging="360"/>
      </w:pPr>
      <w:rPr>
        <w:rFonts w:hint="default"/>
        <w:sz w:val="20"/>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63" w15:restartNumberingAfterBreak="0">
    <w:nsid w:val="5BDC5247"/>
    <w:multiLevelType w:val="hybridMultilevel"/>
    <w:tmpl w:val="5E08BDF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BF57E86"/>
    <w:multiLevelType w:val="hybridMultilevel"/>
    <w:tmpl w:val="C520FBB6"/>
    <w:lvl w:ilvl="0" w:tplc="346214A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DF72A25"/>
    <w:multiLevelType w:val="hybridMultilevel"/>
    <w:tmpl w:val="E2046F1A"/>
    <w:lvl w:ilvl="0" w:tplc="FFFFFFFF">
      <w:start w:val="1"/>
      <w:numFmt w:val="lowerLetter"/>
      <w:lvlText w:val="%1."/>
      <w:lvlJc w:val="left"/>
      <w:pPr>
        <w:ind w:left="1077" w:hanging="360"/>
      </w:pPr>
      <w:rPr>
        <w:rFonts w:hint="default"/>
        <w:sz w:val="20"/>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66" w15:restartNumberingAfterBreak="0">
    <w:nsid w:val="5E302EDA"/>
    <w:multiLevelType w:val="hybridMultilevel"/>
    <w:tmpl w:val="90988CD2"/>
    <w:lvl w:ilvl="0" w:tplc="F01056D2">
      <w:start w:val="6"/>
      <w:numFmt w:val="decimal"/>
      <w:lvlText w:val="%1."/>
      <w:lvlJc w:val="left"/>
      <w:pPr>
        <w:ind w:left="2880" w:hanging="360"/>
      </w:pPr>
      <w:rPr>
        <w:rFonts w:hint="default"/>
        <w:b w:val="0"/>
        <w:bCs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0C1202A"/>
    <w:multiLevelType w:val="hybridMultilevel"/>
    <w:tmpl w:val="0DCA7E88"/>
    <w:lvl w:ilvl="0" w:tplc="8FB236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1B52105"/>
    <w:multiLevelType w:val="hybridMultilevel"/>
    <w:tmpl w:val="E4AA03EA"/>
    <w:lvl w:ilvl="0" w:tplc="00E821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62757871"/>
    <w:multiLevelType w:val="hybridMultilevel"/>
    <w:tmpl w:val="AB987E76"/>
    <w:lvl w:ilvl="0" w:tplc="5EF8B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4445AC1"/>
    <w:multiLevelType w:val="hybridMultilevel"/>
    <w:tmpl w:val="1C6A84FA"/>
    <w:lvl w:ilvl="0" w:tplc="F5E03024">
      <w:start w:val="1"/>
      <w:numFmt w:val="lowerRoman"/>
      <w:lvlText w:val="%1."/>
      <w:lvlJc w:val="left"/>
      <w:pPr>
        <w:ind w:left="1544"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8756C8"/>
    <w:multiLevelType w:val="hybridMultilevel"/>
    <w:tmpl w:val="A8729788"/>
    <w:lvl w:ilvl="0" w:tplc="68F0211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145A89"/>
    <w:multiLevelType w:val="hybridMultilevel"/>
    <w:tmpl w:val="12FE1AF4"/>
    <w:lvl w:ilvl="0" w:tplc="C72682EC">
      <w:start w:val="1"/>
      <w:numFmt w:val="lowerRoman"/>
      <w:lvlText w:val="%1."/>
      <w:lvlJc w:val="left"/>
      <w:pPr>
        <w:ind w:left="1094" w:hanging="360"/>
      </w:pPr>
      <w:rPr>
        <w:rFonts w:ascii="Calibri" w:eastAsia="Calibri" w:hAnsi="Calibri" w:cs="Calibri" w:hint="default"/>
        <w:b w:val="0"/>
        <w:bCs w:val="0"/>
        <w:i w:val="0"/>
        <w:iCs w:val="0"/>
        <w:spacing w:val="0"/>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DF56C6"/>
    <w:multiLevelType w:val="hybridMultilevel"/>
    <w:tmpl w:val="55B21222"/>
    <w:lvl w:ilvl="0" w:tplc="0409000F">
      <w:start w:val="1"/>
      <w:numFmt w:val="decimal"/>
      <w:lvlText w:val="%1."/>
      <w:lvlJc w:val="left"/>
      <w:pPr>
        <w:ind w:left="360" w:hanging="360"/>
      </w:p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74" w15:restartNumberingAfterBreak="0">
    <w:nsid w:val="6C39222B"/>
    <w:multiLevelType w:val="hybridMultilevel"/>
    <w:tmpl w:val="0F72C638"/>
    <w:lvl w:ilvl="0" w:tplc="F1FCDAB0">
      <w:start w:val="5"/>
      <w:numFmt w:val="bullet"/>
      <w:lvlText w:val="-"/>
      <w:lvlJc w:val="left"/>
      <w:pPr>
        <w:ind w:left="775" w:hanging="360"/>
      </w:pPr>
      <w:rPr>
        <w:rFonts w:ascii="Calibri" w:eastAsiaTheme="minorHAnsi" w:hAnsi="Calibri" w:cs="Calibri"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75" w15:restartNumberingAfterBreak="0">
    <w:nsid w:val="6C856A6E"/>
    <w:multiLevelType w:val="hybridMultilevel"/>
    <w:tmpl w:val="FD52E880"/>
    <w:lvl w:ilvl="0" w:tplc="3C3E975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E086541"/>
    <w:multiLevelType w:val="hybridMultilevel"/>
    <w:tmpl w:val="8C82BD86"/>
    <w:lvl w:ilvl="0" w:tplc="06E4BAB2">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6E4635F4"/>
    <w:multiLevelType w:val="hybridMultilevel"/>
    <w:tmpl w:val="067ABDA6"/>
    <w:lvl w:ilvl="0" w:tplc="341EB8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EA0459"/>
    <w:multiLevelType w:val="hybridMultilevel"/>
    <w:tmpl w:val="93BE6194"/>
    <w:lvl w:ilvl="0" w:tplc="FAB8FEF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62243CE"/>
    <w:multiLevelType w:val="hybridMultilevel"/>
    <w:tmpl w:val="D6B44FA6"/>
    <w:lvl w:ilvl="0" w:tplc="5EFC5044">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76B145C"/>
    <w:multiLevelType w:val="hybridMultilevel"/>
    <w:tmpl w:val="89CCCEB2"/>
    <w:lvl w:ilvl="0" w:tplc="2430C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DD65409"/>
    <w:multiLevelType w:val="hybridMultilevel"/>
    <w:tmpl w:val="F7C62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E404208"/>
    <w:multiLevelType w:val="hybridMultilevel"/>
    <w:tmpl w:val="E9D8BA54"/>
    <w:lvl w:ilvl="0" w:tplc="817C0BC2">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EFD7EC5"/>
    <w:multiLevelType w:val="hybridMultilevel"/>
    <w:tmpl w:val="E7322A5E"/>
    <w:lvl w:ilvl="0" w:tplc="D73008DE">
      <w:start w:val="1"/>
      <w:numFmt w:val="decimal"/>
      <w:lvlText w:val="%1."/>
      <w:lvlJc w:val="left"/>
      <w:pPr>
        <w:ind w:left="603"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FFC38F3"/>
    <w:multiLevelType w:val="hybridMultilevel"/>
    <w:tmpl w:val="3306F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792017">
    <w:abstractNumId w:val="84"/>
  </w:num>
  <w:num w:numId="2" w16cid:durableId="225579643">
    <w:abstractNumId w:val="24"/>
  </w:num>
  <w:num w:numId="3" w16cid:durableId="1918319491">
    <w:abstractNumId w:val="78"/>
  </w:num>
  <w:num w:numId="4" w16cid:durableId="1790927928">
    <w:abstractNumId w:val="23"/>
  </w:num>
  <w:num w:numId="5" w16cid:durableId="889807251">
    <w:abstractNumId w:val="81"/>
  </w:num>
  <w:num w:numId="6" w16cid:durableId="349338502">
    <w:abstractNumId w:val="47"/>
  </w:num>
  <w:num w:numId="7" w16cid:durableId="771123349">
    <w:abstractNumId w:val="26"/>
  </w:num>
  <w:num w:numId="8" w16cid:durableId="120419030">
    <w:abstractNumId w:val="51"/>
  </w:num>
  <w:num w:numId="9" w16cid:durableId="1992445744">
    <w:abstractNumId w:val="25"/>
  </w:num>
  <w:num w:numId="10" w16cid:durableId="1753894123">
    <w:abstractNumId w:val="10"/>
  </w:num>
  <w:num w:numId="11" w16cid:durableId="1353338496">
    <w:abstractNumId w:val="52"/>
  </w:num>
  <w:num w:numId="12" w16cid:durableId="768427449">
    <w:abstractNumId w:val="18"/>
  </w:num>
  <w:num w:numId="13" w16cid:durableId="1339772232">
    <w:abstractNumId w:val="32"/>
  </w:num>
  <w:num w:numId="14" w16cid:durableId="1561592101">
    <w:abstractNumId w:val="27"/>
  </w:num>
  <w:num w:numId="15" w16cid:durableId="1380007172">
    <w:abstractNumId w:val="0"/>
  </w:num>
  <w:num w:numId="16" w16cid:durableId="247276919">
    <w:abstractNumId w:val="74"/>
  </w:num>
  <w:num w:numId="17" w16cid:durableId="921834262">
    <w:abstractNumId w:val="34"/>
  </w:num>
  <w:num w:numId="18" w16cid:durableId="788548196">
    <w:abstractNumId w:val="85"/>
  </w:num>
  <w:num w:numId="19" w16cid:durableId="1323318203">
    <w:abstractNumId w:val="69"/>
  </w:num>
  <w:num w:numId="20" w16cid:durableId="1380595559">
    <w:abstractNumId w:val="71"/>
  </w:num>
  <w:num w:numId="21" w16cid:durableId="940722043">
    <w:abstractNumId w:val="60"/>
  </w:num>
  <w:num w:numId="22" w16cid:durableId="211120293">
    <w:abstractNumId w:val="54"/>
  </w:num>
  <w:num w:numId="23" w16cid:durableId="1604148113">
    <w:abstractNumId w:val="20"/>
  </w:num>
  <w:num w:numId="24" w16cid:durableId="1781996180">
    <w:abstractNumId w:val="63"/>
  </w:num>
  <w:num w:numId="25" w16cid:durableId="276646856">
    <w:abstractNumId w:val="33"/>
  </w:num>
  <w:num w:numId="26" w16cid:durableId="1268198023">
    <w:abstractNumId w:val="44"/>
  </w:num>
  <w:num w:numId="27" w16cid:durableId="69741258">
    <w:abstractNumId w:val="75"/>
  </w:num>
  <w:num w:numId="28" w16cid:durableId="1430421339">
    <w:abstractNumId w:val="29"/>
  </w:num>
  <w:num w:numId="29" w16cid:durableId="883758078">
    <w:abstractNumId w:val="2"/>
  </w:num>
  <w:num w:numId="30" w16cid:durableId="1691955894">
    <w:abstractNumId w:val="38"/>
  </w:num>
  <w:num w:numId="31" w16cid:durableId="429473392">
    <w:abstractNumId w:val="73"/>
  </w:num>
  <w:num w:numId="32" w16cid:durableId="1090855736">
    <w:abstractNumId w:val="67"/>
  </w:num>
  <w:num w:numId="33" w16cid:durableId="1991327795">
    <w:abstractNumId w:val="15"/>
  </w:num>
  <w:num w:numId="34" w16cid:durableId="594747857">
    <w:abstractNumId w:val="82"/>
  </w:num>
  <w:num w:numId="35" w16cid:durableId="2103722176">
    <w:abstractNumId w:val="56"/>
  </w:num>
  <w:num w:numId="36" w16cid:durableId="80102578">
    <w:abstractNumId w:val="37"/>
  </w:num>
  <w:num w:numId="37" w16cid:durableId="1804076244">
    <w:abstractNumId w:val="80"/>
  </w:num>
  <w:num w:numId="38" w16cid:durableId="849681903">
    <w:abstractNumId w:val="17"/>
  </w:num>
  <w:num w:numId="39" w16cid:durableId="1620339041">
    <w:abstractNumId w:val="11"/>
  </w:num>
  <w:num w:numId="40" w16cid:durableId="1231503016">
    <w:abstractNumId w:val="83"/>
  </w:num>
  <w:num w:numId="41" w16cid:durableId="1945990903">
    <w:abstractNumId w:val="39"/>
  </w:num>
  <w:num w:numId="42" w16cid:durableId="1912811071">
    <w:abstractNumId w:val="76"/>
  </w:num>
  <w:num w:numId="43" w16cid:durableId="2066684867">
    <w:abstractNumId w:val="53"/>
  </w:num>
  <w:num w:numId="44" w16cid:durableId="35785287">
    <w:abstractNumId w:val="6"/>
  </w:num>
  <w:num w:numId="45" w16cid:durableId="1014770077">
    <w:abstractNumId w:val="31"/>
  </w:num>
  <w:num w:numId="46" w16cid:durableId="1034116123">
    <w:abstractNumId w:val="49"/>
  </w:num>
  <w:num w:numId="47" w16cid:durableId="1986229688">
    <w:abstractNumId w:val="66"/>
  </w:num>
  <w:num w:numId="48" w16cid:durableId="1487549713">
    <w:abstractNumId w:val="19"/>
  </w:num>
  <w:num w:numId="49" w16cid:durableId="115216570">
    <w:abstractNumId w:val="57"/>
  </w:num>
  <w:num w:numId="50" w16cid:durableId="1541016301">
    <w:abstractNumId w:val="7"/>
  </w:num>
  <w:num w:numId="51" w16cid:durableId="1232086182">
    <w:abstractNumId w:val="1"/>
  </w:num>
  <w:num w:numId="52" w16cid:durableId="1658879987">
    <w:abstractNumId w:val="22"/>
  </w:num>
  <w:num w:numId="53" w16cid:durableId="1807043806">
    <w:abstractNumId w:val="77"/>
  </w:num>
  <w:num w:numId="54" w16cid:durableId="996029802">
    <w:abstractNumId w:val="40"/>
  </w:num>
  <w:num w:numId="55" w16cid:durableId="1242717969">
    <w:abstractNumId w:val="45"/>
  </w:num>
  <w:num w:numId="56" w16cid:durableId="1365208926">
    <w:abstractNumId w:val="5"/>
  </w:num>
  <w:num w:numId="57" w16cid:durableId="46998993">
    <w:abstractNumId w:val="4"/>
  </w:num>
  <w:num w:numId="58" w16cid:durableId="1255169791">
    <w:abstractNumId w:val="62"/>
  </w:num>
  <w:num w:numId="59" w16cid:durableId="190190776">
    <w:abstractNumId w:val="65"/>
  </w:num>
  <w:num w:numId="60" w16cid:durableId="282228932">
    <w:abstractNumId w:val="58"/>
  </w:num>
  <w:num w:numId="61" w16cid:durableId="1561400388">
    <w:abstractNumId w:val="35"/>
  </w:num>
  <w:num w:numId="62" w16cid:durableId="1013611679">
    <w:abstractNumId w:val="41"/>
  </w:num>
  <w:num w:numId="63" w16cid:durableId="688063489">
    <w:abstractNumId w:val="13"/>
  </w:num>
  <w:num w:numId="64" w16cid:durableId="349140657">
    <w:abstractNumId w:val="9"/>
  </w:num>
  <w:num w:numId="65" w16cid:durableId="1546595905">
    <w:abstractNumId w:val="43"/>
  </w:num>
  <w:num w:numId="66" w16cid:durableId="350179887">
    <w:abstractNumId w:val="8"/>
  </w:num>
  <w:num w:numId="67" w16cid:durableId="1591111948">
    <w:abstractNumId w:val="28"/>
  </w:num>
  <w:num w:numId="68" w16cid:durableId="569996152">
    <w:abstractNumId w:val="21"/>
  </w:num>
  <w:num w:numId="69" w16cid:durableId="481968549">
    <w:abstractNumId w:val="36"/>
  </w:num>
  <w:num w:numId="70" w16cid:durableId="2074351592">
    <w:abstractNumId w:val="12"/>
  </w:num>
  <w:num w:numId="71" w16cid:durableId="975335319">
    <w:abstractNumId w:val="50"/>
  </w:num>
  <w:num w:numId="72" w16cid:durableId="2070565646">
    <w:abstractNumId w:val="30"/>
  </w:num>
  <w:num w:numId="73" w16cid:durableId="401491071">
    <w:abstractNumId w:val="68"/>
  </w:num>
  <w:num w:numId="74" w16cid:durableId="1035889560">
    <w:abstractNumId w:val="46"/>
  </w:num>
  <w:num w:numId="75" w16cid:durableId="6714735">
    <w:abstractNumId w:val="3"/>
  </w:num>
  <w:num w:numId="76" w16cid:durableId="353850627">
    <w:abstractNumId w:val="14"/>
  </w:num>
  <w:num w:numId="77" w16cid:durableId="1957905844">
    <w:abstractNumId w:val="64"/>
  </w:num>
  <w:num w:numId="78" w16cid:durableId="1013341662">
    <w:abstractNumId w:val="70"/>
  </w:num>
  <w:num w:numId="79" w16cid:durableId="500046228">
    <w:abstractNumId w:val="72"/>
  </w:num>
  <w:num w:numId="80" w16cid:durableId="1173767004">
    <w:abstractNumId w:val="55"/>
  </w:num>
  <w:num w:numId="81" w16cid:durableId="1791823915">
    <w:abstractNumId w:val="48"/>
  </w:num>
  <w:num w:numId="82" w16cid:durableId="1428765745">
    <w:abstractNumId w:val="79"/>
  </w:num>
  <w:num w:numId="83" w16cid:durableId="394789738">
    <w:abstractNumId w:val="59"/>
  </w:num>
  <w:num w:numId="84" w16cid:durableId="1391688352">
    <w:abstractNumId w:val="16"/>
  </w:num>
  <w:num w:numId="85" w16cid:durableId="1494756532">
    <w:abstractNumId w:val="61"/>
  </w:num>
  <w:num w:numId="86" w16cid:durableId="1886675942">
    <w:abstractNumId w:val="42"/>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ria Mukti Efayanti">
    <w15:presenceInfo w15:providerId="AD" w15:userId="S::indria.efayanti@pfimegalife.co.id::1474fbb4-cc79-4040-89d1-84fb7a5eb0eb"/>
  </w15:person>
  <w15:person w15:author="Yuyun Yunengsih">
    <w15:presenceInfo w15:providerId="AD" w15:userId="S::yuyun.yunengsih@pfimegalife.co.id::038b9d6c-d4df-4b3d-ae79-2f097c109e4c"/>
  </w15:person>
  <w15:person w15:author="Aswin Nabila">
    <w15:presenceInfo w15:providerId="Windows Live" w15:userId="74bb0ef7985d8b61"/>
  </w15:person>
  <w15:person w15:author="Erick Hizkia Pangihutan Marbun">
    <w15:presenceInfo w15:providerId="AD" w15:userId="S::erick.marbun@pfimegalife.co.id::35344d88-d050-4b3f-b4fe-3cfd02ecd698"/>
  </w15:person>
  <w15:person w15:author="Rosita P L Tobing">
    <w15:presenceInfo w15:providerId="AD" w15:userId="S::rosita.tobing@pfimegalife.co.id::a372c5d5-efd2-4a2c-aef5-5dca55183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78B"/>
    <w:rsid w:val="0000120C"/>
    <w:rsid w:val="0001136D"/>
    <w:rsid w:val="00014D98"/>
    <w:rsid w:val="00016EEA"/>
    <w:rsid w:val="00020134"/>
    <w:rsid w:val="000305AF"/>
    <w:rsid w:val="0003171C"/>
    <w:rsid w:val="00031FD2"/>
    <w:rsid w:val="00033AFC"/>
    <w:rsid w:val="000374B0"/>
    <w:rsid w:val="000406C3"/>
    <w:rsid w:val="000420CB"/>
    <w:rsid w:val="00043CFA"/>
    <w:rsid w:val="00043DA8"/>
    <w:rsid w:val="00043DBF"/>
    <w:rsid w:val="00044E12"/>
    <w:rsid w:val="00050717"/>
    <w:rsid w:val="000532EC"/>
    <w:rsid w:val="00054BB6"/>
    <w:rsid w:val="00055083"/>
    <w:rsid w:val="000551B1"/>
    <w:rsid w:val="000616BD"/>
    <w:rsid w:val="0006608C"/>
    <w:rsid w:val="00066E33"/>
    <w:rsid w:val="00093EBB"/>
    <w:rsid w:val="00096B21"/>
    <w:rsid w:val="000A1A7F"/>
    <w:rsid w:val="000A59AC"/>
    <w:rsid w:val="000A737A"/>
    <w:rsid w:val="000B3852"/>
    <w:rsid w:val="000B6667"/>
    <w:rsid w:val="000C0863"/>
    <w:rsid w:val="000C0B4E"/>
    <w:rsid w:val="000C38AE"/>
    <w:rsid w:val="000C4E50"/>
    <w:rsid w:val="000D160E"/>
    <w:rsid w:val="000D4720"/>
    <w:rsid w:val="000D4AD3"/>
    <w:rsid w:val="000D4CD6"/>
    <w:rsid w:val="000D7EED"/>
    <w:rsid w:val="000E0444"/>
    <w:rsid w:val="000F1AB3"/>
    <w:rsid w:val="000F31E6"/>
    <w:rsid w:val="000F4E7B"/>
    <w:rsid w:val="000F79EC"/>
    <w:rsid w:val="001020E1"/>
    <w:rsid w:val="0010295F"/>
    <w:rsid w:val="001056FE"/>
    <w:rsid w:val="00107033"/>
    <w:rsid w:val="00111ACE"/>
    <w:rsid w:val="001120AF"/>
    <w:rsid w:val="00117A48"/>
    <w:rsid w:val="00122400"/>
    <w:rsid w:val="001256BE"/>
    <w:rsid w:val="001338A0"/>
    <w:rsid w:val="001348B9"/>
    <w:rsid w:val="00136B77"/>
    <w:rsid w:val="001370C2"/>
    <w:rsid w:val="00142309"/>
    <w:rsid w:val="00142594"/>
    <w:rsid w:val="00142C50"/>
    <w:rsid w:val="00144A0A"/>
    <w:rsid w:val="00145180"/>
    <w:rsid w:val="00145B14"/>
    <w:rsid w:val="001478EF"/>
    <w:rsid w:val="00153E12"/>
    <w:rsid w:val="00154342"/>
    <w:rsid w:val="00154E1B"/>
    <w:rsid w:val="00156453"/>
    <w:rsid w:val="00156BBD"/>
    <w:rsid w:val="00156E25"/>
    <w:rsid w:val="0016026B"/>
    <w:rsid w:val="00160894"/>
    <w:rsid w:val="001609C9"/>
    <w:rsid w:val="001645AC"/>
    <w:rsid w:val="00171BF2"/>
    <w:rsid w:val="00172DCB"/>
    <w:rsid w:val="0017439E"/>
    <w:rsid w:val="00175A4A"/>
    <w:rsid w:val="00181D19"/>
    <w:rsid w:val="001848A5"/>
    <w:rsid w:val="00187FAA"/>
    <w:rsid w:val="001905EC"/>
    <w:rsid w:val="00191402"/>
    <w:rsid w:val="00196A74"/>
    <w:rsid w:val="0019783D"/>
    <w:rsid w:val="001A40FD"/>
    <w:rsid w:val="001A477D"/>
    <w:rsid w:val="001A6BC9"/>
    <w:rsid w:val="001A6F26"/>
    <w:rsid w:val="001A7F47"/>
    <w:rsid w:val="001B57AC"/>
    <w:rsid w:val="001C31C0"/>
    <w:rsid w:val="001C5977"/>
    <w:rsid w:val="001C76E7"/>
    <w:rsid w:val="001D2A78"/>
    <w:rsid w:val="001D3975"/>
    <w:rsid w:val="001D4B21"/>
    <w:rsid w:val="001D548B"/>
    <w:rsid w:val="001D75BD"/>
    <w:rsid w:val="001E0158"/>
    <w:rsid w:val="001F465E"/>
    <w:rsid w:val="00200CD1"/>
    <w:rsid w:val="00201654"/>
    <w:rsid w:val="002057D5"/>
    <w:rsid w:val="002210B1"/>
    <w:rsid w:val="00222A3D"/>
    <w:rsid w:val="0022385A"/>
    <w:rsid w:val="00223DB2"/>
    <w:rsid w:val="0022549C"/>
    <w:rsid w:val="00230DB3"/>
    <w:rsid w:val="00237613"/>
    <w:rsid w:val="00237B2A"/>
    <w:rsid w:val="00237E82"/>
    <w:rsid w:val="0024092B"/>
    <w:rsid w:val="00240D85"/>
    <w:rsid w:val="0024253D"/>
    <w:rsid w:val="00242935"/>
    <w:rsid w:val="0024360A"/>
    <w:rsid w:val="00243E3C"/>
    <w:rsid w:val="00244BB6"/>
    <w:rsid w:val="0024538C"/>
    <w:rsid w:val="002454E8"/>
    <w:rsid w:val="00246346"/>
    <w:rsid w:val="00246874"/>
    <w:rsid w:val="00247643"/>
    <w:rsid w:val="002612C2"/>
    <w:rsid w:val="00270FD4"/>
    <w:rsid w:val="00280D53"/>
    <w:rsid w:val="002823AF"/>
    <w:rsid w:val="002837FD"/>
    <w:rsid w:val="002A1CB8"/>
    <w:rsid w:val="002A6CCD"/>
    <w:rsid w:val="002B2F6F"/>
    <w:rsid w:val="002B7BAE"/>
    <w:rsid w:val="002C77A4"/>
    <w:rsid w:val="002D0E3A"/>
    <w:rsid w:val="002D48B9"/>
    <w:rsid w:val="002D79FC"/>
    <w:rsid w:val="002E52E3"/>
    <w:rsid w:val="002E6B13"/>
    <w:rsid w:val="002F17D4"/>
    <w:rsid w:val="002F1C5E"/>
    <w:rsid w:val="002F3231"/>
    <w:rsid w:val="002F7EAB"/>
    <w:rsid w:val="003014E6"/>
    <w:rsid w:val="00301A5B"/>
    <w:rsid w:val="00303C9C"/>
    <w:rsid w:val="0030619F"/>
    <w:rsid w:val="00316800"/>
    <w:rsid w:val="003237CE"/>
    <w:rsid w:val="003261C9"/>
    <w:rsid w:val="003265CE"/>
    <w:rsid w:val="0033117B"/>
    <w:rsid w:val="00334168"/>
    <w:rsid w:val="003401D0"/>
    <w:rsid w:val="00343576"/>
    <w:rsid w:val="003454A0"/>
    <w:rsid w:val="0035465D"/>
    <w:rsid w:val="0035471B"/>
    <w:rsid w:val="00355AF4"/>
    <w:rsid w:val="003604DE"/>
    <w:rsid w:val="00362C0D"/>
    <w:rsid w:val="00365202"/>
    <w:rsid w:val="003679FB"/>
    <w:rsid w:val="00374526"/>
    <w:rsid w:val="00374919"/>
    <w:rsid w:val="0037781B"/>
    <w:rsid w:val="00380D01"/>
    <w:rsid w:val="00383288"/>
    <w:rsid w:val="00383A6A"/>
    <w:rsid w:val="00387267"/>
    <w:rsid w:val="00387D47"/>
    <w:rsid w:val="00392232"/>
    <w:rsid w:val="00395AEE"/>
    <w:rsid w:val="00395E39"/>
    <w:rsid w:val="00396B2E"/>
    <w:rsid w:val="003A02C3"/>
    <w:rsid w:val="003A04ED"/>
    <w:rsid w:val="003A6750"/>
    <w:rsid w:val="003B07F2"/>
    <w:rsid w:val="003B3CC1"/>
    <w:rsid w:val="003B3EAD"/>
    <w:rsid w:val="003B5D97"/>
    <w:rsid w:val="003B6304"/>
    <w:rsid w:val="003C366F"/>
    <w:rsid w:val="003C4FA3"/>
    <w:rsid w:val="003C78F4"/>
    <w:rsid w:val="003D3229"/>
    <w:rsid w:val="003D383D"/>
    <w:rsid w:val="003D523B"/>
    <w:rsid w:val="003D71D5"/>
    <w:rsid w:val="003D76E0"/>
    <w:rsid w:val="003E2179"/>
    <w:rsid w:val="003E2415"/>
    <w:rsid w:val="003E3489"/>
    <w:rsid w:val="003E3993"/>
    <w:rsid w:val="003E5607"/>
    <w:rsid w:val="003E5CAB"/>
    <w:rsid w:val="003E5DBC"/>
    <w:rsid w:val="003E6581"/>
    <w:rsid w:val="003F2D96"/>
    <w:rsid w:val="003F2DBF"/>
    <w:rsid w:val="003F3190"/>
    <w:rsid w:val="003F4B29"/>
    <w:rsid w:val="003F6E36"/>
    <w:rsid w:val="00400309"/>
    <w:rsid w:val="00400FBE"/>
    <w:rsid w:val="00402430"/>
    <w:rsid w:val="004101D4"/>
    <w:rsid w:val="00411096"/>
    <w:rsid w:val="00411550"/>
    <w:rsid w:val="00420EB3"/>
    <w:rsid w:val="00421E5E"/>
    <w:rsid w:val="00422A31"/>
    <w:rsid w:val="00426061"/>
    <w:rsid w:val="00432825"/>
    <w:rsid w:val="00433ACA"/>
    <w:rsid w:val="00434022"/>
    <w:rsid w:val="00436A78"/>
    <w:rsid w:val="0043727D"/>
    <w:rsid w:val="00441E1B"/>
    <w:rsid w:val="00442E7C"/>
    <w:rsid w:val="0044500D"/>
    <w:rsid w:val="00445A23"/>
    <w:rsid w:val="0044778E"/>
    <w:rsid w:val="00453E2B"/>
    <w:rsid w:val="00454247"/>
    <w:rsid w:val="004630D9"/>
    <w:rsid w:val="0046561A"/>
    <w:rsid w:val="00467FD4"/>
    <w:rsid w:val="00470799"/>
    <w:rsid w:val="004716BB"/>
    <w:rsid w:val="004826D6"/>
    <w:rsid w:val="0048463E"/>
    <w:rsid w:val="00484ED7"/>
    <w:rsid w:val="00485888"/>
    <w:rsid w:val="00486D72"/>
    <w:rsid w:val="00491E55"/>
    <w:rsid w:val="00491EA8"/>
    <w:rsid w:val="00493898"/>
    <w:rsid w:val="00496D58"/>
    <w:rsid w:val="004A55A7"/>
    <w:rsid w:val="004A6437"/>
    <w:rsid w:val="004B375A"/>
    <w:rsid w:val="004B401A"/>
    <w:rsid w:val="004C2C1F"/>
    <w:rsid w:val="004C4E45"/>
    <w:rsid w:val="004C7E3D"/>
    <w:rsid w:val="004D1204"/>
    <w:rsid w:val="004D1F3A"/>
    <w:rsid w:val="004D35C8"/>
    <w:rsid w:val="004D52DB"/>
    <w:rsid w:val="004D72A6"/>
    <w:rsid w:val="004E13F1"/>
    <w:rsid w:val="004E13F8"/>
    <w:rsid w:val="004E269D"/>
    <w:rsid w:val="004E552E"/>
    <w:rsid w:val="004E5AA5"/>
    <w:rsid w:val="004E616E"/>
    <w:rsid w:val="004F26F3"/>
    <w:rsid w:val="004F66DC"/>
    <w:rsid w:val="004F6B71"/>
    <w:rsid w:val="00506386"/>
    <w:rsid w:val="0051391E"/>
    <w:rsid w:val="00522299"/>
    <w:rsid w:val="00522517"/>
    <w:rsid w:val="00522674"/>
    <w:rsid w:val="00530F0F"/>
    <w:rsid w:val="00533018"/>
    <w:rsid w:val="005354C8"/>
    <w:rsid w:val="00540804"/>
    <w:rsid w:val="005413C3"/>
    <w:rsid w:val="00546953"/>
    <w:rsid w:val="005474BB"/>
    <w:rsid w:val="00553E04"/>
    <w:rsid w:val="005568FC"/>
    <w:rsid w:val="00556915"/>
    <w:rsid w:val="00556BEF"/>
    <w:rsid w:val="00564415"/>
    <w:rsid w:val="0056485E"/>
    <w:rsid w:val="00566088"/>
    <w:rsid w:val="00570558"/>
    <w:rsid w:val="0057169C"/>
    <w:rsid w:val="00575C36"/>
    <w:rsid w:val="00580364"/>
    <w:rsid w:val="0058666B"/>
    <w:rsid w:val="00595837"/>
    <w:rsid w:val="005A5312"/>
    <w:rsid w:val="005A5506"/>
    <w:rsid w:val="005A6485"/>
    <w:rsid w:val="005B1FF3"/>
    <w:rsid w:val="005B334A"/>
    <w:rsid w:val="005B3A88"/>
    <w:rsid w:val="005B3DC6"/>
    <w:rsid w:val="005B69CA"/>
    <w:rsid w:val="005C52E5"/>
    <w:rsid w:val="005D0025"/>
    <w:rsid w:val="005D52B9"/>
    <w:rsid w:val="005D6D3F"/>
    <w:rsid w:val="005E23ED"/>
    <w:rsid w:val="005E2B55"/>
    <w:rsid w:val="005E53C7"/>
    <w:rsid w:val="005E5EB7"/>
    <w:rsid w:val="005F31CE"/>
    <w:rsid w:val="005F3211"/>
    <w:rsid w:val="005F642A"/>
    <w:rsid w:val="005F6555"/>
    <w:rsid w:val="00603D4A"/>
    <w:rsid w:val="0060665A"/>
    <w:rsid w:val="00612EDA"/>
    <w:rsid w:val="006173ED"/>
    <w:rsid w:val="00617BA7"/>
    <w:rsid w:val="00617D85"/>
    <w:rsid w:val="00617F17"/>
    <w:rsid w:val="00620339"/>
    <w:rsid w:val="00622E36"/>
    <w:rsid w:val="0062567C"/>
    <w:rsid w:val="006267D1"/>
    <w:rsid w:val="00630731"/>
    <w:rsid w:val="0063363D"/>
    <w:rsid w:val="00633890"/>
    <w:rsid w:val="00640036"/>
    <w:rsid w:val="006423CF"/>
    <w:rsid w:val="00642856"/>
    <w:rsid w:val="00642E93"/>
    <w:rsid w:val="00646A43"/>
    <w:rsid w:val="00652DC4"/>
    <w:rsid w:val="00652F23"/>
    <w:rsid w:val="006533F2"/>
    <w:rsid w:val="006605FD"/>
    <w:rsid w:val="00661454"/>
    <w:rsid w:val="0067025A"/>
    <w:rsid w:val="00670260"/>
    <w:rsid w:val="00671099"/>
    <w:rsid w:val="00672354"/>
    <w:rsid w:val="00675656"/>
    <w:rsid w:val="00680F65"/>
    <w:rsid w:val="00681290"/>
    <w:rsid w:val="0068687B"/>
    <w:rsid w:val="00691DCF"/>
    <w:rsid w:val="00692596"/>
    <w:rsid w:val="006958AE"/>
    <w:rsid w:val="006A0E64"/>
    <w:rsid w:val="006A2469"/>
    <w:rsid w:val="006A2A5B"/>
    <w:rsid w:val="006A314A"/>
    <w:rsid w:val="006A61E6"/>
    <w:rsid w:val="006B21B1"/>
    <w:rsid w:val="006B2460"/>
    <w:rsid w:val="006B610A"/>
    <w:rsid w:val="006B6300"/>
    <w:rsid w:val="006C1D88"/>
    <w:rsid w:val="006C7D9A"/>
    <w:rsid w:val="006E0D3D"/>
    <w:rsid w:val="006E4F6E"/>
    <w:rsid w:val="006E5FE3"/>
    <w:rsid w:val="006F3E94"/>
    <w:rsid w:val="00703EC9"/>
    <w:rsid w:val="007060E1"/>
    <w:rsid w:val="00711EA2"/>
    <w:rsid w:val="00714453"/>
    <w:rsid w:val="00716C57"/>
    <w:rsid w:val="00721D56"/>
    <w:rsid w:val="007246D6"/>
    <w:rsid w:val="00726246"/>
    <w:rsid w:val="00732AA7"/>
    <w:rsid w:val="00733578"/>
    <w:rsid w:val="00733E98"/>
    <w:rsid w:val="00735054"/>
    <w:rsid w:val="007402E5"/>
    <w:rsid w:val="007442CE"/>
    <w:rsid w:val="007444EC"/>
    <w:rsid w:val="00745038"/>
    <w:rsid w:val="007468F6"/>
    <w:rsid w:val="007510F5"/>
    <w:rsid w:val="00752244"/>
    <w:rsid w:val="00752B7F"/>
    <w:rsid w:val="00756045"/>
    <w:rsid w:val="0075799F"/>
    <w:rsid w:val="00761DB7"/>
    <w:rsid w:val="00772B4A"/>
    <w:rsid w:val="0077330E"/>
    <w:rsid w:val="007817EC"/>
    <w:rsid w:val="007836B6"/>
    <w:rsid w:val="00784019"/>
    <w:rsid w:val="007915B1"/>
    <w:rsid w:val="00792120"/>
    <w:rsid w:val="00792E4A"/>
    <w:rsid w:val="0079678B"/>
    <w:rsid w:val="007A0F92"/>
    <w:rsid w:val="007A5F6C"/>
    <w:rsid w:val="007B0EB2"/>
    <w:rsid w:val="007B5EE3"/>
    <w:rsid w:val="007B6254"/>
    <w:rsid w:val="007B7395"/>
    <w:rsid w:val="007C0795"/>
    <w:rsid w:val="007C6811"/>
    <w:rsid w:val="007D1B0D"/>
    <w:rsid w:val="007D22CC"/>
    <w:rsid w:val="007E0414"/>
    <w:rsid w:val="007E2A31"/>
    <w:rsid w:val="007E5B4E"/>
    <w:rsid w:val="007E5D5B"/>
    <w:rsid w:val="007F0650"/>
    <w:rsid w:val="007F0C58"/>
    <w:rsid w:val="007F2E98"/>
    <w:rsid w:val="007F380A"/>
    <w:rsid w:val="008017EA"/>
    <w:rsid w:val="00802C22"/>
    <w:rsid w:val="00803681"/>
    <w:rsid w:val="00807F02"/>
    <w:rsid w:val="00811460"/>
    <w:rsid w:val="00811D97"/>
    <w:rsid w:val="008153E6"/>
    <w:rsid w:val="008269DF"/>
    <w:rsid w:val="0083032A"/>
    <w:rsid w:val="00831214"/>
    <w:rsid w:val="00833BA7"/>
    <w:rsid w:val="00835D64"/>
    <w:rsid w:val="00837351"/>
    <w:rsid w:val="00842239"/>
    <w:rsid w:val="00844B79"/>
    <w:rsid w:val="00846DF7"/>
    <w:rsid w:val="008477D1"/>
    <w:rsid w:val="00852A5A"/>
    <w:rsid w:val="00855FD4"/>
    <w:rsid w:val="0085668C"/>
    <w:rsid w:val="008616D8"/>
    <w:rsid w:val="00873946"/>
    <w:rsid w:val="00881D85"/>
    <w:rsid w:val="00883606"/>
    <w:rsid w:val="00884217"/>
    <w:rsid w:val="008854E8"/>
    <w:rsid w:val="008867D9"/>
    <w:rsid w:val="00887D82"/>
    <w:rsid w:val="008915FD"/>
    <w:rsid w:val="008A03C5"/>
    <w:rsid w:val="008A5556"/>
    <w:rsid w:val="008A5557"/>
    <w:rsid w:val="008A5ADE"/>
    <w:rsid w:val="008A7775"/>
    <w:rsid w:val="008B6A12"/>
    <w:rsid w:val="008C2CDA"/>
    <w:rsid w:val="008C2F00"/>
    <w:rsid w:val="008C3B3F"/>
    <w:rsid w:val="008C4D07"/>
    <w:rsid w:val="008C6ED2"/>
    <w:rsid w:val="008C7DC5"/>
    <w:rsid w:val="008D16FF"/>
    <w:rsid w:val="008D3302"/>
    <w:rsid w:val="008D5B40"/>
    <w:rsid w:val="008D63B4"/>
    <w:rsid w:val="008D7EC7"/>
    <w:rsid w:val="008E2230"/>
    <w:rsid w:val="008E5BC7"/>
    <w:rsid w:val="008F483D"/>
    <w:rsid w:val="008F5210"/>
    <w:rsid w:val="00901A59"/>
    <w:rsid w:val="00904C13"/>
    <w:rsid w:val="00910139"/>
    <w:rsid w:val="009104B8"/>
    <w:rsid w:val="00915B74"/>
    <w:rsid w:val="00924A9A"/>
    <w:rsid w:val="00935126"/>
    <w:rsid w:val="00940C18"/>
    <w:rsid w:val="00941AEC"/>
    <w:rsid w:val="00942114"/>
    <w:rsid w:val="00943679"/>
    <w:rsid w:val="00945355"/>
    <w:rsid w:val="009464E5"/>
    <w:rsid w:val="00956DCE"/>
    <w:rsid w:val="00965CA4"/>
    <w:rsid w:val="009663CE"/>
    <w:rsid w:val="009737D2"/>
    <w:rsid w:val="0098320C"/>
    <w:rsid w:val="00983CB0"/>
    <w:rsid w:val="00984C2A"/>
    <w:rsid w:val="0098695D"/>
    <w:rsid w:val="00987DCE"/>
    <w:rsid w:val="00992305"/>
    <w:rsid w:val="0099443A"/>
    <w:rsid w:val="009978D9"/>
    <w:rsid w:val="009A2E9D"/>
    <w:rsid w:val="009A3015"/>
    <w:rsid w:val="009A6D21"/>
    <w:rsid w:val="009B0D9A"/>
    <w:rsid w:val="009C3B93"/>
    <w:rsid w:val="009C3D27"/>
    <w:rsid w:val="009D0508"/>
    <w:rsid w:val="009D1816"/>
    <w:rsid w:val="009D2DFE"/>
    <w:rsid w:val="009D5643"/>
    <w:rsid w:val="009E066A"/>
    <w:rsid w:val="009E2865"/>
    <w:rsid w:val="009E31D4"/>
    <w:rsid w:val="009E7821"/>
    <w:rsid w:val="009F32CC"/>
    <w:rsid w:val="009F792A"/>
    <w:rsid w:val="009F7FA3"/>
    <w:rsid w:val="00A02BB4"/>
    <w:rsid w:val="00A035E1"/>
    <w:rsid w:val="00A04682"/>
    <w:rsid w:val="00A107C4"/>
    <w:rsid w:val="00A1155D"/>
    <w:rsid w:val="00A16853"/>
    <w:rsid w:val="00A17BB0"/>
    <w:rsid w:val="00A24C72"/>
    <w:rsid w:val="00A36E97"/>
    <w:rsid w:val="00A41689"/>
    <w:rsid w:val="00A435CC"/>
    <w:rsid w:val="00A45E55"/>
    <w:rsid w:val="00A524EC"/>
    <w:rsid w:val="00A52E48"/>
    <w:rsid w:val="00A53835"/>
    <w:rsid w:val="00A5503A"/>
    <w:rsid w:val="00A57AE8"/>
    <w:rsid w:val="00A66EF5"/>
    <w:rsid w:val="00A67E0E"/>
    <w:rsid w:val="00A67E60"/>
    <w:rsid w:val="00A70F8C"/>
    <w:rsid w:val="00A7238E"/>
    <w:rsid w:val="00A72449"/>
    <w:rsid w:val="00A7647F"/>
    <w:rsid w:val="00A779E0"/>
    <w:rsid w:val="00A820BE"/>
    <w:rsid w:val="00A82E7D"/>
    <w:rsid w:val="00A832D0"/>
    <w:rsid w:val="00A8571A"/>
    <w:rsid w:val="00A85CE6"/>
    <w:rsid w:val="00A862D9"/>
    <w:rsid w:val="00A86B6F"/>
    <w:rsid w:val="00A90238"/>
    <w:rsid w:val="00A92C86"/>
    <w:rsid w:val="00A94744"/>
    <w:rsid w:val="00A96159"/>
    <w:rsid w:val="00AA091D"/>
    <w:rsid w:val="00AB3C07"/>
    <w:rsid w:val="00AB4BD7"/>
    <w:rsid w:val="00AC09CC"/>
    <w:rsid w:val="00AC41CE"/>
    <w:rsid w:val="00AC4684"/>
    <w:rsid w:val="00AC5EA5"/>
    <w:rsid w:val="00AD21ED"/>
    <w:rsid w:val="00AD3C69"/>
    <w:rsid w:val="00AD49C2"/>
    <w:rsid w:val="00AD4A6C"/>
    <w:rsid w:val="00AE31AF"/>
    <w:rsid w:val="00AE4C67"/>
    <w:rsid w:val="00AE68EA"/>
    <w:rsid w:val="00AE7030"/>
    <w:rsid w:val="00AE72B2"/>
    <w:rsid w:val="00AE7CDE"/>
    <w:rsid w:val="00AF0358"/>
    <w:rsid w:val="00AF0E7C"/>
    <w:rsid w:val="00AF1AC4"/>
    <w:rsid w:val="00AF3299"/>
    <w:rsid w:val="00AF41FB"/>
    <w:rsid w:val="00AF5EB5"/>
    <w:rsid w:val="00B00C35"/>
    <w:rsid w:val="00B02174"/>
    <w:rsid w:val="00B04BFA"/>
    <w:rsid w:val="00B053D3"/>
    <w:rsid w:val="00B10624"/>
    <w:rsid w:val="00B14546"/>
    <w:rsid w:val="00B15E30"/>
    <w:rsid w:val="00B21900"/>
    <w:rsid w:val="00B271A6"/>
    <w:rsid w:val="00B33B7D"/>
    <w:rsid w:val="00B35305"/>
    <w:rsid w:val="00B35B58"/>
    <w:rsid w:val="00B406E7"/>
    <w:rsid w:val="00B426B3"/>
    <w:rsid w:val="00B42897"/>
    <w:rsid w:val="00B46FBA"/>
    <w:rsid w:val="00B4728E"/>
    <w:rsid w:val="00B514AB"/>
    <w:rsid w:val="00B7373C"/>
    <w:rsid w:val="00B73EB3"/>
    <w:rsid w:val="00B7456D"/>
    <w:rsid w:val="00B76012"/>
    <w:rsid w:val="00B7667D"/>
    <w:rsid w:val="00B90CE6"/>
    <w:rsid w:val="00B92ADD"/>
    <w:rsid w:val="00BA0C51"/>
    <w:rsid w:val="00BA2D59"/>
    <w:rsid w:val="00BA48E2"/>
    <w:rsid w:val="00BA5422"/>
    <w:rsid w:val="00BA61CE"/>
    <w:rsid w:val="00BB24A5"/>
    <w:rsid w:val="00BB27C9"/>
    <w:rsid w:val="00BB2FE4"/>
    <w:rsid w:val="00BB4D12"/>
    <w:rsid w:val="00BC44F0"/>
    <w:rsid w:val="00BC728F"/>
    <w:rsid w:val="00BD1884"/>
    <w:rsid w:val="00BD50B7"/>
    <w:rsid w:val="00C07797"/>
    <w:rsid w:val="00C21328"/>
    <w:rsid w:val="00C2232C"/>
    <w:rsid w:val="00C26FF2"/>
    <w:rsid w:val="00C33625"/>
    <w:rsid w:val="00C33E01"/>
    <w:rsid w:val="00C37032"/>
    <w:rsid w:val="00C402C7"/>
    <w:rsid w:val="00C441E3"/>
    <w:rsid w:val="00C445BA"/>
    <w:rsid w:val="00C44E1C"/>
    <w:rsid w:val="00C4723A"/>
    <w:rsid w:val="00C56E43"/>
    <w:rsid w:val="00C63E7C"/>
    <w:rsid w:val="00C677B9"/>
    <w:rsid w:val="00C71930"/>
    <w:rsid w:val="00C71A9F"/>
    <w:rsid w:val="00C75123"/>
    <w:rsid w:val="00C8073A"/>
    <w:rsid w:val="00C833DA"/>
    <w:rsid w:val="00C839E6"/>
    <w:rsid w:val="00C87F10"/>
    <w:rsid w:val="00C9094A"/>
    <w:rsid w:val="00C950D8"/>
    <w:rsid w:val="00C9548C"/>
    <w:rsid w:val="00C955F5"/>
    <w:rsid w:val="00CA1AC1"/>
    <w:rsid w:val="00CA4039"/>
    <w:rsid w:val="00CB5B00"/>
    <w:rsid w:val="00CB5BE2"/>
    <w:rsid w:val="00CB5DA5"/>
    <w:rsid w:val="00CB7C5C"/>
    <w:rsid w:val="00CC499B"/>
    <w:rsid w:val="00CD0C53"/>
    <w:rsid w:val="00CD1662"/>
    <w:rsid w:val="00CD6142"/>
    <w:rsid w:val="00CE121A"/>
    <w:rsid w:val="00CE2D68"/>
    <w:rsid w:val="00CE2DA6"/>
    <w:rsid w:val="00CE5E8C"/>
    <w:rsid w:val="00CE78F1"/>
    <w:rsid w:val="00CF3B01"/>
    <w:rsid w:val="00CF7F95"/>
    <w:rsid w:val="00D00A2A"/>
    <w:rsid w:val="00D03697"/>
    <w:rsid w:val="00D06853"/>
    <w:rsid w:val="00D101E5"/>
    <w:rsid w:val="00D1139E"/>
    <w:rsid w:val="00D1381A"/>
    <w:rsid w:val="00D14D8D"/>
    <w:rsid w:val="00D1553E"/>
    <w:rsid w:val="00D16E06"/>
    <w:rsid w:val="00D17946"/>
    <w:rsid w:val="00D2110B"/>
    <w:rsid w:val="00D24007"/>
    <w:rsid w:val="00D2451B"/>
    <w:rsid w:val="00D30CB8"/>
    <w:rsid w:val="00D31226"/>
    <w:rsid w:val="00D334E5"/>
    <w:rsid w:val="00D33C4C"/>
    <w:rsid w:val="00D400C1"/>
    <w:rsid w:val="00D439C3"/>
    <w:rsid w:val="00D45084"/>
    <w:rsid w:val="00D47CBE"/>
    <w:rsid w:val="00D50469"/>
    <w:rsid w:val="00D5108A"/>
    <w:rsid w:val="00D51587"/>
    <w:rsid w:val="00D5341C"/>
    <w:rsid w:val="00D60390"/>
    <w:rsid w:val="00D6051E"/>
    <w:rsid w:val="00D649B5"/>
    <w:rsid w:val="00D73A63"/>
    <w:rsid w:val="00D75D2D"/>
    <w:rsid w:val="00D82FDC"/>
    <w:rsid w:val="00D85B50"/>
    <w:rsid w:val="00D90592"/>
    <w:rsid w:val="00D924FF"/>
    <w:rsid w:val="00D9333E"/>
    <w:rsid w:val="00D9360C"/>
    <w:rsid w:val="00D9621B"/>
    <w:rsid w:val="00DA2A41"/>
    <w:rsid w:val="00DA3361"/>
    <w:rsid w:val="00DA35C9"/>
    <w:rsid w:val="00DA4177"/>
    <w:rsid w:val="00DA4E19"/>
    <w:rsid w:val="00DA7B01"/>
    <w:rsid w:val="00DA7BA0"/>
    <w:rsid w:val="00DB3791"/>
    <w:rsid w:val="00DB4F89"/>
    <w:rsid w:val="00DC1B07"/>
    <w:rsid w:val="00DC2EB9"/>
    <w:rsid w:val="00DC56E8"/>
    <w:rsid w:val="00DC6E89"/>
    <w:rsid w:val="00DD4225"/>
    <w:rsid w:val="00DE0E24"/>
    <w:rsid w:val="00DE19B0"/>
    <w:rsid w:val="00DE7B1D"/>
    <w:rsid w:val="00DF1124"/>
    <w:rsid w:val="00DF661A"/>
    <w:rsid w:val="00E03F47"/>
    <w:rsid w:val="00E0438A"/>
    <w:rsid w:val="00E056A4"/>
    <w:rsid w:val="00E07666"/>
    <w:rsid w:val="00E10ECC"/>
    <w:rsid w:val="00E11AC3"/>
    <w:rsid w:val="00E12DB4"/>
    <w:rsid w:val="00E12DF3"/>
    <w:rsid w:val="00E1515C"/>
    <w:rsid w:val="00E165DC"/>
    <w:rsid w:val="00E22B1D"/>
    <w:rsid w:val="00E24128"/>
    <w:rsid w:val="00E24FC2"/>
    <w:rsid w:val="00E2558F"/>
    <w:rsid w:val="00E27E5A"/>
    <w:rsid w:val="00E3516A"/>
    <w:rsid w:val="00E35247"/>
    <w:rsid w:val="00E36610"/>
    <w:rsid w:val="00E37CE0"/>
    <w:rsid w:val="00E37E88"/>
    <w:rsid w:val="00E445BA"/>
    <w:rsid w:val="00E543CA"/>
    <w:rsid w:val="00E54A70"/>
    <w:rsid w:val="00E56616"/>
    <w:rsid w:val="00E576DC"/>
    <w:rsid w:val="00E659AD"/>
    <w:rsid w:val="00E679AC"/>
    <w:rsid w:val="00E91F55"/>
    <w:rsid w:val="00E93212"/>
    <w:rsid w:val="00E93FA9"/>
    <w:rsid w:val="00E97246"/>
    <w:rsid w:val="00E977A1"/>
    <w:rsid w:val="00EA0E86"/>
    <w:rsid w:val="00EA242B"/>
    <w:rsid w:val="00EB1DD8"/>
    <w:rsid w:val="00EB2A25"/>
    <w:rsid w:val="00EB30AC"/>
    <w:rsid w:val="00EB748F"/>
    <w:rsid w:val="00EC00B4"/>
    <w:rsid w:val="00EC2FAC"/>
    <w:rsid w:val="00EC3C80"/>
    <w:rsid w:val="00ED0C33"/>
    <w:rsid w:val="00ED2B71"/>
    <w:rsid w:val="00EE0852"/>
    <w:rsid w:val="00EE7BD1"/>
    <w:rsid w:val="00EF2C9D"/>
    <w:rsid w:val="00EF5C5B"/>
    <w:rsid w:val="00F02F91"/>
    <w:rsid w:val="00F058AE"/>
    <w:rsid w:val="00F12AC1"/>
    <w:rsid w:val="00F145E9"/>
    <w:rsid w:val="00F156AF"/>
    <w:rsid w:val="00F17EBA"/>
    <w:rsid w:val="00F2028B"/>
    <w:rsid w:val="00F23023"/>
    <w:rsid w:val="00F320EA"/>
    <w:rsid w:val="00F320EF"/>
    <w:rsid w:val="00F368FA"/>
    <w:rsid w:val="00F43C7E"/>
    <w:rsid w:val="00F43F88"/>
    <w:rsid w:val="00F4407A"/>
    <w:rsid w:val="00F447C4"/>
    <w:rsid w:val="00F44F44"/>
    <w:rsid w:val="00F4750A"/>
    <w:rsid w:val="00F514A4"/>
    <w:rsid w:val="00F6134B"/>
    <w:rsid w:val="00F67FEA"/>
    <w:rsid w:val="00F7041B"/>
    <w:rsid w:val="00F71CF3"/>
    <w:rsid w:val="00F7667B"/>
    <w:rsid w:val="00F81F78"/>
    <w:rsid w:val="00F84B8B"/>
    <w:rsid w:val="00F84C77"/>
    <w:rsid w:val="00F850E2"/>
    <w:rsid w:val="00F85D08"/>
    <w:rsid w:val="00F9171B"/>
    <w:rsid w:val="00F91C07"/>
    <w:rsid w:val="00F91DA7"/>
    <w:rsid w:val="00F93609"/>
    <w:rsid w:val="00F942F3"/>
    <w:rsid w:val="00F95065"/>
    <w:rsid w:val="00F967DC"/>
    <w:rsid w:val="00F97023"/>
    <w:rsid w:val="00FA0AEB"/>
    <w:rsid w:val="00FA11C2"/>
    <w:rsid w:val="00FA62BD"/>
    <w:rsid w:val="00FA6F09"/>
    <w:rsid w:val="00FB22E8"/>
    <w:rsid w:val="00FB6678"/>
    <w:rsid w:val="00FC086A"/>
    <w:rsid w:val="00FC0899"/>
    <w:rsid w:val="00FC4857"/>
    <w:rsid w:val="00FC4997"/>
    <w:rsid w:val="00FC5908"/>
    <w:rsid w:val="00FE0615"/>
    <w:rsid w:val="00FE2B4E"/>
    <w:rsid w:val="00FE675E"/>
    <w:rsid w:val="00FF2E38"/>
    <w:rsid w:val="00FF4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473295"/>
  <w15:chartTrackingRefBased/>
  <w15:docId w15:val="{E360B78E-3D1D-496A-8A8D-B8269A36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26B3"/>
    <w:pPr>
      <w:tabs>
        <w:tab w:val="center" w:pos="4680"/>
        <w:tab w:val="right" w:pos="9360"/>
      </w:tabs>
    </w:pPr>
  </w:style>
  <w:style w:type="character" w:customStyle="1" w:styleId="HeaderChar">
    <w:name w:val="Header Char"/>
    <w:basedOn w:val="DefaultParagraphFont"/>
    <w:link w:val="Header"/>
    <w:uiPriority w:val="99"/>
    <w:rsid w:val="00B426B3"/>
  </w:style>
  <w:style w:type="paragraph" w:styleId="Footer">
    <w:name w:val="footer"/>
    <w:basedOn w:val="Normal"/>
    <w:link w:val="FooterChar"/>
    <w:uiPriority w:val="99"/>
    <w:unhideWhenUsed/>
    <w:rsid w:val="00B426B3"/>
    <w:pPr>
      <w:tabs>
        <w:tab w:val="center" w:pos="4680"/>
        <w:tab w:val="right" w:pos="9360"/>
      </w:tabs>
    </w:pPr>
  </w:style>
  <w:style w:type="character" w:customStyle="1" w:styleId="FooterChar">
    <w:name w:val="Footer Char"/>
    <w:basedOn w:val="DefaultParagraphFont"/>
    <w:link w:val="Footer"/>
    <w:uiPriority w:val="99"/>
    <w:rsid w:val="00B426B3"/>
  </w:style>
  <w:style w:type="table" w:styleId="TableGrid">
    <w:name w:val="Table Grid"/>
    <w:basedOn w:val="TableNormal"/>
    <w:uiPriority w:val="39"/>
    <w:rsid w:val="00F475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4750A"/>
    <w:pPr>
      <w:widowControl w:val="0"/>
      <w:autoSpaceDE w:val="0"/>
      <w:autoSpaceDN w:val="0"/>
      <w:ind w:left="105"/>
      <w:jc w:val="left"/>
    </w:pPr>
    <w:rPr>
      <w:rFonts w:ascii="Calibri" w:eastAsia="Calibri" w:hAnsi="Calibri" w:cs="Calibri"/>
      <w:kern w:val="0"/>
      <w14:ligatures w14:val="none"/>
    </w:rPr>
  </w:style>
  <w:style w:type="paragraph" w:styleId="ListParagraph">
    <w:name w:val="List Paragraph"/>
    <w:aliases w:val="Bulet1,[Alt+N],lp1,Figure_name,Equipment,Numbered Indented Text,List Paragraph Char Char Char,List Paragraph Char Char,List_TIS,Use Case List Paragraph,b1,Alpha List Paragraph,Ref,Number_1,Colorful List - Accent 11,awal,List FIK,heading 1"/>
    <w:basedOn w:val="Normal"/>
    <w:link w:val="ListParagraphChar"/>
    <w:uiPriority w:val="1"/>
    <w:qFormat/>
    <w:rsid w:val="003D3229"/>
    <w:pPr>
      <w:ind w:left="720"/>
      <w:contextualSpacing/>
    </w:pPr>
  </w:style>
  <w:style w:type="paragraph" w:styleId="BodyTextIndent">
    <w:name w:val="Body Text Indent"/>
    <w:basedOn w:val="Normal"/>
    <w:link w:val="BodyTextIndentChar"/>
    <w:unhideWhenUsed/>
    <w:rsid w:val="0051391E"/>
    <w:pPr>
      <w:ind w:left="1440" w:hanging="1440"/>
    </w:pPr>
    <w:rPr>
      <w:rFonts w:ascii="Arial Narrow" w:eastAsia="Times New Roman" w:hAnsi="Arial Narrow" w:cs="Times New Roman"/>
      <w:kern w:val="0"/>
      <w:sz w:val="20"/>
      <w:szCs w:val="24"/>
      <w14:ligatures w14:val="none"/>
    </w:rPr>
  </w:style>
  <w:style w:type="character" w:customStyle="1" w:styleId="BodyTextIndentChar">
    <w:name w:val="Body Text Indent Char"/>
    <w:basedOn w:val="DefaultParagraphFont"/>
    <w:link w:val="BodyTextIndent"/>
    <w:rsid w:val="0051391E"/>
    <w:rPr>
      <w:rFonts w:ascii="Arial Narrow" w:eastAsia="Times New Roman" w:hAnsi="Arial Narrow" w:cs="Times New Roman"/>
      <w:kern w:val="0"/>
      <w:sz w:val="20"/>
      <w:szCs w:val="24"/>
      <w14:ligatures w14:val="none"/>
    </w:rPr>
  </w:style>
  <w:style w:type="character" w:customStyle="1" w:styleId="ListParagraphChar">
    <w:name w:val="List Paragraph Char"/>
    <w:aliases w:val="Bulet1 Char,[Alt+N] Char,lp1 Char,Figure_name Char,Equipment Char,Numbered Indented Text Char,List Paragraph Char Char Char Char,List Paragraph Char Char Char1,List_TIS Char,Use Case List Paragraph Char,b1 Char,Ref Char,Number_1 Char"/>
    <w:link w:val="ListParagraph"/>
    <w:uiPriority w:val="34"/>
    <w:qFormat/>
    <w:rsid w:val="0051391E"/>
  </w:style>
  <w:style w:type="paragraph" w:customStyle="1" w:styleId="Default">
    <w:name w:val="Default"/>
    <w:rsid w:val="0051391E"/>
    <w:pPr>
      <w:autoSpaceDE w:val="0"/>
      <w:autoSpaceDN w:val="0"/>
      <w:adjustRightInd w:val="0"/>
      <w:jc w:val="left"/>
    </w:pPr>
    <w:rPr>
      <w:rFonts w:ascii="Frutiger-Normal" w:hAnsi="Frutiger-Normal" w:cs="Frutiger-Normal"/>
      <w:color w:val="000000"/>
      <w:kern w:val="0"/>
      <w:sz w:val="24"/>
      <w:szCs w:val="24"/>
      <w:lang w:val="en-ID"/>
    </w:rPr>
  </w:style>
  <w:style w:type="character" w:styleId="Hyperlink">
    <w:name w:val="Hyperlink"/>
    <w:basedOn w:val="DefaultParagraphFont"/>
    <w:uiPriority w:val="99"/>
    <w:unhideWhenUsed/>
    <w:rsid w:val="00DA35C9"/>
    <w:rPr>
      <w:color w:val="0563C1" w:themeColor="hyperlink"/>
      <w:u w:val="single"/>
    </w:rPr>
  </w:style>
  <w:style w:type="paragraph" w:styleId="BodyText">
    <w:name w:val="Body Text"/>
    <w:basedOn w:val="Normal"/>
    <w:link w:val="BodyTextChar"/>
    <w:rsid w:val="00B73EB3"/>
    <w:pPr>
      <w:spacing w:after="120"/>
      <w:jc w:val="left"/>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rsid w:val="00B73EB3"/>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83032A"/>
    <w:rPr>
      <w:sz w:val="16"/>
      <w:szCs w:val="16"/>
    </w:rPr>
  </w:style>
  <w:style w:type="paragraph" w:styleId="CommentText">
    <w:name w:val="annotation text"/>
    <w:basedOn w:val="Normal"/>
    <w:link w:val="CommentTextChar"/>
    <w:uiPriority w:val="99"/>
    <w:unhideWhenUsed/>
    <w:rsid w:val="0083032A"/>
    <w:rPr>
      <w:sz w:val="20"/>
      <w:szCs w:val="20"/>
    </w:rPr>
  </w:style>
  <w:style w:type="character" w:customStyle="1" w:styleId="CommentTextChar">
    <w:name w:val="Comment Text Char"/>
    <w:basedOn w:val="DefaultParagraphFont"/>
    <w:link w:val="CommentText"/>
    <w:uiPriority w:val="99"/>
    <w:rsid w:val="0083032A"/>
    <w:rPr>
      <w:sz w:val="20"/>
      <w:szCs w:val="20"/>
    </w:rPr>
  </w:style>
  <w:style w:type="paragraph" w:styleId="Revision">
    <w:name w:val="Revision"/>
    <w:hidden/>
    <w:uiPriority w:val="99"/>
    <w:semiHidden/>
    <w:rsid w:val="001D4B21"/>
    <w:pPr>
      <w:jc w:val="left"/>
    </w:pPr>
  </w:style>
  <w:style w:type="paragraph" w:styleId="CommentSubject">
    <w:name w:val="annotation subject"/>
    <w:basedOn w:val="CommentText"/>
    <w:next w:val="CommentText"/>
    <w:link w:val="CommentSubjectChar"/>
    <w:uiPriority w:val="99"/>
    <w:semiHidden/>
    <w:unhideWhenUsed/>
    <w:rsid w:val="001D4B21"/>
    <w:rPr>
      <w:b/>
      <w:bCs/>
    </w:rPr>
  </w:style>
  <w:style w:type="character" w:customStyle="1" w:styleId="CommentSubjectChar">
    <w:name w:val="Comment Subject Char"/>
    <w:basedOn w:val="CommentTextChar"/>
    <w:link w:val="CommentSubject"/>
    <w:uiPriority w:val="99"/>
    <w:semiHidden/>
    <w:rsid w:val="001D4B21"/>
    <w:rPr>
      <w:b/>
      <w:bCs/>
      <w:sz w:val="20"/>
      <w:szCs w:val="20"/>
    </w:rPr>
  </w:style>
  <w:style w:type="paragraph" w:customStyle="1" w:styleId="msonormal0">
    <w:name w:val="msonormal"/>
    <w:basedOn w:val="Normal"/>
    <w:rsid w:val="001609C9"/>
    <w:pPr>
      <w:spacing w:before="100" w:beforeAutospacing="1" w:after="100" w:afterAutospacing="1"/>
      <w:jc w:val="left"/>
    </w:pPr>
    <w:rPr>
      <w:rFonts w:ascii="Times New Roman" w:eastAsia="Times New Roman" w:hAnsi="Times New Roman" w:cs="Times New Roman"/>
      <w:kern w:val="0"/>
      <w:sz w:val="24"/>
      <w:szCs w:val="24"/>
      <w14:ligatures w14:val="none"/>
    </w:rPr>
  </w:style>
  <w:style w:type="paragraph" w:customStyle="1" w:styleId="oa1">
    <w:name w:val="oa1"/>
    <w:basedOn w:val="Normal"/>
    <w:rsid w:val="001609C9"/>
    <w:pPr>
      <w:pBdr>
        <w:right w:val="single" w:sz="2" w:space="0" w:color="000000"/>
      </w:pBdr>
      <w:spacing w:before="100" w:beforeAutospacing="1" w:after="100" w:afterAutospacing="1"/>
      <w:jc w:val="left"/>
    </w:pPr>
    <w:rPr>
      <w:rFonts w:ascii="Times New Roman" w:eastAsia="Times New Roman" w:hAnsi="Times New Roman" w:cs="Times New Roman"/>
      <w:kern w:val="0"/>
      <w:sz w:val="24"/>
      <w:szCs w:val="24"/>
      <w14:ligatures w14:val="none"/>
    </w:rPr>
  </w:style>
  <w:style w:type="paragraph" w:customStyle="1" w:styleId="oa2">
    <w:name w:val="oa2"/>
    <w:basedOn w:val="Normal"/>
    <w:rsid w:val="001609C9"/>
    <w:pPr>
      <w:pBdr>
        <w:top w:val="single" w:sz="2" w:space="0" w:color="000000"/>
        <w:left w:val="single" w:sz="2" w:space="0" w:color="000000"/>
        <w:bottom w:val="single" w:sz="2" w:space="0" w:color="000000"/>
        <w:right w:val="single" w:sz="2" w:space="0" w:color="000000"/>
      </w:pBdr>
      <w:shd w:val="clear" w:color="auto" w:fill="FBE5D6"/>
      <w:spacing w:before="100" w:beforeAutospacing="1" w:after="100" w:afterAutospacing="1"/>
      <w:jc w:val="center"/>
      <w:textAlignment w:val="center"/>
    </w:pPr>
    <w:rPr>
      <w:rFonts w:ascii="Times New Roman" w:eastAsia="Times New Roman" w:hAnsi="Times New Roman" w:cs="Times New Roman"/>
      <w:kern w:val="0"/>
      <w:sz w:val="24"/>
      <w:szCs w:val="24"/>
      <w14:ligatures w14:val="none"/>
    </w:rPr>
  </w:style>
  <w:style w:type="paragraph" w:customStyle="1" w:styleId="oa3">
    <w:name w:val="oa3"/>
    <w:basedOn w:val="Normal"/>
    <w:rsid w:val="001609C9"/>
    <w:pPr>
      <w:spacing w:before="100" w:beforeAutospacing="1" w:after="100" w:afterAutospacing="1"/>
      <w:jc w:val="left"/>
      <w:textAlignment w:val="top"/>
    </w:pPr>
    <w:rPr>
      <w:rFonts w:ascii="Times New Roman" w:eastAsia="Times New Roman" w:hAnsi="Times New Roman" w:cs="Times New Roman"/>
      <w:kern w:val="0"/>
      <w:sz w:val="24"/>
      <w:szCs w:val="24"/>
      <w14:ligatures w14:val="none"/>
    </w:rPr>
  </w:style>
  <w:style w:type="paragraph" w:customStyle="1" w:styleId="oa4">
    <w:name w:val="oa4"/>
    <w:basedOn w:val="Normal"/>
    <w:rsid w:val="001609C9"/>
    <w:pPr>
      <w:pBdr>
        <w:top w:val="single" w:sz="2" w:space="0" w:color="000000"/>
        <w:left w:val="single" w:sz="2" w:space="0" w:color="000000"/>
        <w:bottom w:val="single" w:sz="2" w:space="0" w:color="000000"/>
        <w:right w:val="single" w:sz="2" w:space="0" w:color="000000"/>
      </w:pBdr>
      <w:shd w:val="clear" w:color="auto" w:fill="DEEBF7"/>
      <w:spacing w:before="100" w:beforeAutospacing="1" w:after="100" w:afterAutospacing="1"/>
      <w:jc w:val="center"/>
      <w:textAlignment w:val="center"/>
    </w:pPr>
    <w:rPr>
      <w:rFonts w:ascii="Times New Roman" w:eastAsia="Times New Roman" w:hAnsi="Times New Roman" w:cs="Times New Roman"/>
      <w:kern w:val="0"/>
      <w:sz w:val="24"/>
      <w:szCs w:val="24"/>
      <w14:ligatures w14:val="none"/>
    </w:rPr>
  </w:style>
  <w:style w:type="paragraph" w:customStyle="1" w:styleId="oa5">
    <w:name w:val="oa5"/>
    <w:basedOn w:val="Normal"/>
    <w:rsid w:val="001609C9"/>
    <w:pPr>
      <w:pBdr>
        <w:top w:val="single" w:sz="2" w:space="0" w:color="000000"/>
        <w:left w:val="single" w:sz="2" w:space="0" w:color="000000"/>
        <w:bottom w:val="single" w:sz="2" w:space="0" w:color="000000"/>
        <w:right w:val="single" w:sz="2" w:space="0" w:color="000000"/>
      </w:pBdr>
      <w:shd w:val="clear" w:color="auto" w:fill="E2F0D9"/>
      <w:spacing w:before="100" w:beforeAutospacing="1" w:after="100" w:afterAutospacing="1"/>
      <w:jc w:val="center"/>
      <w:textAlignment w:val="center"/>
    </w:pPr>
    <w:rPr>
      <w:rFonts w:ascii="Times New Roman" w:eastAsia="Times New Roman" w:hAnsi="Times New Roman" w:cs="Times New Roman"/>
      <w:kern w:val="0"/>
      <w:sz w:val="24"/>
      <w:szCs w:val="24"/>
      <w14:ligatures w14:val="none"/>
    </w:rPr>
  </w:style>
  <w:style w:type="paragraph" w:customStyle="1" w:styleId="oa6">
    <w:name w:val="oa6"/>
    <w:basedOn w:val="Normal"/>
    <w:rsid w:val="001609C9"/>
    <w:pPr>
      <w:pBdr>
        <w:bottom w:val="single" w:sz="2" w:space="0" w:color="000000"/>
        <w:right w:val="single" w:sz="2" w:space="0" w:color="000000"/>
      </w:pBdr>
      <w:spacing w:before="100" w:beforeAutospacing="1" w:after="100" w:afterAutospacing="1"/>
      <w:jc w:val="center"/>
    </w:pPr>
    <w:rPr>
      <w:rFonts w:ascii="Times New Roman" w:eastAsia="Times New Roman" w:hAnsi="Times New Roman" w:cs="Times New Roman"/>
      <w:kern w:val="0"/>
      <w:sz w:val="24"/>
      <w:szCs w:val="24"/>
      <w14:ligatures w14:val="none"/>
    </w:rPr>
  </w:style>
  <w:style w:type="paragraph" w:customStyle="1" w:styleId="oa7">
    <w:name w:val="oa7"/>
    <w:basedOn w:val="Normal"/>
    <w:rsid w:val="001609C9"/>
    <w:pPr>
      <w:pBdr>
        <w:top w:val="single" w:sz="2" w:space="0" w:color="000000"/>
        <w:left w:val="single" w:sz="2" w:space="0" w:color="000000"/>
        <w:bottom w:val="single" w:sz="2" w:space="0" w:color="000000"/>
        <w:right w:val="single" w:sz="2" w:space="0" w:color="000000"/>
      </w:pBdr>
      <w:spacing w:before="100" w:beforeAutospacing="1" w:after="100" w:afterAutospacing="1"/>
      <w:jc w:val="center"/>
      <w:textAlignment w:val="center"/>
    </w:pPr>
    <w:rPr>
      <w:rFonts w:ascii="Times New Roman" w:eastAsia="Times New Roman" w:hAnsi="Times New Roman" w:cs="Times New Roman"/>
      <w:kern w:val="0"/>
      <w:sz w:val="24"/>
      <w:szCs w:val="24"/>
      <w14:ligatures w14:val="none"/>
    </w:rPr>
  </w:style>
  <w:style w:type="paragraph" w:customStyle="1" w:styleId="oa8">
    <w:name w:val="oa8"/>
    <w:basedOn w:val="Normal"/>
    <w:rsid w:val="001609C9"/>
    <w:pPr>
      <w:spacing w:before="100" w:beforeAutospacing="1" w:after="100" w:afterAutospacing="1"/>
      <w:jc w:val="center"/>
    </w:pPr>
    <w:rPr>
      <w:rFonts w:ascii="Times New Roman" w:eastAsia="Times New Roman" w:hAnsi="Times New Roman" w:cs="Times New Roman"/>
      <w:kern w:val="0"/>
      <w:sz w:val="24"/>
      <w:szCs w:val="24"/>
      <w14:ligatures w14:val="none"/>
    </w:rPr>
  </w:style>
  <w:style w:type="paragraph" w:customStyle="1" w:styleId="oa9">
    <w:name w:val="oa9"/>
    <w:basedOn w:val="Normal"/>
    <w:rsid w:val="001609C9"/>
    <w:pPr>
      <w:pBdr>
        <w:top w:val="single" w:sz="2" w:space="0" w:color="000000"/>
        <w:left w:val="single" w:sz="2" w:space="0" w:color="000000"/>
        <w:bottom w:val="single" w:sz="2" w:space="0" w:color="000000"/>
        <w:right w:val="single" w:sz="2" w:space="0" w:color="000000"/>
      </w:pBdr>
      <w:spacing w:before="100" w:beforeAutospacing="1" w:after="100" w:afterAutospacing="1"/>
      <w:jc w:val="center"/>
    </w:pPr>
    <w:rPr>
      <w:rFonts w:ascii="Times New Roman" w:eastAsia="Times New Roman" w:hAnsi="Times New Roman" w:cs="Times New Roman"/>
      <w:kern w:val="0"/>
      <w:sz w:val="24"/>
      <w:szCs w:val="24"/>
      <w14:ligatures w14:val="none"/>
    </w:rPr>
  </w:style>
  <w:style w:type="paragraph" w:customStyle="1" w:styleId="oa10">
    <w:name w:val="oa10"/>
    <w:basedOn w:val="Normal"/>
    <w:rsid w:val="001609C9"/>
    <w:pPr>
      <w:pBdr>
        <w:top w:val="single" w:sz="2" w:space="0" w:color="000000"/>
        <w:left w:val="single" w:sz="2" w:space="0" w:color="000000"/>
        <w:bottom w:val="single" w:sz="2" w:space="0" w:color="000000"/>
        <w:right w:val="single" w:sz="2" w:space="0" w:color="000000"/>
      </w:pBdr>
      <w:shd w:val="clear" w:color="auto" w:fill="FBE5D6"/>
      <w:spacing w:before="100" w:beforeAutospacing="1" w:after="100" w:afterAutospacing="1"/>
      <w:jc w:val="right"/>
    </w:pPr>
    <w:rPr>
      <w:rFonts w:ascii="Times New Roman" w:eastAsia="Times New Roman" w:hAnsi="Times New Roman" w:cs="Times New Roman"/>
      <w:kern w:val="0"/>
      <w:sz w:val="24"/>
      <w:szCs w:val="24"/>
      <w14:ligatures w14:val="none"/>
    </w:rPr>
  </w:style>
  <w:style w:type="paragraph" w:customStyle="1" w:styleId="oa11">
    <w:name w:val="oa11"/>
    <w:basedOn w:val="Normal"/>
    <w:rsid w:val="001609C9"/>
    <w:pPr>
      <w:pBdr>
        <w:top w:val="single" w:sz="2" w:space="0" w:color="000000"/>
        <w:left w:val="single" w:sz="2" w:space="0" w:color="000000"/>
        <w:bottom w:val="single" w:sz="2" w:space="0" w:color="000000"/>
        <w:right w:val="single" w:sz="2" w:space="0" w:color="000000"/>
      </w:pBdr>
      <w:shd w:val="clear" w:color="auto" w:fill="DEEBF7"/>
      <w:spacing w:before="100" w:beforeAutospacing="1" w:after="100" w:afterAutospacing="1"/>
      <w:jc w:val="right"/>
    </w:pPr>
    <w:rPr>
      <w:rFonts w:ascii="Times New Roman" w:eastAsia="Times New Roman" w:hAnsi="Times New Roman" w:cs="Times New Roman"/>
      <w:kern w:val="0"/>
      <w:sz w:val="24"/>
      <w:szCs w:val="24"/>
      <w14:ligatures w14:val="none"/>
    </w:rPr>
  </w:style>
  <w:style w:type="paragraph" w:customStyle="1" w:styleId="oa12">
    <w:name w:val="oa12"/>
    <w:basedOn w:val="Normal"/>
    <w:rsid w:val="001609C9"/>
    <w:pPr>
      <w:pBdr>
        <w:top w:val="single" w:sz="2" w:space="0" w:color="000000"/>
        <w:left w:val="single" w:sz="2" w:space="0" w:color="000000"/>
        <w:bottom w:val="single" w:sz="2" w:space="0" w:color="000000"/>
        <w:right w:val="single" w:sz="2" w:space="0" w:color="000000"/>
      </w:pBdr>
      <w:shd w:val="clear" w:color="auto" w:fill="E2F0D9"/>
      <w:spacing w:before="100" w:beforeAutospacing="1" w:after="100" w:afterAutospacing="1"/>
      <w:jc w:val="right"/>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1609C9"/>
    <w:pPr>
      <w:spacing w:before="100" w:beforeAutospacing="1" w:after="100" w:afterAutospacing="1"/>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501">
      <w:bodyDiv w:val="1"/>
      <w:marLeft w:val="0"/>
      <w:marRight w:val="0"/>
      <w:marTop w:val="0"/>
      <w:marBottom w:val="0"/>
      <w:divBdr>
        <w:top w:val="none" w:sz="0" w:space="0" w:color="auto"/>
        <w:left w:val="none" w:sz="0" w:space="0" w:color="auto"/>
        <w:bottom w:val="none" w:sz="0" w:space="0" w:color="auto"/>
        <w:right w:val="none" w:sz="0" w:space="0" w:color="auto"/>
      </w:divBdr>
    </w:div>
    <w:div w:id="205994838">
      <w:bodyDiv w:val="1"/>
      <w:marLeft w:val="0"/>
      <w:marRight w:val="0"/>
      <w:marTop w:val="0"/>
      <w:marBottom w:val="0"/>
      <w:divBdr>
        <w:top w:val="none" w:sz="0" w:space="0" w:color="auto"/>
        <w:left w:val="none" w:sz="0" w:space="0" w:color="auto"/>
        <w:bottom w:val="none" w:sz="0" w:space="0" w:color="auto"/>
        <w:right w:val="none" w:sz="0" w:space="0" w:color="auto"/>
      </w:divBdr>
    </w:div>
    <w:div w:id="307898638">
      <w:bodyDiv w:val="1"/>
      <w:marLeft w:val="0"/>
      <w:marRight w:val="0"/>
      <w:marTop w:val="0"/>
      <w:marBottom w:val="0"/>
      <w:divBdr>
        <w:top w:val="none" w:sz="0" w:space="0" w:color="auto"/>
        <w:left w:val="none" w:sz="0" w:space="0" w:color="auto"/>
        <w:bottom w:val="none" w:sz="0" w:space="0" w:color="auto"/>
        <w:right w:val="none" w:sz="0" w:space="0" w:color="auto"/>
      </w:divBdr>
    </w:div>
    <w:div w:id="404886293">
      <w:bodyDiv w:val="1"/>
      <w:marLeft w:val="0"/>
      <w:marRight w:val="0"/>
      <w:marTop w:val="0"/>
      <w:marBottom w:val="0"/>
      <w:divBdr>
        <w:top w:val="none" w:sz="0" w:space="0" w:color="auto"/>
        <w:left w:val="none" w:sz="0" w:space="0" w:color="auto"/>
        <w:bottom w:val="none" w:sz="0" w:space="0" w:color="auto"/>
        <w:right w:val="none" w:sz="0" w:space="0" w:color="auto"/>
      </w:divBdr>
      <w:divsChild>
        <w:div w:id="980892142">
          <w:marLeft w:val="360"/>
          <w:marRight w:val="0"/>
          <w:marTop w:val="0"/>
          <w:marBottom w:val="0"/>
          <w:divBdr>
            <w:top w:val="none" w:sz="0" w:space="0" w:color="auto"/>
            <w:left w:val="none" w:sz="0" w:space="0" w:color="auto"/>
            <w:bottom w:val="none" w:sz="0" w:space="0" w:color="auto"/>
            <w:right w:val="none" w:sz="0" w:space="0" w:color="auto"/>
          </w:divBdr>
        </w:div>
        <w:div w:id="64300499">
          <w:marLeft w:val="360"/>
          <w:marRight w:val="0"/>
          <w:marTop w:val="0"/>
          <w:marBottom w:val="0"/>
          <w:divBdr>
            <w:top w:val="none" w:sz="0" w:space="0" w:color="auto"/>
            <w:left w:val="none" w:sz="0" w:space="0" w:color="auto"/>
            <w:bottom w:val="none" w:sz="0" w:space="0" w:color="auto"/>
            <w:right w:val="none" w:sz="0" w:space="0" w:color="auto"/>
          </w:divBdr>
        </w:div>
      </w:divsChild>
    </w:div>
    <w:div w:id="710419326">
      <w:bodyDiv w:val="1"/>
      <w:marLeft w:val="0"/>
      <w:marRight w:val="0"/>
      <w:marTop w:val="0"/>
      <w:marBottom w:val="0"/>
      <w:divBdr>
        <w:top w:val="none" w:sz="0" w:space="0" w:color="auto"/>
        <w:left w:val="none" w:sz="0" w:space="0" w:color="auto"/>
        <w:bottom w:val="none" w:sz="0" w:space="0" w:color="auto"/>
        <w:right w:val="none" w:sz="0" w:space="0" w:color="auto"/>
      </w:divBdr>
    </w:div>
    <w:div w:id="732199128">
      <w:bodyDiv w:val="1"/>
      <w:marLeft w:val="0"/>
      <w:marRight w:val="0"/>
      <w:marTop w:val="0"/>
      <w:marBottom w:val="0"/>
      <w:divBdr>
        <w:top w:val="none" w:sz="0" w:space="0" w:color="auto"/>
        <w:left w:val="none" w:sz="0" w:space="0" w:color="auto"/>
        <w:bottom w:val="none" w:sz="0" w:space="0" w:color="auto"/>
        <w:right w:val="none" w:sz="0" w:space="0" w:color="auto"/>
      </w:divBdr>
    </w:div>
    <w:div w:id="784468030">
      <w:bodyDiv w:val="1"/>
      <w:marLeft w:val="0"/>
      <w:marRight w:val="0"/>
      <w:marTop w:val="0"/>
      <w:marBottom w:val="0"/>
      <w:divBdr>
        <w:top w:val="none" w:sz="0" w:space="0" w:color="auto"/>
        <w:left w:val="none" w:sz="0" w:space="0" w:color="auto"/>
        <w:bottom w:val="none" w:sz="0" w:space="0" w:color="auto"/>
        <w:right w:val="none" w:sz="0" w:space="0" w:color="auto"/>
      </w:divBdr>
    </w:div>
    <w:div w:id="950865830">
      <w:bodyDiv w:val="1"/>
      <w:marLeft w:val="0"/>
      <w:marRight w:val="0"/>
      <w:marTop w:val="0"/>
      <w:marBottom w:val="0"/>
      <w:divBdr>
        <w:top w:val="none" w:sz="0" w:space="0" w:color="auto"/>
        <w:left w:val="none" w:sz="0" w:space="0" w:color="auto"/>
        <w:bottom w:val="none" w:sz="0" w:space="0" w:color="auto"/>
        <w:right w:val="none" w:sz="0" w:space="0" w:color="auto"/>
      </w:divBdr>
    </w:div>
    <w:div w:id="1030493440">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8633206">
      <w:bodyDiv w:val="1"/>
      <w:marLeft w:val="0"/>
      <w:marRight w:val="0"/>
      <w:marTop w:val="0"/>
      <w:marBottom w:val="0"/>
      <w:divBdr>
        <w:top w:val="none" w:sz="0" w:space="0" w:color="auto"/>
        <w:left w:val="none" w:sz="0" w:space="0" w:color="auto"/>
        <w:bottom w:val="none" w:sz="0" w:space="0" w:color="auto"/>
        <w:right w:val="none" w:sz="0" w:space="0" w:color="auto"/>
      </w:divBdr>
    </w:div>
    <w:div w:id="1170756671">
      <w:bodyDiv w:val="1"/>
      <w:marLeft w:val="0"/>
      <w:marRight w:val="0"/>
      <w:marTop w:val="0"/>
      <w:marBottom w:val="0"/>
      <w:divBdr>
        <w:top w:val="none" w:sz="0" w:space="0" w:color="auto"/>
        <w:left w:val="none" w:sz="0" w:space="0" w:color="auto"/>
        <w:bottom w:val="none" w:sz="0" w:space="0" w:color="auto"/>
        <w:right w:val="none" w:sz="0" w:space="0" w:color="auto"/>
      </w:divBdr>
    </w:div>
    <w:div w:id="1340695730">
      <w:bodyDiv w:val="1"/>
      <w:marLeft w:val="0"/>
      <w:marRight w:val="0"/>
      <w:marTop w:val="0"/>
      <w:marBottom w:val="0"/>
      <w:divBdr>
        <w:top w:val="none" w:sz="0" w:space="0" w:color="auto"/>
        <w:left w:val="none" w:sz="0" w:space="0" w:color="auto"/>
        <w:bottom w:val="none" w:sz="0" w:space="0" w:color="auto"/>
        <w:right w:val="none" w:sz="0" w:space="0" w:color="auto"/>
      </w:divBdr>
    </w:div>
    <w:div w:id="1372656254">
      <w:bodyDiv w:val="1"/>
      <w:marLeft w:val="0"/>
      <w:marRight w:val="0"/>
      <w:marTop w:val="0"/>
      <w:marBottom w:val="0"/>
      <w:divBdr>
        <w:top w:val="none" w:sz="0" w:space="0" w:color="auto"/>
        <w:left w:val="none" w:sz="0" w:space="0" w:color="auto"/>
        <w:bottom w:val="none" w:sz="0" w:space="0" w:color="auto"/>
        <w:right w:val="none" w:sz="0" w:space="0" w:color="auto"/>
      </w:divBdr>
    </w:div>
    <w:div w:id="1403062854">
      <w:bodyDiv w:val="1"/>
      <w:marLeft w:val="0"/>
      <w:marRight w:val="0"/>
      <w:marTop w:val="0"/>
      <w:marBottom w:val="0"/>
      <w:divBdr>
        <w:top w:val="none" w:sz="0" w:space="0" w:color="auto"/>
        <w:left w:val="none" w:sz="0" w:space="0" w:color="auto"/>
        <w:bottom w:val="none" w:sz="0" w:space="0" w:color="auto"/>
        <w:right w:val="none" w:sz="0" w:space="0" w:color="auto"/>
      </w:divBdr>
      <w:divsChild>
        <w:div w:id="2086485681">
          <w:marLeft w:val="360"/>
          <w:marRight w:val="0"/>
          <w:marTop w:val="0"/>
          <w:marBottom w:val="0"/>
          <w:divBdr>
            <w:top w:val="none" w:sz="0" w:space="0" w:color="auto"/>
            <w:left w:val="none" w:sz="0" w:space="0" w:color="auto"/>
            <w:bottom w:val="none" w:sz="0" w:space="0" w:color="auto"/>
            <w:right w:val="none" w:sz="0" w:space="0" w:color="auto"/>
          </w:divBdr>
        </w:div>
        <w:div w:id="1252468491">
          <w:marLeft w:val="360"/>
          <w:marRight w:val="0"/>
          <w:marTop w:val="0"/>
          <w:marBottom w:val="0"/>
          <w:divBdr>
            <w:top w:val="none" w:sz="0" w:space="0" w:color="auto"/>
            <w:left w:val="none" w:sz="0" w:space="0" w:color="auto"/>
            <w:bottom w:val="none" w:sz="0" w:space="0" w:color="auto"/>
            <w:right w:val="none" w:sz="0" w:space="0" w:color="auto"/>
          </w:divBdr>
        </w:div>
      </w:divsChild>
    </w:div>
    <w:div w:id="1450248157">
      <w:bodyDiv w:val="1"/>
      <w:marLeft w:val="0"/>
      <w:marRight w:val="0"/>
      <w:marTop w:val="0"/>
      <w:marBottom w:val="0"/>
      <w:divBdr>
        <w:top w:val="none" w:sz="0" w:space="0" w:color="auto"/>
        <w:left w:val="none" w:sz="0" w:space="0" w:color="auto"/>
        <w:bottom w:val="none" w:sz="0" w:space="0" w:color="auto"/>
        <w:right w:val="none" w:sz="0" w:space="0" w:color="auto"/>
      </w:divBdr>
    </w:div>
    <w:div w:id="1590499747">
      <w:bodyDiv w:val="1"/>
      <w:marLeft w:val="0"/>
      <w:marRight w:val="0"/>
      <w:marTop w:val="0"/>
      <w:marBottom w:val="0"/>
      <w:divBdr>
        <w:top w:val="none" w:sz="0" w:space="0" w:color="auto"/>
        <w:left w:val="none" w:sz="0" w:space="0" w:color="auto"/>
        <w:bottom w:val="none" w:sz="0" w:space="0" w:color="auto"/>
        <w:right w:val="none" w:sz="0" w:space="0" w:color="auto"/>
      </w:divBdr>
    </w:div>
    <w:div w:id="1689678217">
      <w:bodyDiv w:val="1"/>
      <w:marLeft w:val="0"/>
      <w:marRight w:val="0"/>
      <w:marTop w:val="0"/>
      <w:marBottom w:val="0"/>
      <w:divBdr>
        <w:top w:val="none" w:sz="0" w:space="0" w:color="auto"/>
        <w:left w:val="none" w:sz="0" w:space="0" w:color="auto"/>
        <w:bottom w:val="none" w:sz="0" w:space="0" w:color="auto"/>
        <w:right w:val="none" w:sz="0" w:space="0" w:color="auto"/>
      </w:divBdr>
    </w:div>
    <w:div w:id="1816796140">
      <w:bodyDiv w:val="1"/>
      <w:marLeft w:val="0"/>
      <w:marRight w:val="0"/>
      <w:marTop w:val="0"/>
      <w:marBottom w:val="0"/>
      <w:divBdr>
        <w:top w:val="none" w:sz="0" w:space="0" w:color="auto"/>
        <w:left w:val="none" w:sz="0" w:space="0" w:color="auto"/>
        <w:bottom w:val="none" w:sz="0" w:space="0" w:color="auto"/>
        <w:right w:val="none" w:sz="0" w:space="0" w:color="auto"/>
      </w:divBdr>
    </w:div>
    <w:div w:id="1817531420">
      <w:bodyDiv w:val="1"/>
      <w:marLeft w:val="0"/>
      <w:marRight w:val="0"/>
      <w:marTop w:val="0"/>
      <w:marBottom w:val="0"/>
      <w:divBdr>
        <w:top w:val="none" w:sz="0" w:space="0" w:color="auto"/>
        <w:left w:val="none" w:sz="0" w:space="0" w:color="auto"/>
        <w:bottom w:val="none" w:sz="0" w:space="0" w:color="auto"/>
        <w:right w:val="none" w:sz="0" w:space="0" w:color="auto"/>
      </w:divBdr>
      <w:divsChild>
        <w:div w:id="1474516327">
          <w:marLeft w:val="547"/>
          <w:marRight w:val="0"/>
          <w:marTop w:val="39"/>
          <w:marBottom w:val="0"/>
          <w:divBdr>
            <w:top w:val="none" w:sz="0" w:space="0" w:color="auto"/>
            <w:left w:val="none" w:sz="0" w:space="0" w:color="auto"/>
            <w:bottom w:val="none" w:sz="0" w:space="0" w:color="auto"/>
            <w:right w:val="none" w:sz="0" w:space="0" w:color="auto"/>
          </w:divBdr>
        </w:div>
      </w:divsChild>
    </w:div>
    <w:div w:id="1882594679">
      <w:bodyDiv w:val="1"/>
      <w:marLeft w:val="0"/>
      <w:marRight w:val="0"/>
      <w:marTop w:val="0"/>
      <w:marBottom w:val="0"/>
      <w:divBdr>
        <w:top w:val="none" w:sz="0" w:space="0" w:color="auto"/>
        <w:left w:val="none" w:sz="0" w:space="0" w:color="auto"/>
        <w:bottom w:val="none" w:sz="0" w:space="0" w:color="auto"/>
        <w:right w:val="none" w:sz="0" w:space="0" w:color="auto"/>
      </w:divBdr>
    </w:div>
    <w:div w:id="1950887272">
      <w:bodyDiv w:val="1"/>
      <w:marLeft w:val="0"/>
      <w:marRight w:val="0"/>
      <w:marTop w:val="0"/>
      <w:marBottom w:val="0"/>
      <w:divBdr>
        <w:top w:val="none" w:sz="0" w:space="0" w:color="auto"/>
        <w:left w:val="none" w:sz="0" w:space="0" w:color="auto"/>
        <w:bottom w:val="none" w:sz="0" w:space="0" w:color="auto"/>
        <w:right w:val="none" w:sz="0" w:space="0" w:color="auto"/>
      </w:divBdr>
    </w:div>
    <w:div w:id="197637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s@pfimegalife.co.id"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fimegalife.co.id"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C76D5-2C1B-48EF-8651-9EA9ACFD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7722</Words>
  <Characters>48266</Characters>
  <Application>Microsoft Office Word</Application>
  <DocSecurity>0</DocSecurity>
  <Lines>1723</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 Mukti Efayanti</dc:creator>
  <cp:keywords/>
  <dc:description/>
  <cp:lastModifiedBy>Erick Hizkia Pangihutan Marbun</cp:lastModifiedBy>
  <cp:revision>4</cp:revision>
  <cp:lastPrinted>2025-05-07T07:06:00Z</cp:lastPrinted>
  <dcterms:created xsi:type="dcterms:W3CDTF">2026-04-02T08:44:00Z</dcterms:created>
  <dcterms:modified xsi:type="dcterms:W3CDTF">2026-07-01T06:44:00Z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a840d4540ec77aef1c92ec2ed7a863b91795ea02a2dedbe06bb1f0ca99406443</vt:lpwstr>
  </property>
</Properties>
</file>