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20" w:type="dxa"/>
        <w:tblInd w:w="-635" w:type="dxa"/>
        <w:tblBorders>
          <w:insideH w:val="none" w:sz="0" w:space="0" w:color="auto"/>
          <w:insideV w:val="none" w:sz="0" w:space="0" w:color="auto"/>
        </w:tblBorders>
        <w:tblLayout w:type="fixed"/>
        <w:tblLook w:val="04A0" w:firstRow="1" w:lastRow="0" w:firstColumn="1" w:lastColumn="0" w:noHBand="0" w:noVBand="1"/>
      </w:tblPr>
      <w:tblGrid>
        <w:gridCol w:w="283"/>
        <w:gridCol w:w="1415"/>
        <w:gridCol w:w="284"/>
        <w:gridCol w:w="145"/>
        <w:gridCol w:w="2401"/>
        <w:gridCol w:w="286"/>
        <w:gridCol w:w="54"/>
        <w:gridCol w:w="94"/>
        <w:gridCol w:w="204"/>
        <w:gridCol w:w="79"/>
        <w:gridCol w:w="798"/>
        <w:gridCol w:w="28"/>
        <w:gridCol w:w="203"/>
        <w:gridCol w:w="77"/>
        <w:gridCol w:w="1020"/>
        <w:gridCol w:w="2405"/>
        <w:gridCol w:w="844"/>
      </w:tblGrid>
      <w:tr w:rsidR="00FB0DD7" w:rsidRPr="00EB35CD" w14:paraId="0D84FC1A" w14:textId="77777777" w:rsidTr="00BB4295">
        <w:trPr>
          <w:trHeight w:val="380"/>
        </w:trPr>
        <w:tc>
          <w:tcPr>
            <w:tcW w:w="10620" w:type="dxa"/>
            <w:gridSpan w:val="17"/>
            <w:shd w:val="clear" w:color="auto" w:fill="F2F2F2" w:themeFill="background1" w:themeFillShade="F2"/>
            <w:vAlign w:val="center"/>
          </w:tcPr>
          <w:p w14:paraId="40656949" w14:textId="5DCF08A3" w:rsidR="00FB0DD7" w:rsidRPr="00EB35CD" w:rsidRDefault="00FB0DD7" w:rsidP="00F10F78">
            <w:pPr>
              <w:tabs>
                <w:tab w:val="left" w:pos="708"/>
                <w:tab w:val="center" w:pos="4742"/>
              </w:tabs>
              <w:jc w:val="center"/>
              <w:rPr>
                <w:rFonts w:asciiTheme="minorHAnsi" w:hAnsiTheme="minorHAnsi" w:cstheme="minorHAnsi"/>
                <w:b/>
                <w:sz w:val="20"/>
                <w:szCs w:val="20"/>
              </w:rPr>
            </w:pPr>
            <w:r w:rsidRPr="00EB35CD">
              <w:rPr>
                <w:rFonts w:asciiTheme="minorHAnsi" w:hAnsiTheme="minorHAnsi" w:cstheme="minorHAnsi"/>
                <w:b/>
                <w:sz w:val="20"/>
                <w:szCs w:val="20"/>
              </w:rPr>
              <w:t xml:space="preserve">Ringkasan Informasi Produk dan Layanan (RIPLAY) Versi </w:t>
            </w:r>
            <w:r w:rsidR="00F05BA9" w:rsidRPr="00EB35CD">
              <w:rPr>
                <w:rFonts w:asciiTheme="minorHAnsi" w:hAnsiTheme="minorHAnsi" w:cstheme="minorHAnsi"/>
                <w:b/>
                <w:sz w:val="20"/>
                <w:szCs w:val="20"/>
              </w:rPr>
              <w:t>Personal</w:t>
            </w:r>
          </w:p>
        </w:tc>
      </w:tr>
      <w:tr w:rsidR="00FB0DD7" w:rsidRPr="00EB35CD" w14:paraId="3451B986" w14:textId="77777777" w:rsidTr="00BB4295">
        <w:trPr>
          <w:trHeight w:val="86"/>
        </w:trPr>
        <w:tc>
          <w:tcPr>
            <w:tcW w:w="10620" w:type="dxa"/>
            <w:gridSpan w:val="17"/>
            <w:shd w:val="clear" w:color="auto" w:fill="FFFFFF" w:themeFill="background1"/>
          </w:tcPr>
          <w:p w14:paraId="41C8181C" w14:textId="77777777" w:rsidR="00FB0DD7" w:rsidRPr="00EB35CD" w:rsidRDefault="00FB0DD7" w:rsidP="00F10F78">
            <w:pPr>
              <w:jc w:val="center"/>
              <w:rPr>
                <w:rFonts w:asciiTheme="minorHAnsi" w:hAnsiTheme="minorHAnsi" w:cstheme="minorHAnsi"/>
                <w:b/>
                <w:sz w:val="20"/>
                <w:szCs w:val="20"/>
              </w:rPr>
            </w:pPr>
          </w:p>
        </w:tc>
      </w:tr>
      <w:tr w:rsidR="00FB0DD7" w:rsidRPr="00EB35CD" w14:paraId="05EEDC37" w14:textId="77777777" w:rsidTr="00BB4295">
        <w:tc>
          <w:tcPr>
            <w:tcW w:w="1698" w:type="dxa"/>
            <w:gridSpan w:val="2"/>
          </w:tcPr>
          <w:p w14:paraId="3E470ADE" w14:textId="77777777" w:rsidR="00FB0DD7" w:rsidRPr="00EB35CD" w:rsidRDefault="00FB0DD7" w:rsidP="00F10F78">
            <w:pPr>
              <w:ind w:left="-61"/>
              <w:rPr>
                <w:rFonts w:asciiTheme="minorHAnsi" w:hAnsiTheme="minorHAnsi" w:cstheme="minorHAnsi"/>
                <w:b/>
                <w:sz w:val="20"/>
                <w:szCs w:val="20"/>
              </w:rPr>
            </w:pPr>
            <w:r w:rsidRPr="00EB35CD">
              <w:rPr>
                <w:rFonts w:asciiTheme="minorHAnsi" w:hAnsiTheme="minorHAnsi" w:cstheme="minorHAnsi"/>
                <w:b/>
                <w:sz w:val="20"/>
                <w:szCs w:val="20"/>
              </w:rPr>
              <w:t>Nama Penerbit</w:t>
            </w:r>
          </w:p>
        </w:tc>
        <w:tc>
          <w:tcPr>
            <w:tcW w:w="284" w:type="dxa"/>
          </w:tcPr>
          <w:p w14:paraId="4678C189" w14:textId="77777777" w:rsidR="00FB0DD7" w:rsidRPr="00EB35CD" w:rsidRDefault="00FB0DD7" w:rsidP="00F10F78">
            <w:pPr>
              <w:ind w:left="-112"/>
              <w:rPr>
                <w:rFonts w:asciiTheme="minorHAnsi" w:hAnsiTheme="minorHAnsi" w:cstheme="minorHAnsi"/>
                <w:sz w:val="20"/>
                <w:szCs w:val="20"/>
              </w:rPr>
            </w:pPr>
            <w:r w:rsidRPr="00EB35CD">
              <w:rPr>
                <w:rFonts w:asciiTheme="minorHAnsi" w:hAnsiTheme="minorHAnsi" w:cstheme="minorHAnsi"/>
                <w:sz w:val="20"/>
                <w:szCs w:val="20"/>
              </w:rPr>
              <w:t>:</w:t>
            </w:r>
          </w:p>
        </w:tc>
        <w:tc>
          <w:tcPr>
            <w:tcW w:w="2886" w:type="dxa"/>
            <w:gridSpan w:val="4"/>
          </w:tcPr>
          <w:p w14:paraId="21A58B46" w14:textId="77777777" w:rsidR="00FB0DD7" w:rsidRPr="00EB35CD" w:rsidRDefault="00FB0DD7" w:rsidP="00F10F78">
            <w:pPr>
              <w:ind w:left="-92"/>
              <w:rPr>
                <w:rFonts w:asciiTheme="minorHAnsi" w:hAnsiTheme="minorHAnsi" w:cstheme="minorHAnsi"/>
                <w:sz w:val="20"/>
                <w:szCs w:val="20"/>
              </w:rPr>
            </w:pPr>
            <w:r w:rsidRPr="00EB35CD">
              <w:rPr>
                <w:rFonts w:asciiTheme="minorHAnsi" w:hAnsiTheme="minorHAnsi" w:cstheme="minorHAnsi"/>
                <w:sz w:val="20"/>
                <w:szCs w:val="20"/>
              </w:rPr>
              <w:t>PT PFI Mega Life Insurance</w:t>
            </w:r>
          </w:p>
        </w:tc>
        <w:tc>
          <w:tcPr>
            <w:tcW w:w="1203" w:type="dxa"/>
            <w:gridSpan w:val="5"/>
            <w:vMerge w:val="restart"/>
          </w:tcPr>
          <w:p w14:paraId="66DCC27C" w14:textId="77777777" w:rsidR="00FB0DD7" w:rsidRPr="00EB35CD" w:rsidRDefault="00FB0DD7" w:rsidP="00F10F78">
            <w:pPr>
              <w:ind w:left="-70"/>
              <w:rPr>
                <w:rFonts w:asciiTheme="minorHAnsi" w:hAnsiTheme="minorHAnsi" w:cstheme="minorHAnsi"/>
                <w:b/>
                <w:sz w:val="20"/>
                <w:szCs w:val="20"/>
              </w:rPr>
            </w:pPr>
            <w:r w:rsidRPr="00EB35CD">
              <w:rPr>
                <w:rFonts w:asciiTheme="minorHAnsi" w:hAnsiTheme="minorHAnsi" w:cstheme="minorHAnsi"/>
                <w:b/>
                <w:sz w:val="20"/>
                <w:szCs w:val="20"/>
              </w:rPr>
              <w:t xml:space="preserve">Deskripsi Produk </w:t>
            </w:r>
          </w:p>
          <w:p w14:paraId="3E1E08E1" w14:textId="77777777" w:rsidR="00FB0DD7" w:rsidRPr="00EB35CD" w:rsidRDefault="00FB0DD7" w:rsidP="00F10F78">
            <w:pPr>
              <w:ind w:left="-70"/>
              <w:rPr>
                <w:rFonts w:asciiTheme="minorHAnsi" w:hAnsiTheme="minorHAnsi" w:cstheme="minorHAnsi"/>
                <w:b/>
                <w:sz w:val="20"/>
                <w:szCs w:val="20"/>
              </w:rPr>
            </w:pPr>
          </w:p>
          <w:p w14:paraId="214786EB" w14:textId="77777777" w:rsidR="00FB0DD7" w:rsidRPr="00EB35CD" w:rsidRDefault="00FB0DD7" w:rsidP="00F10F78">
            <w:pPr>
              <w:ind w:left="-70"/>
              <w:rPr>
                <w:rFonts w:asciiTheme="minorHAnsi" w:hAnsiTheme="minorHAnsi" w:cstheme="minorHAnsi"/>
                <w:b/>
                <w:sz w:val="20"/>
                <w:szCs w:val="20"/>
              </w:rPr>
            </w:pPr>
          </w:p>
        </w:tc>
        <w:tc>
          <w:tcPr>
            <w:tcW w:w="280" w:type="dxa"/>
            <w:gridSpan w:val="2"/>
          </w:tcPr>
          <w:p w14:paraId="500F9D6B" w14:textId="77777777" w:rsidR="00FB0DD7" w:rsidRPr="00EB35CD" w:rsidRDefault="00FB0DD7" w:rsidP="00F10F78">
            <w:pPr>
              <w:ind w:left="-156" w:firstLine="65"/>
              <w:rPr>
                <w:rFonts w:asciiTheme="minorHAnsi" w:hAnsiTheme="minorHAnsi" w:cstheme="minorHAnsi"/>
                <w:sz w:val="20"/>
                <w:szCs w:val="20"/>
              </w:rPr>
            </w:pPr>
            <w:r w:rsidRPr="00EB35CD">
              <w:rPr>
                <w:rFonts w:asciiTheme="minorHAnsi" w:hAnsiTheme="minorHAnsi" w:cstheme="minorHAnsi"/>
                <w:sz w:val="20"/>
                <w:szCs w:val="20"/>
              </w:rPr>
              <w:t>:</w:t>
            </w:r>
          </w:p>
        </w:tc>
        <w:tc>
          <w:tcPr>
            <w:tcW w:w="4269" w:type="dxa"/>
            <w:gridSpan w:val="3"/>
            <w:vMerge w:val="restart"/>
          </w:tcPr>
          <w:p w14:paraId="33B418C7" w14:textId="5002B8DC" w:rsidR="00A40303" w:rsidRPr="00EB35CD" w:rsidRDefault="00FB0DD7" w:rsidP="008650B3">
            <w:pPr>
              <w:ind w:left="-117"/>
              <w:jc w:val="both"/>
              <w:rPr>
                <w:rFonts w:asciiTheme="minorHAnsi" w:hAnsiTheme="minorHAnsi" w:cstheme="minorHAnsi"/>
                <w:sz w:val="20"/>
                <w:szCs w:val="20"/>
              </w:rPr>
            </w:pPr>
            <w:r w:rsidRPr="00EB35CD">
              <w:rPr>
                <w:rFonts w:asciiTheme="minorHAnsi" w:hAnsiTheme="minorHAnsi" w:cstheme="minorHAnsi"/>
                <w:sz w:val="20"/>
                <w:szCs w:val="20"/>
              </w:rPr>
              <w:t>Mega</w:t>
            </w:r>
            <w:r w:rsidR="008B2D2D" w:rsidRPr="00EB35CD">
              <w:rPr>
                <w:rFonts w:asciiTheme="minorHAnsi" w:hAnsiTheme="minorHAnsi" w:cstheme="minorHAnsi"/>
                <w:sz w:val="20"/>
                <w:szCs w:val="20"/>
              </w:rPr>
              <w:t xml:space="preserve"> </w:t>
            </w:r>
            <w:r w:rsidR="00A40303" w:rsidRPr="00EB35CD">
              <w:rPr>
                <w:rFonts w:asciiTheme="minorHAnsi" w:hAnsiTheme="minorHAnsi" w:cstheme="minorHAnsi"/>
                <w:sz w:val="20"/>
                <w:szCs w:val="20"/>
              </w:rPr>
              <w:t>Asuransi Maksima E</w:t>
            </w:r>
            <w:r w:rsidR="007C6B02" w:rsidRPr="00EB35CD">
              <w:rPr>
                <w:rFonts w:asciiTheme="minorHAnsi" w:hAnsiTheme="minorHAnsi" w:cstheme="minorHAnsi"/>
                <w:sz w:val="20"/>
                <w:szCs w:val="20"/>
              </w:rPr>
              <w:t>dukasi</w:t>
            </w:r>
            <w:r w:rsidR="004B5290" w:rsidRPr="00EB35CD">
              <w:rPr>
                <w:rFonts w:asciiTheme="minorHAnsi" w:hAnsiTheme="minorHAnsi" w:cstheme="minorHAnsi"/>
                <w:sz w:val="20"/>
                <w:szCs w:val="20"/>
              </w:rPr>
              <w:t xml:space="preserve"> adalah </w:t>
            </w:r>
            <w:r w:rsidR="00A40303" w:rsidRPr="00EB35CD">
              <w:rPr>
                <w:rFonts w:asciiTheme="minorHAnsi" w:hAnsiTheme="minorHAnsi" w:cstheme="minorHAnsi"/>
                <w:sz w:val="20"/>
                <w:szCs w:val="20"/>
              </w:rPr>
              <w:t xml:space="preserve">produk asuransi </w:t>
            </w:r>
            <w:r w:rsidR="00A72066" w:rsidRPr="00EB35CD">
              <w:rPr>
                <w:rFonts w:asciiTheme="minorHAnsi" w:hAnsiTheme="minorHAnsi" w:cstheme="minorHAnsi"/>
                <w:sz w:val="20"/>
                <w:szCs w:val="20"/>
              </w:rPr>
              <w:t xml:space="preserve">jiwa </w:t>
            </w:r>
            <w:r w:rsidR="001F69F6" w:rsidRPr="00EB35CD">
              <w:rPr>
                <w:rFonts w:asciiTheme="minorHAnsi" w:hAnsiTheme="minorHAnsi" w:cstheme="minorHAnsi"/>
                <w:sz w:val="20"/>
                <w:szCs w:val="20"/>
              </w:rPr>
              <w:t>dwiguna</w:t>
            </w:r>
            <w:r w:rsidR="004B5290" w:rsidRPr="00EB35CD">
              <w:rPr>
                <w:rFonts w:asciiTheme="minorHAnsi" w:hAnsiTheme="minorHAnsi" w:cstheme="minorHAnsi"/>
                <w:sz w:val="20"/>
                <w:szCs w:val="20"/>
              </w:rPr>
              <w:t xml:space="preserve"> </w:t>
            </w:r>
            <w:r w:rsidR="008B2D2D" w:rsidRPr="00EB35CD">
              <w:rPr>
                <w:rFonts w:asciiTheme="minorHAnsi" w:hAnsiTheme="minorHAnsi" w:cstheme="minorHAnsi"/>
                <w:sz w:val="20"/>
                <w:szCs w:val="20"/>
              </w:rPr>
              <w:t xml:space="preserve">yang </w:t>
            </w:r>
            <w:r w:rsidR="006F665F" w:rsidRPr="00EB35CD">
              <w:rPr>
                <w:rFonts w:asciiTheme="minorHAnsi" w:hAnsiTheme="minorHAnsi" w:cstheme="minorHAnsi"/>
                <w:sz w:val="20"/>
                <w:szCs w:val="20"/>
              </w:rPr>
              <w:t xml:space="preserve">diterbitkan oleh PT PFI Mega Life Insurance yang </w:t>
            </w:r>
            <w:r w:rsidR="008B2D2D" w:rsidRPr="00EB35CD">
              <w:rPr>
                <w:rFonts w:asciiTheme="minorHAnsi" w:hAnsiTheme="minorHAnsi" w:cstheme="minorHAnsi"/>
                <w:sz w:val="20"/>
                <w:szCs w:val="20"/>
              </w:rPr>
              <w:t xml:space="preserve">memberikan </w:t>
            </w:r>
            <w:r w:rsidR="00A40303" w:rsidRPr="00EB35CD">
              <w:rPr>
                <w:rFonts w:asciiTheme="minorHAnsi" w:hAnsiTheme="minorHAnsi" w:cstheme="minorHAnsi"/>
                <w:sz w:val="20"/>
                <w:szCs w:val="20"/>
              </w:rPr>
              <w:t xml:space="preserve">perlindungan </w:t>
            </w:r>
            <w:r w:rsidR="00A72066" w:rsidRPr="00EB35CD">
              <w:rPr>
                <w:rFonts w:asciiTheme="minorHAnsi" w:hAnsiTheme="minorHAnsi" w:cstheme="minorHAnsi"/>
                <w:sz w:val="20"/>
                <w:szCs w:val="20"/>
              </w:rPr>
              <w:t>kepada Tertanggung terhadap risiko kematian dan manfaat tambahan atas risiko kematian akibat Kecelakaan yang terjadi selama Masa Asuransi. Apabila P</w:t>
            </w:r>
            <w:r w:rsidR="006977DD" w:rsidRPr="00EB35CD">
              <w:rPr>
                <w:rFonts w:asciiTheme="minorHAnsi" w:hAnsiTheme="minorHAnsi" w:cstheme="minorHAnsi"/>
                <w:sz w:val="20"/>
                <w:szCs w:val="20"/>
              </w:rPr>
              <w:t xml:space="preserve">olis tetap aktif </w:t>
            </w:r>
            <w:r w:rsidR="00A72066" w:rsidRPr="00EB35CD">
              <w:rPr>
                <w:rFonts w:asciiTheme="minorHAnsi" w:hAnsiTheme="minorHAnsi" w:cstheme="minorHAnsi"/>
                <w:sz w:val="20"/>
                <w:szCs w:val="20"/>
              </w:rPr>
              <w:t>hingga akhir masa asuransi, penanggung akan menyerahkan manfaat berupa beasiswa pendidikan</w:t>
            </w:r>
            <w:r w:rsidR="008650B3" w:rsidRPr="00EB35CD">
              <w:rPr>
                <w:rFonts w:asciiTheme="minorHAnsi" w:hAnsiTheme="minorHAnsi" w:cstheme="minorHAnsi"/>
                <w:sz w:val="20"/>
                <w:szCs w:val="20"/>
              </w:rPr>
              <w:t>.</w:t>
            </w:r>
          </w:p>
          <w:p w14:paraId="4399FF95" w14:textId="2FFAECD8" w:rsidR="00FB0DD7" w:rsidRPr="00EB35CD" w:rsidRDefault="00FB0DD7" w:rsidP="00F10F78">
            <w:pPr>
              <w:jc w:val="both"/>
              <w:rPr>
                <w:rFonts w:asciiTheme="minorHAnsi" w:hAnsiTheme="minorHAnsi" w:cstheme="minorHAnsi"/>
                <w:i/>
                <w:sz w:val="20"/>
                <w:szCs w:val="20"/>
              </w:rPr>
            </w:pPr>
          </w:p>
        </w:tc>
      </w:tr>
      <w:tr w:rsidR="00FB0DD7" w:rsidRPr="00EB35CD" w14:paraId="314DA6B5" w14:textId="77777777" w:rsidTr="00BB4295">
        <w:tc>
          <w:tcPr>
            <w:tcW w:w="1698" w:type="dxa"/>
            <w:gridSpan w:val="2"/>
          </w:tcPr>
          <w:p w14:paraId="1D61E153" w14:textId="77777777" w:rsidR="00A86174" w:rsidRPr="00EB35CD" w:rsidRDefault="00A86174" w:rsidP="00F10F78">
            <w:pPr>
              <w:ind w:left="-61"/>
              <w:rPr>
                <w:rFonts w:asciiTheme="minorHAnsi" w:hAnsiTheme="minorHAnsi" w:cstheme="minorHAnsi"/>
                <w:b/>
                <w:sz w:val="20"/>
                <w:szCs w:val="20"/>
              </w:rPr>
            </w:pPr>
          </w:p>
          <w:p w14:paraId="10A90B4C" w14:textId="345B5A68" w:rsidR="00FB0DD7" w:rsidRPr="00EB35CD" w:rsidRDefault="00FB0DD7" w:rsidP="00A86174">
            <w:pPr>
              <w:ind w:left="-61"/>
              <w:rPr>
                <w:rFonts w:asciiTheme="minorHAnsi" w:hAnsiTheme="minorHAnsi" w:cstheme="minorHAnsi"/>
                <w:b/>
                <w:sz w:val="20"/>
                <w:szCs w:val="20"/>
              </w:rPr>
            </w:pPr>
            <w:r w:rsidRPr="00EB35CD">
              <w:rPr>
                <w:rFonts w:asciiTheme="minorHAnsi" w:hAnsiTheme="minorHAnsi" w:cstheme="minorHAnsi"/>
                <w:b/>
                <w:sz w:val="20"/>
                <w:szCs w:val="20"/>
              </w:rPr>
              <w:t>Nama Produk</w:t>
            </w:r>
          </w:p>
          <w:p w14:paraId="2FA80EAA" w14:textId="77777777" w:rsidR="00A86174" w:rsidRPr="00EB35CD" w:rsidRDefault="00A86174" w:rsidP="00A86174">
            <w:pPr>
              <w:ind w:left="-61"/>
              <w:rPr>
                <w:rFonts w:asciiTheme="minorHAnsi" w:hAnsiTheme="minorHAnsi" w:cstheme="minorHAnsi"/>
                <w:b/>
                <w:sz w:val="20"/>
                <w:szCs w:val="20"/>
              </w:rPr>
            </w:pPr>
          </w:p>
          <w:p w14:paraId="402310C4" w14:textId="77777777" w:rsidR="00FB0DD7" w:rsidRPr="00EB35CD" w:rsidRDefault="00FB0DD7" w:rsidP="00F10F78">
            <w:pPr>
              <w:ind w:left="-61"/>
              <w:rPr>
                <w:rFonts w:asciiTheme="minorHAnsi" w:hAnsiTheme="minorHAnsi" w:cstheme="minorHAnsi"/>
                <w:sz w:val="20"/>
                <w:szCs w:val="20"/>
              </w:rPr>
            </w:pPr>
            <w:r w:rsidRPr="00EB35CD">
              <w:rPr>
                <w:rFonts w:asciiTheme="minorHAnsi" w:hAnsiTheme="minorHAnsi" w:cstheme="minorHAnsi"/>
                <w:b/>
                <w:sz w:val="20"/>
                <w:szCs w:val="20"/>
              </w:rPr>
              <w:t>Mata Uang</w:t>
            </w:r>
          </w:p>
          <w:p w14:paraId="1C4704D9" w14:textId="77777777" w:rsidR="00FB0DD7" w:rsidRPr="00EB35CD" w:rsidRDefault="00FB0DD7" w:rsidP="00F10F78">
            <w:pPr>
              <w:ind w:left="-61"/>
              <w:rPr>
                <w:rFonts w:asciiTheme="minorHAnsi" w:hAnsiTheme="minorHAnsi" w:cstheme="minorHAnsi"/>
                <w:sz w:val="20"/>
                <w:szCs w:val="20"/>
              </w:rPr>
            </w:pPr>
          </w:p>
          <w:p w14:paraId="6B91C3E8" w14:textId="77777777" w:rsidR="00FB0DD7" w:rsidRPr="00EB35CD" w:rsidRDefault="00FB0DD7" w:rsidP="00F10F78">
            <w:pPr>
              <w:ind w:left="-61"/>
              <w:rPr>
                <w:rFonts w:asciiTheme="minorHAnsi" w:hAnsiTheme="minorHAnsi" w:cstheme="minorHAnsi"/>
                <w:b/>
                <w:sz w:val="20"/>
                <w:szCs w:val="20"/>
              </w:rPr>
            </w:pPr>
            <w:r w:rsidRPr="00EB35CD">
              <w:rPr>
                <w:rFonts w:asciiTheme="minorHAnsi" w:hAnsiTheme="minorHAnsi" w:cstheme="minorHAnsi"/>
                <w:b/>
                <w:sz w:val="20"/>
                <w:szCs w:val="20"/>
              </w:rPr>
              <w:t>Jenis Produk</w:t>
            </w:r>
          </w:p>
        </w:tc>
        <w:tc>
          <w:tcPr>
            <w:tcW w:w="284" w:type="dxa"/>
          </w:tcPr>
          <w:p w14:paraId="52159BA2" w14:textId="77777777" w:rsidR="00FB0DD7" w:rsidRPr="00EB35CD" w:rsidRDefault="00FB0DD7" w:rsidP="00F10F78">
            <w:pPr>
              <w:ind w:left="-112"/>
              <w:rPr>
                <w:rFonts w:asciiTheme="minorHAnsi" w:hAnsiTheme="minorHAnsi" w:cstheme="minorHAnsi"/>
                <w:sz w:val="20"/>
                <w:szCs w:val="20"/>
              </w:rPr>
            </w:pPr>
          </w:p>
          <w:p w14:paraId="2200758A" w14:textId="77777777" w:rsidR="00FB0DD7" w:rsidRPr="00EB35CD" w:rsidRDefault="00FB0DD7" w:rsidP="00F10F78">
            <w:pPr>
              <w:ind w:left="-112"/>
              <w:rPr>
                <w:rFonts w:asciiTheme="minorHAnsi" w:hAnsiTheme="minorHAnsi" w:cstheme="minorHAnsi"/>
                <w:sz w:val="20"/>
                <w:szCs w:val="20"/>
              </w:rPr>
            </w:pPr>
            <w:r w:rsidRPr="00EB35CD">
              <w:rPr>
                <w:rFonts w:asciiTheme="minorHAnsi" w:hAnsiTheme="minorHAnsi" w:cstheme="minorHAnsi"/>
                <w:sz w:val="20"/>
                <w:szCs w:val="20"/>
              </w:rPr>
              <w:t>:</w:t>
            </w:r>
          </w:p>
          <w:p w14:paraId="0951BDBE" w14:textId="7CB9F6C7" w:rsidR="00A86174" w:rsidRPr="00EB35CD" w:rsidRDefault="00A86174" w:rsidP="00A35C1D">
            <w:pPr>
              <w:rPr>
                <w:rFonts w:asciiTheme="minorHAnsi" w:hAnsiTheme="minorHAnsi" w:cstheme="minorHAnsi"/>
                <w:sz w:val="20"/>
                <w:szCs w:val="20"/>
              </w:rPr>
            </w:pPr>
          </w:p>
          <w:p w14:paraId="3E252F52" w14:textId="168619DE" w:rsidR="00FB0DD7" w:rsidRPr="00EB35CD" w:rsidRDefault="00FB0DD7" w:rsidP="00F10F78">
            <w:pPr>
              <w:ind w:left="-112"/>
              <w:rPr>
                <w:rFonts w:asciiTheme="minorHAnsi" w:hAnsiTheme="minorHAnsi" w:cstheme="minorHAnsi"/>
                <w:sz w:val="20"/>
                <w:szCs w:val="20"/>
              </w:rPr>
            </w:pPr>
            <w:r w:rsidRPr="00EB35CD">
              <w:rPr>
                <w:rFonts w:asciiTheme="minorHAnsi" w:hAnsiTheme="minorHAnsi" w:cstheme="minorHAnsi"/>
                <w:sz w:val="20"/>
                <w:szCs w:val="20"/>
              </w:rPr>
              <w:t>:</w:t>
            </w:r>
          </w:p>
          <w:p w14:paraId="339521E0" w14:textId="7E3DBCF4" w:rsidR="00FB0DD7" w:rsidRPr="00EB35CD" w:rsidRDefault="00FB0DD7" w:rsidP="00A86174">
            <w:pPr>
              <w:rPr>
                <w:rFonts w:asciiTheme="minorHAnsi" w:hAnsiTheme="minorHAnsi" w:cstheme="minorHAnsi"/>
                <w:sz w:val="20"/>
                <w:szCs w:val="20"/>
              </w:rPr>
            </w:pPr>
          </w:p>
          <w:p w14:paraId="7B4153FB" w14:textId="77777777" w:rsidR="00FB0DD7" w:rsidRPr="00EB35CD" w:rsidRDefault="00FB0DD7" w:rsidP="00F10F78">
            <w:pPr>
              <w:ind w:left="-112"/>
              <w:rPr>
                <w:rFonts w:asciiTheme="minorHAnsi" w:hAnsiTheme="minorHAnsi" w:cstheme="minorHAnsi"/>
                <w:sz w:val="20"/>
                <w:szCs w:val="20"/>
              </w:rPr>
            </w:pPr>
            <w:r w:rsidRPr="00EB35CD">
              <w:rPr>
                <w:rFonts w:asciiTheme="minorHAnsi" w:hAnsiTheme="minorHAnsi" w:cstheme="minorHAnsi"/>
                <w:sz w:val="20"/>
                <w:szCs w:val="20"/>
              </w:rPr>
              <w:t>:</w:t>
            </w:r>
          </w:p>
          <w:p w14:paraId="143FBA93" w14:textId="77777777" w:rsidR="00FB0DD7" w:rsidRPr="00EB35CD" w:rsidRDefault="00FB0DD7" w:rsidP="00F10F78">
            <w:pPr>
              <w:rPr>
                <w:rFonts w:asciiTheme="minorHAnsi" w:hAnsiTheme="minorHAnsi" w:cstheme="minorHAnsi"/>
                <w:sz w:val="20"/>
                <w:szCs w:val="20"/>
              </w:rPr>
            </w:pPr>
          </w:p>
        </w:tc>
        <w:tc>
          <w:tcPr>
            <w:tcW w:w="2886" w:type="dxa"/>
            <w:gridSpan w:val="4"/>
          </w:tcPr>
          <w:p w14:paraId="6BE54C93" w14:textId="77777777" w:rsidR="00FB0DD7" w:rsidRPr="00EB35CD" w:rsidRDefault="00FB0DD7" w:rsidP="00A86174">
            <w:pPr>
              <w:rPr>
                <w:rFonts w:asciiTheme="minorHAnsi" w:hAnsiTheme="minorHAnsi" w:cstheme="minorHAnsi"/>
                <w:sz w:val="20"/>
                <w:szCs w:val="20"/>
              </w:rPr>
            </w:pPr>
          </w:p>
          <w:p w14:paraId="3C0F89CB" w14:textId="19CC3B9D" w:rsidR="007C6B02" w:rsidRPr="00EB35CD" w:rsidRDefault="00FB0DD7" w:rsidP="007C6B02">
            <w:pPr>
              <w:ind w:left="-92"/>
              <w:rPr>
                <w:rFonts w:asciiTheme="minorHAnsi" w:hAnsiTheme="minorHAnsi" w:cstheme="minorHAnsi"/>
                <w:sz w:val="20"/>
                <w:szCs w:val="20"/>
              </w:rPr>
            </w:pPr>
            <w:r w:rsidRPr="00EB35CD">
              <w:rPr>
                <w:rFonts w:asciiTheme="minorHAnsi" w:hAnsiTheme="minorHAnsi" w:cstheme="minorHAnsi"/>
                <w:sz w:val="20"/>
                <w:szCs w:val="20"/>
              </w:rPr>
              <w:t xml:space="preserve">Mega </w:t>
            </w:r>
            <w:r w:rsidR="00A40303" w:rsidRPr="00EB35CD">
              <w:rPr>
                <w:rFonts w:asciiTheme="minorHAnsi" w:hAnsiTheme="minorHAnsi" w:cstheme="minorHAnsi"/>
                <w:sz w:val="20"/>
                <w:szCs w:val="20"/>
              </w:rPr>
              <w:t>Asuransi Maksima Edukasi</w:t>
            </w:r>
          </w:p>
          <w:p w14:paraId="5E655F1F" w14:textId="56D6B186" w:rsidR="00FB0DD7" w:rsidRPr="00EB35CD" w:rsidRDefault="00FB0DD7" w:rsidP="00F10F78">
            <w:pPr>
              <w:ind w:left="-92"/>
              <w:rPr>
                <w:rFonts w:asciiTheme="minorHAnsi" w:hAnsiTheme="minorHAnsi" w:cstheme="minorHAnsi"/>
                <w:sz w:val="20"/>
                <w:szCs w:val="20"/>
              </w:rPr>
            </w:pPr>
          </w:p>
          <w:p w14:paraId="71FF02EC" w14:textId="06775616" w:rsidR="00FB0DD7" w:rsidRPr="00EB35CD" w:rsidRDefault="00363179" w:rsidP="00F10F78">
            <w:pPr>
              <w:ind w:left="-92"/>
              <w:rPr>
                <w:rFonts w:asciiTheme="minorHAnsi" w:hAnsiTheme="minorHAnsi" w:cstheme="minorHAnsi"/>
                <w:sz w:val="20"/>
                <w:szCs w:val="20"/>
              </w:rPr>
            </w:pPr>
            <w:r w:rsidRPr="00EB35CD">
              <w:rPr>
                <w:rFonts w:asciiTheme="minorHAnsi" w:hAnsiTheme="minorHAnsi" w:cstheme="minorHAnsi"/>
                <w:sz w:val="20"/>
                <w:szCs w:val="20"/>
              </w:rPr>
              <w:t>Rupiah (Rp</w:t>
            </w:r>
            <w:r w:rsidR="00FB0DD7" w:rsidRPr="00EB35CD">
              <w:rPr>
                <w:rFonts w:asciiTheme="minorHAnsi" w:hAnsiTheme="minorHAnsi" w:cstheme="minorHAnsi"/>
                <w:sz w:val="20"/>
                <w:szCs w:val="20"/>
              </w:rPr>
              <w:t>)</w:t>
            </w:r>
          </w:p>
          <w:p w14:paraId="5F200FB1" w14:textId="77777777" w:rsidR="00FB0DD7" w:rsidRPr="00EB35CD" w:rsidRDefault="00FB0DD7" w:rsidP="00F10F78">
            <w:pPr>
              <w:ind w:left="-92"/>
              <w:rPr>
                <w:rFonts w:asciiTheme="minorHAnsi" w:hAnsiTheme="minorHAnsi" w:cstheme="minorHAnsi"/>
                <w:sz w:val="20"/>
                <w:szCs w:val="20"/>
              </w:rPr>
            </w:pPr>
          </w:p>
          <w:p w14:paraId="6184E835" w14:textId="5E301112" w:rsidR="00FB0DD7" w:rsidRPr="00EB35CD" w:rsidRDefault="00FB0DD7" w:rsidP="001F69F6">
            <w:pPr>
              <w:ind w:left="-92"/>
              <w:rPr>
                <w:rFonts w:asciiTheme="minorHAnsi" w:hAnsiTheme="minorHAnsi" w:cstheme="minorHAnsi"/>
                <w:sz w:val="20"/>
                <w:szCs w:val="20"/>
              </w:rPr>
            </w:pPr>
            <w:r w:rsidRPr="00EB35CD">
              <w:rPr>
                <w:rFonts w:asciiTheme="minorHAnsi" w:hAnsiTheme="minorHAnsi" w:cstheme="minorHAnsi"/>
                <w:sz w:val="20"/>
                <w:szCs w:val="20"/>
              </w:rPr>
              <w:t>Asuransi</w:t>
            </w:r>
            <w:r w:rsidR="001F69F6" w:rsidRPr="00EB35CD">
              <w:rPr>
                <w:rFonts w:asciiTheme="minorHAnsi" w:hAnsiTheme="minorHAnsi" w:cstheme="minorHAnsi"/>
                <w:sz w:val="20"/>
                <w:szCs w:val="20"/>
              </w:rPr>
              <w:t xml:space="preserve"> </w:t>
            </w:r>
            <w:r w:rsidR="00CA0EDD" w:rsidRPr="00EB35CD">
              <w:rPr>
                <w:rFonts w:asciiTheme="minorHAnsi" w:hAnsiTheme="minorHAnsi" w:cstheme="minorHAnsi"/>
                <w:sz w:val="20"/>
                <w:szCs w:val="20"/>
              </w:rPr>
              <w:t xml:space="preserve">Jiwa </w:t>
            </w:r>
            <w:r w:rsidR="001F69F6" w:rsidRPr="00EB35CD">
              <w:rPr>
                <w:rFonts w:asciiTheme="minorHAnsi" w:hAnsiTheme="minorHAnsi" w:cstheme="minorHAnsi"/>
                <w:sz w:val="20"/>
                <w:szCs w:val="20"/>
              </w:rPr>
              <w:t>Dwiguna</w:t>
            </w:r>
          </w:p>
        </w:tc>
        <w:tc>
          <w:tcPr>
            <w:tcW w:w="1203" w:type="dxa"/>
            <w:gridSpan w:val="5"/>
            <w:vMerge/>
          </w:tcPr>
          <w:p w14:paraId="42CD26E0" w14:textId="77777777" w:rsidR="00FB0DD7" w:rsidRPr="00EB35CD" w:rsidRDefault="00FB0DD7" w:rsidP="00F10F78">
            <w:pPr>
              <w:ind w:left="-70"/>
              <w:rPr>
                <w:rFonts w:asciiTheme="minorHAnsi" w:hAnsiTheme="minorHAnsi" w:cstheme="minorHAnsi"/>
                <w:b/>
                <w:sz w:val="20"/>
                <w:szCs w:val="20"/>
              </w:rPr>
            </w:pPr>
          </w:p>
        </w:tc>
        <w:tc>
          <w:tcPr>
            <w:tcW w:w="280" w:type="dxa"/>
            <w:gridSpan w:val="2"/>
          </w:tcPr>
          <w:p w14:paraId="53592F3F" w14:textId="77777777" w:rsidR="00FB0DD7" w:rsidRPr="00EB35CD" w:rsidRDefault="00FB0DD7" w:rsidP="00F10F78">
            <w:pPr>
              <w:ind w:left="-156" w:firstLine="65"/>
              <w:rPr>
                <w:rFonts w:asciiTheme="minorHAnsi" w:hAnsiTheme="minorHAnsi" w:cstheme="minorHAnsi"/>
                <w:sz w:val="20"/>
                <w:szCs w:val="20"/>
              </w:rPr>
            </w:pPr>
          </w:p>
          <w:p w14:paraId="1F7675DB" w14:textId="77777777" w:rsidR="00FB0DD7" w:rsidRPr="00EB35CD" w:rsidRDefault="00FB0DD7" w:rsidP="00F10F78">
            <w:pPr>
              <w:ind w:left="-156" w:firstLine="65"/>
              <w:rPr>
                <w:rFonts w:asciiTheme="minorHAnsi" w:hAnsiTheme="minorHAnsi" w:cstheme="minorHAnsi"/>
                <w:sz w:val="20"/>
                <w:szCs w:val="20"/>
              </w:rPr>
            </w:pPr>
          </w:p>
        </w:tc>
        <w:tc>
          <w:tcPr>
            <w:tcW w:w="4269" w:type="dxa"/>
            <w:gridSpan w:val="3"/>
            <w:vMerge/>
          </w:tcPr>
          <w:p w14:paraId="1E94109A" w14:textId="77777777" w:rsidR="00FB0DD7" w:rsidRPr="00EB35CD" w:rsidRDefault="00FB0DD7" w:rsidP="00F10F78">
            <w:pPr>
              <w:ind w:left="-117"/>
              <w:jc w:val="both"/>
              <w:rPr>
                <w:rFonts w:asciiTheme="minorHAnsi" w:hAnsiTheme="minorHAnsi" w:cstheme="minorHAnsi"/>
                <w:sz w:val="20"/>
                <w:szCs w:val="20"/>
              </w:rPr>
            </w:pPr>
          </w:p>
        </w:tc>
      </w:tr>
      <w:tr w:rsidR="00FB0DD7" w:rsidRPr="00EB35CD" w14:paraId="4A3B8E5E" w14:textId="77777777" w:rsidTr="00BB4295">
        <w:trPr>
          <w:trHeight w:val="281"/>
        </w:trPr>
        <w:tc>
          <w:tcPr>
            <w:tcW w:w="10620" w:type="dxa"/>
            <w:gridSpan w:val="17"/>
            <w:shd w:val="clear" w:color="auto" w:fill="000000" w:themeFill="text1"/>
          </w:tcPr>
          <w:p w14:paraId="0B014187" w14:textId="77777777" w:rsidR="00FB0DD7" w:rsidRPr="00EB35CD" w:rsidRDefault="00FB0DD7" w:rsidP="00F10F78">
            <w:pPr>
              <w:jc w:val="center"/>
              <w:rPr>
                <w:rFonts w:asciiTheme="minorHAnsi" w:hAnsiTheme="minorHAnsi" w:cstheme="minorHAnsi"/>
                <w:b/>
                <w:color w:val="FFFFFF" w:themeColor="background1"/>
                <w:sz w:val="20"/>
                <w:szCs w:val="20"/>
              </w:rPr>
            </w:pPr>
            <w:r w:rsidRPr="00EB35CD">
              <w:rPr>
                <w:rFonts w:asciiTheme="minorHAnsi" w:hAnsiTheme="minorHAnsi" w:cstheme="minorHAnsi"/>
                <w:b/>
                <w:color w:val="FFFFFF" w:themeColor="background1"/>
                <w:sz w:val="20"/>
                <w:szCs w:val="20"/>
              </w:rPr>
              <w:t>Fitur Utama Asuransi Jiwa</w:t>
            </w:r>
          </w:p>
        </w:tc>
      </w:tr>
      <w:tr w:rsidR="00FB0DD7" w:rsidRPr="00EB35CD" w14:paraId="0A2D3E1B" w14:textId="77777777" w:rsidTr="00BB4295">
        <w:trPr>
          <w:trHeight w:val="152"/>
        </w:trPr>
        <w:tc>
          <w:tcPr>
            <w:tcW w:w="1698" w:type="dxa"/>
            <w:gridSpan w:val="2"/>
            <w:tcBorders>
              <w:bottom w:val="nil"/>
            </w:tcBorders>
          </w:tcPr>
          <w:p w14:paraId="69D17A12" w14:textId="77777777" w:rsidR="00FB0DD7" w:rsidRPr="00EB35CD" w:rsidRDefault="00FB0DD7" w:rsidP="00F10F78">
            <w:pPr>
              <w:ind w:left="-61"/>
              <w:rPr>
                <w:rFonts w:asciiTheme="minorHAnsi" w:hAnsiTheme="minorHAnsi" w:cstheme="minorHAnsi"/>
                <w:sz w:val="8"/>
                <w:szCs w:val="20"/>
              </w:rPr>
            </w:pPr>
          </w:p>
        </w:tc>
        <w:tc>
          <w:tcPr>
            <w:tcW w:w="2830" w:type="dxa"/>
            <w:gridSpan w:val="3"/>
          </w:tcPr>
          <w:p w14:paraId="24450126" w14:textId="77777777" w:rsidR="00FB0DD7" w:rsidRPr="00EB35CD" w:rsidRDefault="00FB0DD7" w:rsidP="00F10F78">
            <w:pPr>
              <w:ind w:left="-123"/>
              <w:rPr>
                <w:rFonts w:asciiTheme="minorHAnsi" w:hAnsiTheme="minorHAnsi" w:cstheme="minorHAnsi"/>
                <w:sz w:val="20"/>
                <w:szCs w:val="20"/>
              </w:rPr>
            </w:pPr>
          </w:p>
        </w:tc>
        <w:tc>
          <w:tcPr>
            <w:tcW w:w="1515" w:type="dxa"/>
            <w:gridSpan w:val="6"/>
          </w:tcPr>
          <w:p w14:paraId="0649C4E8" w14:textId="77777777" w:rsidR="00FB0DD7" w:rsidRPr="00EB35CD" w:rsidRDefault="00FB0DD7" w:rsidP="00F10F78">
            <w:pPr>
              <w:ind w:left="-70"/>
              <w:rPr>
                <w:rFonts w:asciiTheme="minorHAnsi" w:hAnsiTheme="minorHAnsi" w:cstheme="minorHAnsi"/>
                <w:sz w:val="20"/>
                <w:szCs w:val="20"/>
              </w:rPr>
            </w:pPr>
          </w:p>
        </w:tc>
        <w:tc>
          <w:tcPr>
            <w:tcW w:w="3733" w:type="dxa"/>
            <w:gridSpan w:val="5"/>
          </w:tcPr>
          <w:p w14:paraId="5713B14D" w14:textId="77777777" w:rsidR="00FB0DD7" w:rsidRPr="00EB35CD" w:rsidRDefault="00FB0DD7" w:rsidP="00F10F78">
            <w:pPr>
              <w:ind w:left="-156" w:firstLine="65"/>
              <w:rPr>
                <w:rFonts w:asciiTheme="minorHAnsi" w:hAnsiTheme="minorHAnsi" w:cstheme="minorHAnsi"/>
                <w:sz w:val="20"/>
                <w:szCs w:val="20"/>
              </w:rPr>
            </w:pPr>
          </w:p>
        </w:tc>
        <w:tc>
          <w:tcPr>
            <w:tcW w:w="844" w:type="dxa"/>
          </w:tcPr>
          <w:p w14:paraId="2985B994" w14:textId="77777777" w:rsidR="00FB0DD7" w:rsidRPr="00EB35CD" w:rsidRDefault="00FB0DD7" w:rsidP="00F10F78">
            <w:pPr>
              <w:ind w:left="-117"/>
              <w:jc w:val="both"/>
              <w:rPr>
                <w:rFonts w:asciiTheme="minorHAnsi" w:hAnsiTheme="minorHAnsi" w:cstheme="minorHAnsi"/>
                <w:sz w:val="20"/>
                <w:szCs w:val="20"/>
              </w:rPr>
            </w:pPr>
          </w:p>
        </w:tc>
      </w:tr>
      <w:tr w:rsidR="00F23CE3" w:rsidRPr="00EB35CD" w14:paraId="3A0DC004" w14:textId="77777777" w:rsidTr="00BB4295">
        <w:trPr>
          <w:trHeight w:val="193"/>
        </w:trPr>
        <w:tc>
          <w:tcPr>
            <w:tcW w:w="1698" w:type="dxa"/>
            <w:gridSpan w:val="2"/>
            <w:tcBorders>
              <w:right w:val="single" w:sz="4" w:space="0" w:color="auto"/>
            </w:tcBorders>
            <w:vAlign w:val="center"/>
          </w:tcPr>
          <w:p w14:paraId="46428B45" w14:textId="66ECCE54" w:rsidR="00F23CE3" w:rsidRPr="00EB35CD" w:rsidRDefault="00C32815" w:rsidP="00F23CE3">
            <w:pPr>
              <w:ind w:left="-47" w:right="-249"/>
              <w:rPr>
                <w:rFonts w:asciiTheme="minorHAnsi" w:hAnsiTheme="minorHAnsi" w:cstheme="minorHAnsi"/>
                <w:b/>
                <w:sz w:val="20"/>
                <w:szCs w:val="20"/>
              </w:rPr>
            </w:pPr>
            <w:r w:rsidRPr="00EB35CD">
              <w:rPr>
                <w:rFonts w:asciiTheme="minorHAnsi" w:hAnsiTheme="minorHAnsi" w:cstheme="minorHAnsi"/>
                <w:b/>
                <w:sz w:val="20"/>
                <w:szCs w:val="20"/>
              </w:rPr>
              <w:t>Usia Masuk Tertanggung</w:t>
            </w:r>
          </w:p>
        </w:tc>
        <w:tc>
          <w:tcPr>
            <w:tcW w:w="8078" w:type="dxa"/>
            <w:gridSpan w:val="14"/>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1E5AA71" w14:textId="4DF34B4F" w:rsidR="00F23CE3" w:rsidRPr="00EB35CD" w:rsidRDefault="009B5A80" w:rsidP="00BE7B29">
            <w:pPr>
              <w:tabs>
                <w:tab w:val="left" w:pos="1604"/>
              </w:tabs>
              <w:ind w:left="-46"/>
              <w:jc w:val="both"/>
              <w:rPr>
                <w:rFonts w:asciiTheme="minorHAnsi" w:hAnsiTheme="minorHAnsi" w:cstheme="minorHAnsi"/>
                <w:iCs/>
                <w:sz w:val="20"/>
                <w:szCs w:val="20"/>
              </w:rPr>
            </w:pPr>
            <w:r w:rsidRPr="009B5A80">
              <w:rPr>
                <w:rFonts w:asciiTheme="minorHAnsi" w:hAnsiTheme="minorHAnsi" w:cstheme="minorHAnsi"/>
                <w:i/>
                <w:color w:val="4472C4" w:themeColor="accent5"/>
                <w:sz w:val="20"/>
                <w:szCs w:val="20"/>
                <w:highlight w:val="yellow"/>
              </w:rPr>
              <w:t>&lt;Insured Age&gt;</w:t>
            </w:r>
            <w:r w:rsidR="00C22B2A" w:rsidRPr="00EB35CD">
              <w:rPr>
                <w:rFonts w:asciiTheme="minorHAnsi" w:hAnsiTheme="minorHAnsi" w:cstheme="minorHAnsi"/>
                <w:iCs/>
                <w:sz w:val="20"/>
                <w:szCs w:val="20"/>
              </w:rPr>
              <w:t xml:space="preserve"> tahun</w:t>
            </w:r>
          </w:p>
        </w:tc>
        <w:tc>
          <w:tcPr>
            <w:tcW w:w="844" w:type="dxa"/>
            <w:tcBorders>
              <w:left w:val="single" w:sz="4" w:space="0" w:color="auto"/>
            </w:tcBorders>
          </w:tcPr>
          <w:p w14:paraId="62C85264" w14:textId="77777777" w:rsidR="00F23CE3" w:rsidRPr="00EB35CD" w:rsidRDefault="00F23CE3" w:rsidP="00FE5857">
            <w:pPr>
              <w:ind w:left="-117"/>
              <w:jc w:val="both"/>
              <w:rPr>
                <w:rFonts w:asciiTheme="minorHAnsi" w:hAnsiTheme="minorHAnsi" w:cstheme="minorHAnsi"/>
                <w:sz w:val="20"/>
                <w:szCs w:val="20"/>
              </w:rPr>
            </w:pPr>
          </w:p>
        </w:tc>
      </w:tr>
      <w:tr w:rsidR="00F23CE3" w:rsidRPr="00EB35CD" w14:paraId="690B10D1" w14:textId="77777777" w:rsidTr="00BB4295">
        <w:trPr>
          <w:trHeight w:val="193"/>
        </w:trPr>
        <w:tc>
          <w:tcPr>
            <w:tcW w:w="1698" w:type="dxa"/>
            <w:gridSpan w:val="2"/>
            <w:tcBorders>
              <w:right w:val="nil"/>
            </w:tcBorders>
            <w:vAlign w:val="center"/>
          </w:tcPr>
          <w:p w14:paraId="3DBA07F8" w14:textId="77777777" w:rsidR="00F23CE3" w:rsidRPr="00EB35CD" w:rsidRDefault="00F23CE3" w:rsidP="00F23CE3">
            <w:pPr>
              <w:ind w:left="-47" w:right="-249"/>
              <w:rPr>
                <w:rFonts w:asciiTheme="minorHAnsi" w:hAnsiTheme="minorHAnsi" w:cstheme="minorHAnsi"/>
                <w:b/>
                <w:sz w:val="20"/>
                <w:szCs w:val="20"/>
              </w:rPr>
            </w:pPr>
          </w:p>
        </w:tc>
        <w:tc>
          <w:tcPr>
            <w:tcW w:w="8078" w:type="dxa"/>
            <w:gridSpan w:val="14"/>
            <w:tcBorders>
              <w:top w:val="single" w:sz="4" w:space="0" w:color="auto"/>
              <w:left w:val="nil"/>
              <w:bottom w:val="single" w:sz="4" w:space="0" w:color="auto"/>
              <w:right w:val="nil"/>
            </w:tcBorders>
          </w:tcPr>
          <w:p w14:paraId="24D08891" w14:textId="77777777" w:rsidR="00F23CE3" w:rsidRPr="00EB35CD" w:rsidRDefault="00F23CE3" w:rsidP="00BE7B29">
            <w:pPr>
              <w:pStyle w:val="ListParagraph"/>
              <w:ind w:left="180"/>
              <w:jc w:val="both"/>
              <w:rPr>
                <w:rFonts w:asciiTheme="minorHAnsi" w:hAnsiTheme="minorHAnsi" w:cstheme="minorHAnsi"/>
                <w:sz w:val="20"/>
                <w:szCs w:val="20"/>
              </w:rPr>
            </w:pPr>
          </w:p>
        </w:tc>
        <w:tc>
          <w:tcPr>
            <w:tcW w:w="844" w:type="dxa"/>
            <w:tcBorders>
              <w:left w:val="nil"/>
            </w:tcBorders>
          </w:tcPr>
          <w:p w14:paraId="6F13E37C" w14:textId="77777777" w:rsidR="00F23CE3" w:rsidRPr="00EB35CD" w:rsidRDefault="00F23CE3" w:rsidP="00FE5857">
            <w:pPr>
              <w:ind w:left="-117"/>
              <w:jc w:val="both"/>
              <w:rPr>
                <w:rFonts w:asciiTheme="minorHAnsi" w:hAnsiTheme="minorHAnsi" w:cstheme="minorHAnsi"/>
                <w:sz w:val="20"/>
                <w:szCs w:val="20"/>
              </w:rPr>
            </w:pPr>
          </w:p>
        </w:tc>
      </w:tr>
      <w:tr w:rsidR="00F23CE3" w:rsidRPr="00EB35CD" w14:paraId="7DC99C50" w14:textId="77777777" w:rsidTr="00BB4295">
        <w:trPr>
          <w:trHeight w:val="193"/>
        </w:trPr>
        <w:tc>
          <w:tcPr>
            <w:tcW w:w="1698" w:type="dxa"/>
            <w:gridSpan w:val="2"/>
            <w:tcBorders>
              <w:right w:val="single" w:sz="4" w:space="0" w:color="auto"/>
            </w:tcBorders>
            <w:vAlign w:val="center"/>
          </w:tcPr>
          <w:p w14:paraId="46E815C3" w14:textId="6246D9C9" w:rsidR="00F23CE3" w:rsidRPr="00EB35CD" w:rsidRDefault="00F23CE3" w:rsidP="00BE7B29">
            <w:pPr>
              <w:ind w:left="-47" w:right="-249"/>
              <w:rPr>
                <w:rFonts w:asciiTheme="minorHAnsi" w:hAnsiTheme="minorHAnsi" w:cstheme="minorHAnsi"/>
                <w:b/>
                <w:sz w:val="20"/>
                <w:szCs w:val="20"/>
              </w:rPr>
            </w:pPr>
            <w:r w:rsidRPr="00EB35CD">
              <w:rPr>
                <w:rFonts w:asciiTheme="minorHAnsi" w:hAnsiTheme="minorHAnsi" w:cstheme="minorHAnsi"/>
                <w:b/>
                <w:sz w:val="20"/>
                <w:szCs w:val="20"/>
              </w:rPr>
              <w:t>Masa Pembayaran Premi</w:t>
            </w:r>
          </w:p>
        </w:tc>
        <w:tc>
          <w:tcPr>
            <w:tcW w:w="8078" w:type="dxa"/>
            <w:gridSpan w:val="14"/>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097B10E" w14:textId="1F70B3D1" w:rsidR="00F23CE3" w:rsidRPr="009B5A80" w:rsidRDefault="009B5A80" w:rsidP="00312F38">
            <w:pPr>
              <w:rPr>
                <w:rFonts w:asciiTheme="minorHAnsi" w:hAnsiTheme="minorHAnsi" w:cstheme="minorHAnsi"/>
                <w:i/>
                <w:iCs/>
                <w:sz w:val="20"/>
                <w:szCs w:val="20"/>
              </w:rPr>
            </w:pPr>
            <w:r w:rsidRPr="009B5A80">
              <w:rPr>
                <w:rFonts w:asciiTheme="minorHAnsi" w:hAnsiTheme="minorHAnsi" w:cstheme="minorHAnsi"/>
                <w:i/>
                <w:iCs/>
                <w:color w:val="4472C4" w:themeColor="accent5"/>
                <w:sz w:val="20"/>
                <w:szCs w:val="20"/>
                <w:highlight w:val="yellow"/>
              </w:rPr>
              <w:t>&lt;Premium payment period&gt;</w:t>
            </w:r>
          </w:p>
        </w:tc>
        <w:tc>
          <w:tcPr>
            <w:tcW w:w="844" w:type="dxa"/>
            <w:tcBorders>
              <w:left w:val="single" w:sz="4" w:space="0" w:color="auto"/>
            </w:tcBorders>
          </w:tcPr>
          <w:p w14:paraId="66705068" w14:textId="77777777" w:rsidR="00F23CE3" w:rsidRPr="00EB35CD" w:rsidRDefault="00F23CE3" w:rsidP="00FE5857">
            <w:pPr>
              <w:ind w:left="-117"/>
              <w:jc w:val="both"/>
              <w:rPr>
                <w:rFonts w:asciiTheme="minorHAnsi" w:hAnsiTheme="minorHAnsi" w:cstheme="minorHAnsi"/>
                <w:sz w:val="20"/>
                <w:szCs w:val="20"/>
              </w:rPr>
            </w:pPr>
          </w:p>
        </w:tc>
      </w:tr>
      <w:tr w:rsidR="00F23CE3" w:rsidRPr="00EB35CD" w14:paraId="56C6E4A0" w14:textId="77777777" w:rsidTr="00BB4295">
        <w:trPr>
          <w:trHeight w:val="193"/>
        </w:trPr>
        <w:tc>
          <w:tcPr>
            <w:tcW w:w="1698" w:type="dxa"/>
            <w:gridSpan w:val="2"/>
            <w:tcBorders>
              <w:right w:val="nil"/>
            </w:tcBorders>
            <w:vAlign w:val="center"/>
          </w:tcPr>
          <w:p w14:paraId="1BFBFA78" w14:textId="77777777" w:rsidR="00F23CE3" w:rsidRPr="00EB35CD" w:rsidRDefault="00F23CE3" w:rsidP="00FE5857">
            <w:pPr>
              <w:ind w:left="-47"/>
              <w:rPr>
                <w:rFonts w:asciiTheme="minorHAnsi" w:hAnsiTheme="minorHAnsi" w:cstheme="minorHAnsi"/>
                <w:b/>
                <w:sz w:val="20"/>
                <w:szCs w:val="20"/>
              </w:rPr>
            </w:pPr>
          </w:p>
        </w:tc>
        <w:tc>
          <w:tcPr>
            <w:tcW w:w="8078" w:type="dxa"/>
            <w:gridSpan w:val="14"/>
            <w:tcBorders>
              <w:top w:val="single" w:sz="4" w:space="0" w:color="auto"/>
              <w:left w:val="nil"/>
              <w:bottom w:val="single" w:sz="4" w:space="0" w:color="auto"/>
              <w:right w:val="nil"/>
            </w:tcBorders>
          </w:tcPr>
          <w:p w14:paraId="2CC49693" w14:textId="77777777" w:rsidR="00F23CE3" w:rsidRPr="00EB35CD" w:rsidRDefault="00F23CE3" w:rsidP="00FE5857">
            <w:pPr>
              <w:ind w:hanging="109"/>
              <w:jc w:val="both"/>
              <w:rPr>
                <w:rFonts w:asciiTheme="minorHAnsi" w:hAnsiTheme="minorHAnsi" w:cstheme="minorHAnsi"/>
                <w:sz w:val="20"/>
                <w:szCs w:val="20"/>
              </w:rPr>
            </w:pPr>
          </w:p>
        </w:tc>
        <w:tc>
          <w:tcPr>
            <w:tcW w:w="844" w:type="dxa"/>
            <w:tcBorders>
              <w:left w:val="nil"/>
            </w:tcBorders>
          </w:tcPr>
          <w:p w14:paraId="0CD15C19" w14:textId="77777777" w:rsidR="00F23CE3" w:rsidRPr="00EB35CD" w:rsidRDefault="00F23CE3" w:rsidP="00FE5857">
            <w:pPr>
              <w:ind w:left="-117"/>
              <w:jc w:val="both"/>
              <w:rPr>
                <w:rFonts w:asciiTheme="minorHAnsi" w:hAnsiTheme="minorHAnsi" w:cstheme="minorHAnsi"/>
                <w:sz w:val="20"/>
                <w:szCs w:val="20"/>
              </w:rPr>
            </w:pPr>
          </w:p>
        </w:tc>
      </w:tr>
      <w:tr w:rsidR="00246F6D" w:rsidRPr="00EB35CD" w14:paraId="00FC542D" w14:textId="77777777" w:rsidTr="00BB4295">
        <w:trPr>
          <w:trHeight w:val="193"/>
        </w:trPr>
        <w:tc>
          <w:tcPr>
            <w:tcW w:w="1698" w:type="dxa"/>
            <w:gridSpan w:val="2"/>
            <w:tcBorders>
              <w:right w:val="single" w:sz="4" w:space="0" w:color="auto"/>
            </w:tcBorders>
            <w:vAlign w:val="center"/>
          </w:tcPr>
          <w:p w14:paraId="5B7556EA" w14:textId="06C661B0" w:rsidR="00246F6D" w:rsidRPr="00EB35CD" w:rsidRDefault="00246F6D" w:rsidP="00246F6D">
            <w:pPr>
              <w:ind w:left="-47"/>
              <w:rPr>
                <w:rFonts w:asciiTheme="minorHAnsi" w:hAnsiTheme="minorHAnsi" w:cstheme="minorHAnsi"/>
                <w:b/>
                <w:sz w:val="20"/>
                <w:szCs w:val="20"/>
              </w:rPr>
            </w:pPr>
            <w:r w:rsidRPr="00EB35CD">
              <w:rPr>
                <w:rFonts w:asciiTheme="minorHAnsi" w:hAnsiTheme="minorHAnsi" w:cstheme="minorHAnsi"/>
                <w:b/>
                <w:sz w:val="20"/>
                <w:szCs w:val="20"/>
              </w:rPr>
              <w:t>Masa Asuransi</w:t>
            </w:r>
          </w:p>
        </w:tc>
        <w:tc>
          <w:tcPr>
            <w:tcW w:w="8078" w:type="dxa"/>
            <w:gridSpan w:val="14"/>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F944193" w14:textId="4EA4481D" w:rsidR="00246F6D" w:rsidRPr="00EB35CD" w:rsidRDefault="009B5A80" w:rsidP="003C70BE">
            <w:pPr>
              <w:jc w:val="both"/>
              <w:rPr>
                <w:rFonts w:asciiTheme="minorHAnsi" w:hAnsiTheme="minorHAnsi" w:cstheme="minorHAnsi"/>
                <w:sz w:val="20"/>
              </w:rPr>
            </w:pPr>
            <w:r w:rsidRPr="009B5A80">
              <w:rPr>
                <w:rFonts w:asciiTheme="minorHAnsi" w:hAnsiTheme="minorHAnsi" w:cstheme="minorHAnsi"/>
                <w:i/>
                <w:iCs/>
                <w:color w:val="4472C4" w:themeColor="accent5"/>
                <w:sz w:val="20"/>
                <w:highlight w:val="yellow"/>
              </w:rPr>
              <w:t>&lt;Coverage period&gt;</w:t>
            </w:r>
            <w:r w:rsidR="003C70BE" w:rsidRPr="00EB35CD">
              <w:rPr>
                <w:rFonts w:asciiTheme="minorHAnsi" w:hAnsiTheme="minorHAnsi" w:cstheme="minorHAnsi"/>
                <w:sz w:val="20"/>
              </w:rPr>
              <w:t xml:space="preserve"> tahun</w:t>
            </w:r>
          </w:p>
        </w:tc>
        <w:tc>
          <w:tcPr>
            <w:tcW w:w="844" w:type="dxa"/>
            <w:tcBorders>
              <w:left w:val="single" w:sz="4" w:space="0" w:color="auto"/>
            </w:tcBorders>
          </w:tcPr>
          <w:p w14:paraId="35A473D4" w14:textId="77777777" w:rsidR="00246F6D" w:rsidRPr="00EB35CD" w:rsidRDefault="00246F6D" w:rsidP="00246F6D">
            <w:pPr>
              <w:ind w:left="-117"/>
              <w:jc w:val="both"/>
              <w:rPr>
                <w:rFonts w:asciiTheme="minorHAnsi" w:hAnsiTheme="minorHAnsi" w:cstheme="minorHAnsi"/>
                <w:sz w:val="20"/>
                <w:szCs w:val="20"/>
              </w:rPr>
            </w:pPr>
          </w:p>
        </w:tc>
      </w:tr>
      <w:tr w:rsidR="00246F6D" w:rsidRPr="00EB35CD" w14:paraId="6CD4BE1B" w14:textId="77777777" w:rsidTr="00BB4295">
        <w:trPr>
          <w:trHeight w:val="193"/>
        </w:trPr>
        <w:tc>
          <w:tcPr>
            <w:tcW w:w="1698" w:type="dxa"/>
            <w:gridSpan w:val="2"/>
            <w:tcBorders>
              <w:right w:val="nil"/>
            </w:tcBorders>
            <w:vAlign w:val="center"/>
          </w:tcPr>
          <w:p w14:paraId="5BB7348D" w14:textId="77777777" w:rsidR="00246F6D" w:rsidRPr="00EB35CD" w:rsidRDefault="00246F6D" w:rsidP="00246F6D">
            <w:pPr>
              <w:ind w:left="-47"/>
              <w:rPr>
                <w:rFonts w:asciiTheme="minorHAnsi" w:hAnsiTheme="minorHAnsi" w:cstheme="minorHAnsi"/>
                <w:b/>
                <w:sz w:val="20"/>
                <w:szCs w:val="20"/>
              </w:rPr>
            </w:pPr>
          </w:p>
        </w:tc>
        <w:tc>
          <w:tcPr>
            <w:tcW w:w="8078" w:type="dxa"/>
            <w:gridSpan w:val="14"/>
            <w:tcBorders>
              <w:top w:val="single" w:sz="4" w:space="0" w:color="auto"/>
              <w:left w:val="nil"/>
              <w:bottom w:val="single" w:sz="4" w:space="0" w:color="auto"/>
              <w:right w:val="nil"/>
            </w:tcBorders>
          </w:tcPr>
          <w:p w14:paraId="1E67DF4A" w14:textId="77777777" w:rsidR="00246F6D" w:rsidRPr="00EB35CD" w:rsidRDefault="00246F6D" w:rsidP="00246F6D">
            <w:pPr>
              <w:ind w:hanging="109"/>
              <w:jc w:val="both"/>
              <w:rPr>
                <w:rFonts w:asciiTheme="minorHAnsi" w:hAnsiTheme="minorHAnsi" w:cstheme="minorHAnsi"/>
                <w:sz w:val="20"/>
              </w:rPr>
            </w:pPr>
          </w:p>
        </w:tc>
        <w:tc>
          <w:tcPr>
            <w:tcW w:w="844" w:type="dxa"/>
            <w:tcBorders>
              <w:left w:val="nil"/>
            </w:tcBorders>
          </w:tcPr>
          <w:p w14:paraId="11EDDA19" w14:textId="77777777" w:rsidR="00246F6D" w:rsidRPr="00EB35CD" w:rsidRDefault="00246F6D" w:rsidP="00246F6D">
            <w:pPr>
              <w:ind w:left="-117"/>
              <w:jc w:val="both"/>
              <w:rPr>
                <w:rFonts w:asciiTheme="minorHAnsi" w:hAnsiTheme="minorHAnsi" w:cstheme="minorHAnsi"/>
                <w:sz w:val="20"/>
                <w:szCs w:val="20"/>
              </w:rPr>
            </w:pPr>
          </w:p>
        </w:tc>
      </w:tr>
      <w:tr w:rsidR="00246F6D" w:rsidRPr="00EB35CD" w14:paraId="33783B0A" w14:textId="77777777" w:rsidTr="00BB4295">
        <w:trPr>
          <w:trHeight w:val="193"/>
        </w:trPr>
        <w:tc>
          <w:tcPr>
            <w:tcW w:w="1698" w:type="dxa"/>
            <w:gridSpan w:val="2"/>
            <w:tcBorders>
              <w:right w:val="single" w:sz="4" w:space="0" w:color="auto"/>
            </w:tcBorders>
            <w:vAlign w:val="center"/>
          </w:tcPr>
          <w:p w14:paraId="4DB506B2" w14:textId="04ED28A7" w:rsidR="00246F6D" w:rsidRPr="00EB35CD" w:rsidRDefault="00246F6D" w:rsidP="00246F6D">
            <w:pPr>
              <w:ind w:left="-47"/>
              <w:rPr>
                <w:rFonts w:asciiTheme="minorHAnsi" w:hAnsiTheme="minorHAnsi" w:cstheme="minorHAnsi"/>
                <w:b/>
                <w:sz w:val="20"/>
                <w:szCs w:val="20"/>
              </w:rPr>
            </w:pPr>
            <w:r w:rsidRPr="00EB35CD">
              <w:rPr>
                <w:rFonts w:asciiTheme="minorHAnsi" w:hAnsiTheme="minorHAnsi" w:cstheme="minorHAnsi"/>
                <w:b/>
                <w:sz w:val="20"/>
                <w:szCs w:val="20"/>
              </w:rPr>
              <w:t>Premi</w:t>
            </w:r>
          </w:p>
        </w:tc>
        <w:tc>
          <w:tcPr>
            <w:tcW w:w="8078" w:type="dxa"/>
            <w:gridSpan w:val="14"/>
            <w:tcBorders>
              <w:top w:val="single" w:sz="4" w:space="0" w:color="auto"/>
              <w:left w:val="single" w:sz="4" w:space="0" w:color="auto"/>
              <w:bottom w:val="nil"/>
              <w:right w:val="single" w:sz="4" w:space="0" w:color="auto"/>
            </w:tcBorders>
            <w:shd w:val="clear" w:color="auto" w:fill="BFBFBF" w:themeFill="background1" w:themeFillShade="BF"/>
          </w:tcPr>
          <w:p w14:paraId="2DCC8A14" w14:textId="704983AA" w:rsidR="00246F6D" w:rsidRPr="00EB35CD" w:rsidRDefault="003C70BE" w:rsidP="00246F6D">
            <w:pPr>
              <w:ind w:left="-45"/>
              <w:jc w:val="both"/>
              <w:rPr>
                <w:rFonts w:asciiTheme="minorHAnsi" w:hAnsiTheme="minorHAnsi" w:cstheme="minorHAnsi"/>
                <w:iCs/>
                <w:sz w:val="8"/>
                <w:szCs w:val="20"/>
              </w:rPr>
            </w:pPr>
            <w:r w:rsidRPr="00EB35CD">
              <w:rPr>
                <w:rFonts w:asciiTheme="minorHAnsi" w:hAnsiTheme="minorHAnsi" w:cstheme="minorHAnsi"/>
                <w:iCs/>
                <w:sz w:val="20"/>
                <w:szCs w:val="20"/>
              </w:rPr>
              <w:t>Rp</w:t>
            </w:r>
            <w:r w:rsidR="009B5A80" w:rsidRPr="009B5A80">
              <w:rPr>
                <w:rFonts w:asciiTheme="minorHAnsi" w:hAnsiTheme="minorHAnsi" w:cstheme="minorHAnsi"/>
                <w:i/>
                <w:color w:val="4472C4" w:themeColor="accent5"/>
                <w:sz w:val="20"/>
                <w:szCs w:val="20"/>
                <w:highlight w:val="yellow"/>
              </w:rPr>
              <w:t>&lt;Total premium&gt;</w:t>
            </w:r>
          </w:p>
        </w:tc>
        <w:tc>
          <w:tcPr>
            <w:tcW w:w="844" w:type="dxa"/>
            <w:tcBorders>
              <w:left w:val="single" w:sz="4" w:space="0" w:color="auto"/>
            </w:tcBorders>
          </w:tcPr>
          <w:p w14:paraId="1AD9E022" w14:textId="77777777" w:rsidR="00246F6D" w:rsidRPr="00EB35CD" w:rsidRDefault="00246F6D" w:rsidP="00246F6D">
            <w:pPr>
              <w:ind w:left="-117"/>
              <w:jc w:val="both"/>
              <w:rPr>
                <w:rFonts w:asciiTheme="minorHAnsi" w:hAnsiTheme="minorHAnsi" w:cstheme="minorHAnsi"/>
                <w:sz w:val="20"/>
                <w:szCs w:val="20"/>
              </w:rPr>
            </w:pPr>
          </w:p>
        </w:tc>
      </w:tr>
      <w:tr w:rsidR="00246F6D" w:rsidRPr="00EB35CD" w14:paraId="776CDD37" w14:textId="77777777" w:rsidTr="00BB4295">
        <w:trPr>
          <w:trHeight w:val="193"/>
        </w:trPr>
        <w:tc>
          <w:tcPr>
            <w:tcW w:w="1698" w:type="dxa"/>
            <w:gridSpan w:val="2"/>
            <w:tcBorders>
              <w:right w:val="nil"/>
            </w:tcBorders>
            <w:vAlign w:val="center"/>
          </w:tcPr>
          <w:p w14:paraId="17EC616F" w14:textId="77777777" w:rsidR="00246F6D" w:rsidRPr="00EB35CD" w:rsidRDefault="00246F6D" w:rsidP="00246F6D">
            <w:pPr>
              <w:ind w:left="-47"/>
              <w:rPr>
                <w:rFonts w:asciiTheme="minorHAnsi" w:hAnsiTheme="minorHAnsi" w:cstheme="minorHAnsi"/>
                <w:b/>
                <w:sz w:val="20"/>
                <w:szCs w:val="20"/>
              </w:rPr>
            </w:pPr>
          </w:p>
        </w:tc>
        <w:tc>
          <w:tcPr>
            <w:tcW w:w="8078" w:type="dxa"/>
            <w:gridSpan w:val="14"/>
            <w:tcBorders>
              <w:top w:val="single" w:sz="4" w:space="0" w:color="auto"/>
              <w:left w:val="nil"/>
              <w:bottom w:val="single" w:sz="4" w:space="0" w:color="auto"/>
              <w:right w:val="nil"/>
            </w:tcBorders>
          </w:tcPr>
          <w:p w14:paraId="62628BAE" w14:textId="77777777" w:rsidR="00246F6D" w:rsidRPr="00EB35CD" w:rsidRDefault="00246F6D" w:rsidP="00246F6D">
            <w:pPr>
              <w:jc w:val="both"/>
              <w:rPr>
                <w:rFonts w:asciiTheme="minorHAnsi" w:hAnsiTheme="minorHAnsi" w:cstheme="minorHAnsi"/>
                <w:sz w:val="8"/>
                <w:szCs w:val="20"/>
              </w:rPr>
            </w:pPr>
          </w:p>
        </w:tc>
        <w:tc>
          <w:tcPr>
            <w:tcW w:w="844" w:type="dxa"/>
            <w:tcBorders>
              <w:left w:val="nil"/>
            </w:tcBorders>
          </w:tcPr>
          <w:p w14:paraId="7995806D" w14:textId="77777777" w:rsidR="00246F6D" w:rsidRPr="00EB35CD" w:rsidRDefault="00246F6D" w:rsidP="00246F6D">
            <w:pPr>
              <w:ind w:left="-117"/>
              <w:jc w:val="both"/>
              <w:rPr>
                <w:rFonts w:asciiTheme="minorHAnsi" w:hAnsiTheme="minorHAnsi" w:cstheme="minorHAnsi"/>
                <w:sz w:val="20"/>
                <w:szCs w:val="20"/>
              </w:rPr>
            </w:pPr>
          </w:p>
        </w:tc>
      </w:tr>
      <w:tr w:rsidR="00246F6D" w:rsidRPr="00EB35CD" w14:paraId="4FE7CCA7" w14:textId="77777777" w:rsidTr="00BB4295">
        <w:trPr>
          <w:trHeight w:val="193"/>
        </w:trPr>
        <w:tc>
          <w:tcPr>
            <w:tcW w:w="1698" w:type="dxa"/>
            <w:gridSpan w:val="2"/>
            <w:tcBorders>
              <w:right w:val="single" w:sz="4" w:space="0" w:color="auto"/>
            </w:tcBorders>
            <w:vAlign w:val="center"/>
          </w:tcPr>
          <w:p w14:paraId="6A4387A0" w14:textId="2ADE5271" w:rsidR="00246F6D" w:rsidRPr="00EB35CD" w:rsidRDefault="00246F6D" w:rsidP="00246F6D">
            <w:pPr>
              <w:ind w:left="-47"/>
              <w:rPr>
                <w:rFonts w:asciiTheme="minorHAnsi" w:hAnsiTheme="minorHAnsi" w:cstheme="minorHAnsi"/>
                <w:b/>
                <w:sz w:val="20"/>
                <w:szCs w:val="20"/>
              </w:rPr>
            </w:pPr>
            <w:r w:rsidRPr="00EB35CD">
              <w:rPr>
                <w:rFonts w:asciiTheme="minorHAnsi" w:hAnsiTheme="minorHAnsi" w:cstheme="minorHAnsi"/>
                <w:b/>
                <w:sz w:val="20"/>
                <w:szCs w:val="20"/>
              </w:rPr>
              <w:t>Uang Pertanggungan (UP)*</w:t>
            </w:r>
          </w:p>
        </w:tc>
        <w:tc>
          <w:tcPr>
            <w:tcW w:w="8078" w:type="dxa"/>
            <w:gridSpan w:val="14"/>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BB6FDE9" w14:textId="46E5B87E" w:rsidR="00246F6D" w:rsidRPr="00EB35CD" w:rsidRDefault="003C70BE" w:rsidP="00312F38">
            <w:pPr>
              <w:ind w:left="-45"/>
              <w:jc w:val="both"/>
              <w:rPr>
                <w:rFonts w:asciiTheme="minorHAnsi" w:hAnsiTheme="minorHAnsi" w:cstheme="minorHAnsi"/>
                <w:sz w:val="20"/>
                <w:szCs w:val="20"/>
              </w:rPr>
            </w:pPr>
            <w:r w:rsidRPr="00EB35CD">
              <w:rPr>
                <w:rFonts w:asciiTheme="minorHAnsi" w:hAnsiTheme="minorHAnsi" w:cstheme="minorHAnsi"/>
                <w:sz w:val="20"/>
                <w:szCs w:val="20"/>
              </w:rPr>
              <w:t>Rp</w:t>
            </w:r>
            <w:r w:rsidR="009B5A80" w:rsidRPr="009B5A80">
              <w:rPr>
                <w:rFonts w:asciiTheme="minorHAnsi" w:hAnsiTheme="minorHAnsi" w:cstheme="minorHAnsi"/>
                <w:i/>
                <w:iCs/>
                <w:color w:val="4472C4" w:themeColor="accent5"/>
                <w:sz w:val="20"/>
                <w:szCs w:val="20"/>
                <w:highlight w:val="yellow"/>
              </w:rPr>
              <w:t>&lt;Total sum assured&gt;</w:t>
            </w:r>
          </w:p>
        </w:tc>
        <w:tc>
          <w:tcPr>
            <w:tcW w:w="844" w:type="dxa"/>
            <w:tcBorders>
              <w:left w:val="single" w:sz="4" w:space="0" w:color="auto"/>
            </w:tcBorders>
          </w:tcPr>
          <w:p w14:paraId="7637A5FD" w14:textId="77777777" w:rsidR="00246F6D" w:rsidRPr="00EB35CD" w:rsidRDefault="00246F6D" w:rsidP="00246F6D">
            <w:pPr>
              <w:ind w:left="-117"/>
              <w:jc w:val="both"/>
              <w:rPr>
                <w:rFonts w:asciiTheme="minorHAnsi" w:hAnsiTheme="minorHAnsi" w:cstheme="minorHAnsi"/>
                <w:sz w:val="20"/>
                <w:szCs w:val="20"/>
              </w:rPr>
            </w:pPr>
          </w:p>
        </w:tc>
      </w:tr>
      <w:tr w:rsidR="00312F38" w:rsidRPr="00EB35CD" w14:paraId="2708187B" w14:textId="77777777" w:rsidTr="00BB4295">
        <w:trPr>
          <w:trHeight w:val="193"/>
        </w:trPr>
        <w:tc>
          <w:tcPr>
            <w:tcW w:w="1698" w:type="dxa"/>
            <w:gridSpan w:val="2"/>
            <w:tcBorders>
              <w:right w:val="nil"/>
            </w:tcBorders>
            <w:vAlign w:val="center"/>
          </w:tcPr>
          <w:p w14:paraId="794533BE" w14:textId="77777777" w:rsidR="00246F6D" w:rsidRPr="00EB35CD" w:rsidRDefault="00246F6D" w:rsidP="00246F6D">
            <w:pPr>
              <w:ind w:left="-47"/>
              <w:rPr>
                <w:rFonts w:asciiTheme="minorHAnsi" w:hAnsiTheme="minorHAnsi" w:cstheme="minorHAnsi"/>
                <w:b/>
                <w:sz w:val="20"/>
                <w:szCs w:val="20"/>
              </w:rPr>
            </w:pPr>
          </w:p>
        </w:tc>
        <w:tc>
          <w:tcPr>
            <w:tcW w:w="8078" w:type="dxa"/>
            <w:gridSpan w:val="14"/>
            <w:tcBorders>
              <w:top w:val="single" w:sz="4" w:space="0" w:color="auto"/>
              <w:left w:val="nil"/>
              <w:bottom w:val="nil"/>
              <w:right w:val="nil"/>
            </w:tcBorders>
          </w:tcPr>
          <w:p w14:paraId="6EDEF73B" w14:textId="534D6723" w:rsidR="00246F6D" w:rsidRPr="00EB35CD" w:rsidDel="00D25C0D" w:rsidRDefault="00246F6D" w:rsidP="00246F6D">
            <w:pPr>
              <w:ind w:left="-45"/>
              <w:jc w:val="both"/>
              <w:rPr>
                <w:rFonts w:asciiTheme="minorHAnsi" w:hAnsiTheme="minorHAnsi" w:cstheme="minorHAnsi"/>
                <w:sz w:val="16"/>
                <w:szCs w:val="16"/>
              </w:rPr>
            </w:pPr>
            <w:r w:rsidRPr="00EB35CD">
              <w:rPr>
                <w:rFonts w:asciiTheme="minorHAnsi" w:hAnsiTheme="minorHAnsi" w:cstheme="minorHAnsi"/>
                <w:sz w:val="16"/>
                <w:szCs w:val="16"/>
              </w:rPr>
              <w:t>*Nilai UP di atas merupakan target awal UP yang dihitung dari 150% (seratus lima puluh persen) total Premi dasar, tidak termasuk Premi tambahan (jika ada). Nilai UP sesungguhnya yang akan dibayarkan, akan dihitung dari total Premi dasar yang telah diterima oleh Penanggung, sampai dengan tanggal terjadinya risiko yang dipertanggungkan.</w:t>
            </w:r>
          </w:p>
        </w:tc>
        <w:tc>
          <w:tcPr>
            <w:tcW w:w="844" w:type="dxa"/>
            <w:tcBorders>
              <w:left w:val="nil"/>
            </w:tcBorders>
          </w:tcPr>
          <w:p w14:paraId="7ABF9255" w14:textId="77777777" w:rsidR="00246F6D" w:rsidRPr="00EB35CD" w:rsidRDefault="00246F6D" w:rsidP="00246F6D">
            <w:pPr>
              <w:ind w:left="-117"/>
              <w:jc w:val="both"/>
              <w:rPr>
                <w:rFonts w:asciiTheme="minorHAnsi" w:hAnsiTheme="minorHAnsi" w:cstheme="minorHAnsi"/>
                <w:sz w:val="20"/>
                <w:szCs w:val="20"/>
              </w:rPr>
            </w:pPr>
          </w:p>
        </w:tc>
      </w:tr>
      <w:tr w:rsidR="00246F6D" w:rsidRPr="00EB35CD" w14:paraId="57FC1BFF" w14:textId="77777777" w:rsidTr="00BB4295">
        <w:trPr>
          <w:trHeight w:val="193"/>
        </w:trPr>
        <w:tc>
          <w:tcPr>
            <w:tcW w:w="1698" w:type="dxa"/>
            <w:gridSpan w:val="2"/>
            <w:tcBorders>
              <w:right w:val="nil"/>
            </w:tcBorders>
            <w:vAlign w:val="center"/>
          </w:tcPr>
          <w:p w14:paraId="545AF6FB" w14:textId="77777777" w:rsidR="00246F6D" w:rsidRPr="00EB35CD" w:rsidRDefault="00246F6D" w:rsidP="00246F6D">
            <w:pPr>
              <w:ind w:left="-47"/>
              <w:rPr>
                <w:rFonts w:asciiTheme="minorHAnsi" w:hAnsiTheme="minorHAnsi" w:cstheme="minorHAnsi"/>
                <w:b/>
                <w:sz w:val="20"/>
                <w:szCs w:val="20"/>
              </w:rPr>
            </w:pPr>
          </w:p>
        </w:tc>
        <w:tc>
          <w:tcPr>
            <w:tcW w:w="3116" w:type="dxa"/>
            <w:gridSpan w:val="4"/>
            <w:tcBorders>
              <w:top w:val="nil"/>
              <w:left w:val="nil"/>
              <w:bottom w:val="nil"/>
              <w:right w:val="nil"/>
            </w:tcBorders>
          </w:tcPr>
          <w:p w14:paraId="40C1CB5B" w14:textId="77777777" w:rsidR="00246F6D" w:rsidRPr="00EB35CD" w:rsidRDefault="00246F6D" w:rsidP="00246F6D">
            <w:pPr>
              <w:tabs>
                <w:tab w:val="left" w:pos="1597"/>
              </w:tabs>
              <w:ind w:left="-45"/>
              <w:jc w:val="both"/>
              <w:rPr>
                <w:rFonts w:asciiTheme="minorHAnsi" w:hAnsiTheme="minorHAnsi" w:cstheme="minorHAnsi"/>
                <w:sz w:val="8"/>
                <w:szCs w:val="20"/>
              </w:rPr>
            </w:pPr>
          </w:p>
        </w:tc>
        <w:tc>
          <w:tcPr>
            <w:tcW w:w="1460" w:type="dxa"/>
            <w:gridSpan w:val="7"/>
            <w:tcBorders>
              <w:top w:val="nil"/>
              <w:left w:val="nil"/>
              <w:bottom w:val="nil"/>
              <w:right w:val="nil"/>
            </w:tcBorders>
            <w:vAlign w:val="center"/>
          </w:tcPr>
          <w:p w14:paraId="65A34988" w14:textId="77777777" w:rsidR="00246F6D" w:rsidRPr="00EB35CD" w:rsidRDefault="00246F6D" w:rsidP="00246F6D">
            <w:pPr>
              <w:ind w:left="-47"/>
              <w:rPr>
                <w:rFonts w:asciiTheme="minorHAnsi" w:hAnsiTheme="minorHAnsi" w:cstheme="minorHAnsi"/>
                <w:b/>
                <w:sz w:val="20"/>
                <w:szCs w:val="20"/>
              </w:rPr>
            </w:pPr>
          </w:p>
        </w:tc>
        <w:tc>
          <w:tcPr>
            <w:tcW w:w="3502" w:type="dxa"/>
            <w:gridSpan w:val="3"/>
            <w:tcBorders>
              <w:top w:val="nil"/>
              <w:left w:val="nil"/>
              <w:bottom w:val="nil"/>
              <w:right w:val="nil"/>
            </w:tcBorders>
          </w:tcPr>
          <w:p w14:paraId="4448E0B0" w14:textId="77777777" w:rsidR="00246F6D" w:rsidRPr="00EB35CD" w:rsidRDefault="00246F6D" w:rsidP="00246F6D">
            <w:pPr>
              <w:jc w:val="both"/>
              <w:rPr>
                <w:rFonts w:asciiTheme="minorHAnsi" w:hAnsiTheme="minorHAnsi" w:cstheme="minorHAnsi"/>
                <w:sz w:val="8"/>
                <w:szCs w:val="20"/>
              </w:rPr>
            </w:pPr>
          </w:p>
        </w:tc>
        <w:tc>
          <w:tcPr>
            <w:tcW w:w="844" w:type="dxa"/>
            <w:tcBorders>
              <w:left w:val="nil"/>
            </w:tcBorders>
          </w:tcPr>
          <w:p w14:paraId="3AE0AA90" w14:textId="77777777" w:rsidR="00246F6D" w:rsidRPr="00EB35CD" w:rsidRDefault="00246F6D" w:rsidP="00246F6D">
            <w:pPr>
              <w:ind w:left="-117"/>
              <w:jc w:val="both"/>
              <w:rPr>
                <w:rFonts w:asciiTheme="minorHAnsi" w:hAnsiTheme="minorHAnsi" w:cstheme="minorHAnsi"/>
                <w:sz w:val="20"/>
                <w:szCs w:val="20"/>
              </w:rPr>
            </w:pPr>
          </w:p>
        </w:tc>
      </w:tr>
      <w:tr w:rsidR="00246F6D" w:rsidRPr="00EB35CD" w14:paraId="520FE582" w14:textId="77777777" w:rsidTr="00BB4295">
        <w:trPr>
          <w:trHeight w:val="73"/>
        </w:trPr>
        <w:tc>
          <w:tcPr>
            <w:tcW w:w="10620" w:type="dxa"/>
            <w:gridSpan w:val="17"/>
            <w:shd w:val="clear" w:color="auto" w:fill="000000" w:themeFill="text1"/>
            <w:vAlign w:val="center"/>
          </w:tcPr>
          <w:p w14:paraId="05922130" w14:textId="77777777" w:rsidR="00246F6D" w:rsidRPr="00EB35CD" w:rsidRDefault="00246F6D" w:rsidP="00246F6D">
            <w:pPr>
              <w:spacing w:after="40"/>
              <w:jc w:val="center"/>
              <w:rPr>
                <w:rFonts w:asciiTheme="minorHAnsi" w:hAnsiTheme="minorHAnsi" w:cstheme="minorHAnsi"/>
                <w:sz w:val="20"/>
                <w:szCs w:val="20"/>
              </w:rPr>
            </w:pPr>
            <w:r w:rsidRPr="00EB35CD">
              <w:rPr>
                <w:rFonts w:asciiTheme="minorHAnsi" w:hAnsiTheme="minorHAnsi" w:cstheme="minorHAnsi"/>
                <w:b/>
                <w:color w:val="FFFFFF" w:themeColor="background1"/>
                <w:sz w:val="20"/>
                <w:szCs w:val="20"/>
              </w:rPr>
              <w:t>Manfaat</w:t>
            </w:r>
          </w:p>
        </w:tc>
      </w:tr>
      <w:tr w:rsidR="00246F6D" w:rsidRPr="00EB35CD" w14:paraId="319178AF" w14:textId="77777777" w:rsidTr="00BB4295">
        <w:trPr>
          <w:trHeight w:val="1522"/>
        </w:trPr>
        <w:tc>
          <w:tcPr>
            <w:tcW w:w="5166" w:type="dxa"/>
            <w:gridSpan w:val="9"/>
          </w:tcPr>
          <w:p w14:paraId="46E49979" w14:textId="77777777" w:rsidR="00246F6D" w:rsidRPr="00EB35CD" w:rsidRDefault="00246F6D" w:rsidP="00246F6D">
            <w:pPr>
              <w:pStyle w:val="ListParagraph"/>
              <w:ind w:left="249"/>
              <w:rPr>
                <w:rFonts w:asciiTheme="minorHAnsi" w:hAnsiTheme="minorHAnsi" w:cstheme="minorHAnsi"/>
                <w:b/>
                <w:sz w:val="20"/>
                <w:szCs w:val="20"/>
              </w:rPr>
            </w:pPr>
          </w:p>
          <w:p w14:paraId="22D2AEEC" w14:textId="72651681" w:rsidR="00246F6D" w:rsidRPr="00EB35CD" w:rsidRDefault="00246F6D" w:rsidP="00246F6D">
            <w:pPr>
              <w:pStyle w:val="ListParagraph"/>
              <w:numPr>
                <w:ilvl w:val="0"/>
                <w:numId w:val="1"/>
              </w:numPr>
              <w:ind w:left="306" w:hanging="306"/>
              <w:jc w:val="both"/>
              <w:rPr>
                <w:rFonts w:asciiTheme="minorHAnsi" w:hAnsiTheme="minorHAnsi" w:cstheme="minorHAnsi"/>
                <w:b/>
                <w:sz w:val="20"/>
                <w:szCs w:val="20"/>
              </w:rPr>
            </w:pPr>
            <w:r w:rsidRPr="00EB35CD">
              <w:rPr>
                <w:rFonts w:asciiTheme="minorHAnsi" w:hAnsiTheme="minorHAnsi" w:cstheme="minorHAnsi"/>
                <w:b/>
                <w:sz w:val="20"/>
                <w:szCs w:val="20"/>
              </w:rPr>
              <w:t>Manfaat Meninggal Dunia</w:t>
            </w:r>
          </w:p>
          <w:p w14:paraId="343B9C74" w14:textId="7C3D171C" w:rsidR="00246F6D" w:rsidRPr="00EB35CD" w:rsidRDefault="00246F6D" w:rsidP="00246F6D">
            <w:pPr>
              <w:pStyle w:val="ListParagraph"/>
              <w:ind w:left="306"/>
              <w:jc w:val="both"/>
              <w:rPr>
                <w:rFonts w:asciiTheme="minorHAnsi" w:hAnsiTheme="minorHAnsi" w:cstheme="minorHAnsi"/>
                <w:sz w:val="20"/>
                <w:szCs w:val="20"/>
              </w:rPr>
            </w:pPr>
            <w:r w:rsidRPr="00EB35CD">
              <w:rPr>
                <w:rFonts w:asciiTheme="minorHAnsi" w:hAnsiTheme="minorHAnsi" w:cstheme="minorHAnsi"/>
                <w:sz w:val="20"/>
                <w:szCs w:val="20"/>
              </w:rPr>
              <w:t>Apabila Tertanggung meninggal dunia karena sebab apapun di dalam Masa Asuransi dan Polis berstatus aktif, maka Penanggung akan membayarkan Uang Pertanggungan kepada Penerima Manfaat, setelah terlebih dahulu dikurangi dengan kewajiban/biaya tertunggak (jika ada), dan selanjutnya Polis berakhir.</w:t>
            </w:r>
          </w:p>
          <w:p w14:paraId="2277390B" w14:textId="4EAC892D" w:rsidR="00246F6D" w:rsidRPr="00EB35CD" w:rsidRDefault="00246F6D" w:rsidP="00246F6D">
            <w:pPr>
              <w:pStyle w:val="ListParagraph"/>
              <w:numPr>
                <w:ilvl w:val="0"/>
                <w:numId w:val="1"/>
              </w:numPr>
              <w:ind w:left="306" w:hanging="306"/>
              <w:jc w:val="both"/>
              <w:rPr>
                <w:rFonts w:asciiTheme="minorHAnsi" w:hAnsiTheme="minorHAnsi" w:cstheme="minorHAnsi"/>
                <w:b/>
                <w:sz w:val="20"/>
                <w:szCs w:val="20"/>
              </w:rPr>
            </w:pPr>
            <w:r w:rsidRPr="00EB35CD">
              <w:rPr>
                <w:rFonts w:asciiTheme="minorHAnsi" w:hAnsiTheme="minorHAnsi" w:cstheme="minorHAnsi"/>
                <w:b/>
                <w:sz w:val="20"/>
                <w:szCs w:val="20"/>
              </w:rPr>
              <w:t>Manfaat Meninggal Dunia karena Kecelakaan</w:t>
            </w:r>
          </w:p>
          <w:p w14:paraId="0D6FF8A3" w14:textId="126F8B7E" w:rsidR="00246F6D" w:rsidRPr="00EB35CD" w:rsidRDefault="00246F6D" w:rsidP="00246F6D">
            <w:pPr>
              <w:pStyle w:val="ListParagraph"/>
              <w:numPr>
                <w:ilvl w:val="0"/>
                <w:numId w:val="31"/>
              </w:numPr>
              <w:ind w:left="619" w:hanging="284"/>
              <w:jc w:val="both"/>
              <w:rPr>
                <w:rFonts w:asciiTheme="minorHAnsi" w:hAnsiTheme="minorHAnsi" w:cstheme="minorHAnsi"/>
                <w:sz w:val="20"/>
                <w:szCs w:val="20"/>
              </w:rPr>
            </w:pPr>
            <w:r w:rsidRPr="00EB35CD">
              <w:rPr>
                <w:rFonts w:asciiTheme="minorHAnsi" w:hAnsiTheme="minorHAnsi" w:cstheme="minorHAnsi"/>
                <w:sz w:val="20"/>
                <w:szCs w:val="20"/>
              </w:rPr>
              <w:t>Khusus untuk Tertanggung yang meninggal dunia karena Kecelakaan, Penanggung akan membayarkan tambahan Uang Pertanggungan, sehingga total Manfaat Asuransi yang akan diterima oleh Penerima Manfaat adalah sebesar 200% (dua ratus persen) manfaat meninggal dunia sebagaimana dijelaskan pada poin (1), setelah terlebih dahulu dikurangi dengan kewajiban/biaya tertunggak (jika ada), dan selanjutnya Polis berakhir.</w:t>
            </w:r>
          </w:p>
          <w:p w14:paraId="78121FC5" w14:textId="77777777" w:rsidR="00246F6D" w:rsidRPr="00EB35CD" w:rsidRDefault="00246F6D" w:rsidP="00246F6D">
            <w:pPr>
              <w:pStyle w:val="ListParagraph"/>
              <w:numPr>
                <w:ilvl w:val="0"/>
                <w:numId w:val="31"/>
              </w:numPr>
              <w:ind w:left="619" w:hanging="284"/>
              <w:jc w:val="both"/>
              <w:rPr>
                <w:rFonts w:asciiTheme="minorHAnsi" w:hAnsiTheme="minorHAnsi" w:cstheme="minorHAnsi"/>
                <w:sz w:val="20"/>
                <w:szCs w:val="20"/>
              </w:rPr>
            </w:pPr>
            <w:r w:rsidRPr="00EB35CD">
              <w:rPr>
                <w:rFonts w:asciiTheme="minorHAnsi" w:hAnsiTheme="minorHAnsi" w:cstheme="minorHAnsi"/>
                <w:sz w:val="20"/>
                <w:szCs w:val="20"/>
              </w:rPr>
              <w:t>Manfaat Asuransi sebagaimana dimaksud pada poin (2) (a) dapat dibayarkan dengan ketentuan:</w:t>
            </w:r>
          </w:p>
          <w:p w14:paraId="630568DD" w14:textId="77777777" w:rsidR="00BB4295" w:rsidRPr="00EB35CD" w:rsidRDefault="00BB4295" w:rsidP="00BB4295">
            <w:pPr>
              <w:jc w:val="both"/>
              <w:rPr>
                <w:rFonts w:asciiTheme="minorHAnsi" w:hAnsiTheme="minorHAnsi" w:cstheme="minorHAnsi"/>
                <w:sz w:val="20"/>
                <w:szCs w:val="20"/>
              </w:rPr>
            </w:pPr>
          </w:p>
          <w:p w14:paraId="21D8D3D3" w14:textId="71C01BC5" w:rsidR="00BB4295" w:rsidRPr="00EB35CD" w:rsidRDefault="00BB4295" w:rsidP="00BB4295">
            <w:pPr>
              <w:jc w:val="both"/>
              <w:rPr>
                <w:rFonts w:asciiTheme="minorHAnsi" w:hAnsiTheme="minorHAnsi" w:cstheme="minorHAnsi"/>
                <w:sz w:val="20"/>
                <w:szCs w:val="20"/>
              </w:rPr>
            </w:pPr>
          </w:p>
        </w:tc>
        <w:tc>
          <w:tcPr>
            <w:tcW w:w="5454" w:type="dxa"/>
            <w:gridSpan w:val="8"/>
          </w:tcPr>
          <w:p w14:paraId="0EA1D23B" w14:textId="4B462294" w:rsidR="00246F6D" w:rsidRPr="00EB35CD" w:rsidRDefault="00246F6D" w:rsidP="00246F6D">
            <w:pPr>
              <w:jc w:val="both"/>
              <w:rPr>
                <w:rFonts w:asciiTheme="minorHAnsi" w:hAnsiTheme="minorHAnsi" w:cstheme="minorHAnsi"/>
                <w:sz w:val="20"/>
                <w:szCs w:val="20"/>
              </w:rPr>
            </w:pPr>
          </w:p>
          <w:p w14:paraId="7CF221E1" w14:textId="0FFCB3E3" w:rsidR="00246F6D" w:rsidRPr="00EB35CD" w:rsidRDefault="00246F6D" w:rsidP="00246F6D">
            <w:pPr>
              <w:pStyle w:val="ListParagraph"/>
              <w:numPr>
                <w:ilvl w:val="0"/>
                <w:numId w:val="4"/>
              </w:numPr>
              <w:ind w:left="964" w:hanging="284"/>
              <w:jc w:val="both"/>
              <w:rPr>
                <w:rFonts w:asciiTheme="minorHAnsi" w:hAnsiTheme="minorHAnsi" w:cstheme="minorHAnsi"/>
                <w:sz w:val="20"/>
                <w:szCs w:val="20"/>
              </w:rPr>
            </w:pPr>
            <w:r w:rsidRPr="00EB35CD">
              <w:rPr>
                <w:rFonts w:asciiTheme="minorHAnsi" w:hAnsiTheme="minorHAnsi" w:cstheme="minorHAnsi"/>
                <w:sz w:val="20"/>
                <w:szCs w:val="20"/>
              </w:rPr>
              <w:t>Tertanggung meninggal dunia seketika atau dalam waktu 90 (Sembilan puluh) hari setelah terjadinya Kecelakaan;</w:t>
            </w:r>
          </w:p>
          <w:p w14:paraId="661CB4CE" w14:textId="183B8EB0" w:rsidR="00246F6D" w:rsidRPr="00EB35CD" w:rsidRDefault="00246F6D" w:rsidP="00246F6D">
            <w:pPr>
              <w:pStyle w:val="ListParagraph"/>
              <w:numPr>
                <w:ilvl w:val="0"/>
                <w:numId w:val="4"/>
              </w:numPr>
              <w:ind w:left="964" w:hanging="284"/>
              <w:jc w:val="both"/>
              <w:rPr>
                <w:rFonts w:asciiTheme="minorHAnsi" w:hAnsiTheme="minorHAnsi" w:cstheme="minorHAnsi"/>
                <w:sz w:val="20"/>
                <w:szCs w:val="20"/>
              </w:rPr>
            </w:pPr>
            <w:r w:rsidRPr="00EB35CD">
              <w:rPr>
                <w:rFonts w:asciiTheme="minorHAnsi" w:hAnsiTheme="minorHAnsi" w:cstheme="minorHAnsi"/>
                <w:sz w:val="20"/>
                <w:szCs w:val="20"/>
              </w:rPr>
              <w:t>Baik Kecelakaan maupun meninggalnya Tertanggung karena Kecelakaan harus terjadi dalam Masa Asuransi; dan</w:t>
            </w:r>
          </w:p>
          <w:p w14:paraId="7B671E3E" w14:textId="3FDDA884" w:rsidR="00246F6D" w:rsidRPr="00EB35CD" w:rsidRDefault="00246F6D" w:rsidP="00246F6D">
            <w:pPr>
              <w:pStyle w:val="ListParagraph"/>
              <w:numPr>
                <w:ilvl w:val="0"/>
                <w:numId w:val="4"/>
              </w:numPr>
              <w:ind w:left="964" w:hanging="284"/>
              <w:jc w:val="both"/>
              <w:rPr>
                <w:rFonts w:asciiTheme="minorHAnsi" w:hAnsiTheme="minorHAnsi" w:cstheme="minorHAnsi"/>
                <w:sz w:val="20"/>
                <w:szCs w:val="20"/>
              </w:rPr>
            </w:pPr>
            <w:r w:rsidRPr="00EB35CD">
              <w:rPr>
                <w:rFonts w:asciiTheme="minorHAnsi" w:hAnsiTheme="minorHAnsi" w:cstheme="minorHAnsi"/>
                <w:sz w:val="20"/>
                <w:szCs w:val="20"/>
              </w:rPr>
              <w:t>Peristiwa meninggal dunia harus merupakan akibat langsung dari dan hanya karena Kecelakaan.</w:t>
            </w:r>
          </w:p>
          <w:p w14:paraId="6E404E44" w14:textId="77777777" w:rsidR="00246F6D" w:rsidRPr="00EB35CD" w:rsidRDefault="00246F6D" w:rsidP="00246F6D">
            <w:pPr>
              <w:pStyle w:val="ListParagraph"/>
              <w:numPr>
                <w:ilvl w:val="0"/>
                <w:numId w:val="1"/>
              </w:numPr>
              <w:ind w:left="306" w:hanging="306"/>
              <w:jc w:val="both"/>
              <w:rPr>
                <w:rFonts w:asciiTheme="minorHAnsi" w:hAnsiTheme="minorHAnsi" w:cstheme="minorHAnsi"/>
                <w:b/>
                <w:sz w:val="20"/>
                <w:szCs w:val="20"/>
              </w:rPr>
            </w:pPr>
            <w:r w:rsidRPr="00EB35CD">
              <w:rPr>
                <w:rFonts w:asciiTheme="minorHAnsi" w:hAnsiTheme="minorHAnsi" w:cstheme="minorHAnsi"/>
                <w:b/>
                <w:sz w:val="20"/>
                <w:szCs w:val="20"/>
              </w:rPr>
              <w:t>Manfaat Beasiswa Pendidikan</w:t>
            </w:r>
          </w:p>
          <w:p w14:paraId="7E470EBE" w14:textId="35969ABC" w:rsidR="00246F6D" w:rsidRPr="00EB35CD" w:rsidRDefault="00246F6D" w:rsidP="00246F6D">
            <w:pPr>
              <w:pStyle w:val="ListParagraph"/>
              <w:ind w:left="306"/>
              <w:jc w:val="both"/>
              <w:rPr>
                <w:rFonts w:asciiTheme="minorHAnsi" w:hAnsiTheme="minorHAnsi" w:cstheme="minorHAnsi"/>
                <w:sz w:val="20"/>
                <w:szCs w:val="20"/>
              </w:rPr>
            </w:pPr>
            <w:r w:rsidRPr="00EB35CD">
              <w:rPr>
                <w:rFonts w:asciiTheme="minorHAnsi" w:hAnsiTheme="minorHAnsi" w:cstheme="minorHAnsi"/>
                <w:sz w:val="20"/>
                <w:szCs w:val="20"/>
              </w:rPr>
              <w:t>Apabila pertanggungan pada Polis tetap aktif dalam keadaan hidup hingga mencapai akhir hari pada Tanggal Berakhirnya Polis, maka Penanggung akan menyerahkan beasiswa pendidikan sebesar yang dicantumkan di dalam Ringkasan Polis kepada Pemegang Polis, setelah terlebih dahulu dikurangi dengan kewajiban/biaya tertunggak (jika ada), dan selanjutnya Polis berakhir.</w:t>
            </w:r>
          </w:p>
          <w:p w14:paraId="68870DCF" w14:textId="77777777" w:rsidR="00246F6D" w:rsidRPr="00EB35CD" w:rsidRDefault="00246F6D" w:rsidP="00246F6D">
            <w:pPr>
              <w:jc w:val="both"/>
              <w:rPr>
                <w:rFonts w:asciiTheme="minorHAnsi" w:hAnsiTheme="minorHAnsi" w:cstheme="minorHAnsi"/>
                <w:sz w:val="20"/>
                <w:szCs w:val="20"/>
              </w:rPr>
            </w:pPr>
          </w:p>
          <w:p w14:paraId="56C07D3D" w14:textId="3D3D5AE3" w:rsidR="00246F6D" w:rsidRPr="00EB35CD" w:rsidRDefault="00246F6D" w:rsidP="00246F6D">
            <w:pPr>
              <w:jc w:val="both"/>
              <w:rPr>
                <w:rFonts w:asciiTheme="minorHAnsi" w:hAnsiTheme="minorHAnsi" w:cstheme="minorHAnsi"/>
                <w:sz w:val="20"/>
                <w:szCs w:val="20"/>
              </w:rPr>
            </w:pPr>
          </w:p>
        </w:tc>
      </w:tr>
      <w:tr w:rsidR="00246F6D" w:rsidRPr="00EB35CD" w14:paraId="1BF30A13" w14:textId="77777777" w:rsidTr="00BB4295">
        <w:trPr>
          <w:trHeight w:val="77"/>
        </w:trPr>
        <w:tc>
          <w:tcPr>
            <w:tcW w:w="10620" w:type="dxa"/>
            <w:gridSpan w:val="17"/>
            <w:shd w:val="clear" w:color="auto" w:fill="000000" w:themeFill="text1"/>
            <w:vAlign w:val="center"/>
          </w:tcPr>
          <w:p w14:paraId="34CF9E27" w14:textId="77777777" w:rsidR="00246F6D" w:rsidRPr="00EB35CD" w:rsidRDefault="00246F6D" w:rsidP="00246F6D">
            <w:pPr>
              <w:spacing w:after="40"/>
              <w:jc w:val="center"/>
              <w:rPr>
                <w:rFonts w:asciiTheme="minorHAnsi" w:hAnsiTheme="minorHAnsi" w:cstheme="minorHAnsi"/>
                <w:b/>
                <w:sz w:val="20"/>
                <w:szCs w:val="20"/>
              </w:rPr>
            </w:pPr>
            <w:r w:rsidRPr="00EB35CD">
              <w:rPr>
                <w:rFonts w:asciiTheme="minorHAnsi" w:hAnsiTheme="minorHAnsi" w:cstheme="minorHAnsi"/>
                <w:b/>
                <w:sz w:val="20"/>
                <w:szCs w:val="20"/>
              </w:rPr>
              <w:lastRenderedPageBreak/>
              <w:t>Risiko</w:t>
            </w:r>
          </w:p>
        </w:tc>
      </w:tr>
      <w:tr w:rsidR="00246F6D" w:rsidRPr="00EB35CD" w14:paraId="340E925E" w14:textId="77777777" w:rsidTr="00BB4295">
        <w:trPr>
          <w:trHeight w:val="77"/>
        </w:trPr>
        <w:tc>
          <w:tcPr>
            <w:tcW w:w="5166" w:type="dxa"/>
            <w:gridSpan w:val="9"/>
          </w:tcPr>
          <w:p w14:paraId="55D62E74" w14:textId="77777777" w:rsidR="00246F6D" w:rsidRPr="00EB35CD" w:rsidRDefault="00246F6D" w:rsidP="00246F6D">
            <w:pPr>
              <w:ind w:left="-61"/>
              <w:rPr>
                <w:rFonts w:asciiTheme="minorHAnsi" w:hAnsiTheme="minorHAnsi" w:cstheme="minorHAnsi"/>
                <w:b/>
                <w:sz w:val="20"/>
                <w:szCs w:val="20"/>
              </w:rPr>
            </w:pPr>
          </w:p>
          <w:p w14:paraId="14C0F0C9" w14:textId="6A5975DD" w:rsidR="00246F6D" w:rsidRPr="00EB35CD" w:rsidRDefault="00246F6D" w:rsidP="00246F6D">
            <w:pPr>
              <w:pStyle w:val="ListParagraph"/>
              <w:numPr>
                <w:ilvl w:val="0"/>
                <w:numId w:val="2"/>
              </w:numPr>
              <w:ind w:left="249" w:hanging="306"/>
              <w:rPr>
                <w:rFonts w:asciiTheme="minorHAnsi" w:hAnsiTheme="minorHAnsi" w:cstheme="minorHAnsi"/>
                <w:b/>
                <w:sz w:val="20"/>
                <w:szCs w:val="20"/>
              </w:rPr>
            </w:pPr>
            <w:r w:rsidRPr="00EB35CD">
              <w:rPr>
                <w:rFonts w:asciiTheme="minorHAnsi" w:hAnsiTheme="minorHAnsi" w:cstheme="minorHAnsi"/>
                <w:b/>
                <w:sz w:val="20"/>
                <w:szCs w:val="20"/>
              </w:rPr>
              <w:t>Risiko Operasional</w:t>
            </w:r>
          </w:p>
          <w:p w14:paraId="48E1FDED" w14:textId="6B045D08" w:rsidR="00246F6D" w:rsidRPr="00EB35CD" w:rsidRDefault="00246F6D" w:rsidP="00246F6D">
            <w:pPr>
              <w:pStyle w:val="ListParagraph"/>
              <w:ind w:left="249" w:right="79"/>
              <w:jc w:val="both"/>
              <w:rPr>
                <w:rFonts w:asciiTheme="minorHAnsi" w:hAnsiTheme="minorHAnsi" w:cstheme="minorHAnsi"/>
                <w:sz w:val="20"/>
                <w:szCs w:val="20"/>
              </w:rPr>
            </w:pPr>
            <w:r w:rsidRPr="00EB35CD">
              <w:rPr>
                <w:rFonts w:asciiTheme="minorHAnsi" w:hAnsiTheme="minorHAnsi" w:cstheme="minorHAnsi"/>
                <w:sz w:val="20"/>
                <w:szCs w:val="20"/>
              </w:rPr>
              <w:t>Risiko terganggunya proses yang tersedia atas produk, baik pada faktor manusia, sistem atau teknologi, maupun kejadian yang berasal dari luar perusahaan.</w:t>
            </w:r>
          </w:p>
          <w:p w14:paraId="20D73BB3" w14:textId="77777777" w:rsidR="00246F6D" w:rsidRPr="00EB35CD" w:rsidRDefault="00246F6D" w:rsidP="00246F6D">
            <w:pPr>
              <w:pStyle w:val="ListParagraph"/>
              <w:numPr>
                <w:ilvl w:val="0"/>
                <w:numId w:val="2"/>
              </w:numPr>
              <w:ind w:left="249" w:hanging="306"/>
              <w:rPr>
                <w:rFonts w:asciiTheme="minorHAnsi" w:hAnsiTheme="minorHAnsi" w:cstheme="minorHAnsi"/>
                <w:b/>
                <w:sz w:val="20"/>
                <w:szCs w:val="20"/>
              </w:rPr>
            </w:pPr>
            <w:r w:rsidRPr="00EB35CD">
              <w:rPr>
                <w:rFonts w:asciiTheme="minorHAnsi" w:hAnsiTheme="minorHAnsi" w:cstheme="minorHAnsi"/>
                <w:b/>
                <w:sz w:val="20"/>
                <w:szCs w:val="20"/>
              </w:rPr>
              <w:t>Risiko Perubahan Kondisi Ekonomi dan Politik</w:t>
            </w:r>
          </w:p>
          <w:p w14:paraId="7C1A0A41" w14:textId="1D222911" w:rsidR="00246F6D" w:rsidRPr="00EB35CD" w:rsidRDefault="00246F6D" w:rsidP="00246F6D">
            <w:pPr>
              <w:pStyle w:val="ListParagraph"/>
              <w:ind w:left="249" w:right="79"/>
              <w:jc w:val="both"/>
              <w:rPr>
                <w:rFonts w:asciiTheme="minorHAnsi" w:hAnsiTheme="minorHAnsi" w:cstheme="minorHAnsi"/>
                <w:sz w:val="20"/>
                <w:szCs w:val="20"/>
              </w:rPr>
            </w:pPr>
            <w:r w:rsidRPr="00EB35CD">
              <w:rPr>
                <w:rFonts w:asciiTheme="minorHAnsi" w:hAnsiTheme="minorHAnsi" w:cstheme="minorHAnsi"/>
                <w:sz w:val="20"/>
                <w:szCs w:val="20"/>
              </w:rPr>
              <w:t xml:space="preserve">Risiko perubahan kondisi ekonomi dan politik yang terjadi di dalam maupun luar negeri, atau adanya perubahan peraturan baik perundang-undangan, regulasi dan ketentuan pemerintah lainnya, yang berkaitan dengan sektor perekonomian, dan dapat mempengaruhi harga suatu efek atau instrument investasi </w:t>
            </w:r>
            <w:r w:rsidR="005924FD" w:rsidRPr="00EB35CD">
              <w:rPr>
                <w:rFonts w:asciiTheme="minorHAnsi" w:hAnsiTheme="minorHAnsi" w:cstheme="minorHAnsi"/>
                <w:sz w:val="20"/>
                <w:szCs w:val="20"/>
              </w:rPr>
              <w:t>3</w:t>
            </w:r>
            <w:r w:rsidRPr="00EB35CD">
              <w:rPr>
                <w:rFonts w:asciiTheme="minorHAnsi" w:hAnsiTheme="minorHAnsi" w:cstheme="minorHAnsi"/>
                <w:sz w:val="20"/>
                <w:szCs w:val="20"/>
              </w:rPr>
              <w:t>yang dimiliki perusahaan untuk mendukung produk yang dijual perusahaan, termasuk di dalamnya, untuk produk unit link, adalah menurunnya harga unit atau nilai aktiva bersih dari jenis dana investasi yang dimiliki konsumen.</w:t>
            </w:r>
          </w:p>
        </w:tc>
        <w:tc>
          <w:tcPr>
            <w:tcW w:w="5454" w:type="dxa"/>
            <w:gridSpan w:val="8"/>
          </w:tcPr>
          <w:p w14:paraId="38F6C8EA" w14:textId="6D0118D4" w:rsidR="00246F6D" w:rsidRPr="00EB35CD" w:rsidRDefault="00246F6D" w:rsidP="00246F6D">
            <w:pPr>
              <w:rPr>
                <w:rFonts w:asciiTheme="minorHAnsi" w:hAnsiTheme="minorHAnsi" w:cstheme="minorHAnsi"/>
                <w:sz w:val="20"/>
                <w:szCs w:val="20"/>
              </w:rPr>
            </w:pPr>
          </w:p>
          <w:p w14:paraId="01647729" w14:textId="7F1AE95C" w:rsidR="00246F6D" w:rsidRPr="00EB35CD" w:rsidRDefault="00246F6D" w:rsidP="00246F6D">
            <w:pPr>
              <w:pStyle w:val="ListParagraph"/>
              <w:numPr>
                <w:ilvl w:val="0"/>
                <w:numId w:val="2"/>
              </w:numPr>
              <w:ind w:left="249" w:hanging="306"/>
              <w:rPr>
                <w:rFonts w:asciiTheme="minorHAnsi" w:hAnsiTheme="minorHAnsi" w:cstheme="minorHAnsi"/>
                <w:b/>
                <w:sz w:val="20"/>
                <w:szCs w:val="20"/>
              </w:rPr>
            </w:pPr>
            <w:r w:rsidRPr="00EB35CD">
              <w:rPr>
                <w:rFonts w:asciiTheme="minorHAnsi" w:hAnsiTheme="minorHAnsi" w:cstheme="minorHAnsi"/>
                <w:b/>
                <w:sz w:val="20"/>
                <w:szCs w:val="20"/>
              </w:rPr>
              <w:t>Risiko Kredit</w:t>
            </w:r>
          </w:p>
          <w:p w14:paraId="750D7ECC" w14:textId="77777777" w:rsidR="00246F6D" w:rsidRPr="00EB35CD" w:rsidRDefault="00246F6D" w:rsidP="00246F6D">
            <w:pPr>
              <w:pStyle w:val="ListParagraph"/>
              <w:ind w:left="249"/>
              <w:jc w:val="both"/>
              <w:rPr>
                <w:rFonts w:asciiTheme="minorHAnsi" w:hAnsiTheme="minorHAnsi" w:cstheme="minorHAnsi"/>
                <w:sz w:val="20"/>
                <w:szCs w:val="20"/>
              </w:rPr>
            </w:pPr>
            <w:r w:rsidRPr="00EB35CD">
              <w:rPr>
                <w:rFonts w:asciiTheme="minorHAnsi" w:hAnsiTheme="minorHAnsi" w:cstheme="minorHAnsi"/>
                <w:sz w:val="20"/>
                <w:szCs w:val="20"/>
              </w:rPr>
              <w:t>Risiko yang terkait dengan kemampuan perusahaan melaksanakan kewajiban perusahaan kepada konsumen sebagaimana diatur dalam aturan OJK tentang rasio kecukupan modal. Dalam hal ini, perusahaan senantiasa mempertahankan kinerja perusahaan untuk melebihi ketentuan minimum atas kecukupan modal yang diterbitkan oleh OJK.</w:t>
            </w:r>
          </w:p>
          <w:p w14:paraId="65E0FBEF" w14:textId="77777777" w:rsidR="00246F6D" w:rsidRPr="00EB35CD" w:rsidRDefault="00246F6D" w:rsidP="00246F6D">
            <w:pPr>
              <w:pStyle w:val="ListParagraph"/>
              <w:numPr>
                <w:ilvl w:val="0"/>
                <w:numId w:val="2"/>
              </w:numPr>
              <w:ind w:left="249" w:hanging="306"/>
              <w:rPr>
                <w:rFonts w:asciiTheme="minorHAnsi" w:hAnsiTheme="minorHAnsi" w:cstheme="minorHAnsi"/>
                <w:b/>
                <w:sz w:val="20"/>
                <w:szCs w:val="20"/>
              </w:rPr>
            </w:pPr>
            <w:r w:rsidRPr="00EB35CD">
              <w:rPr>
                <w:rFonts w:asciiTheme="minorHAnsi" w:hAnsiTheme="minorHAnsi" w:cstheme="minorHAnsi"/>
                <w:b/>
                <w:sz w:val="20"/>
                <w:szCs w:val="20"/>
              </w:rPr>
              <w:t>Risiko Pembatalan</w:t>
            </w:r>
          </w:p>
          <w:p w14:paraId="578C1500" w14:textId="13E6746D" w:rsidR="00246F6D" w:rsidRPr="00EB35CD" w:rsidRDefault="00246F6D" w:rsidP="00312F38">
            <w:pPr>
              <w:pStyle w:val="ListParagraph"/>
              <w:ind w:left="249"/>
              <w:jc w:val="both"/>
            </w:pPr>
            <w:r w:rsidRPr="00EB35CD">
              <w:rPr>
                <w:rFonts w:asciiTheme="minorHAnsi" w:hAnsiTheme="minorHAnsi" w:cstheme="minorHAnsi"/>
                <w:sz w:val="20"/>
                <w:szCs w:val="20"/>
              </w:rPr>
              <w:t>Risiko yang terkait dengan besaran jumlah pembayaran yang diterima konsumen sehubungan dengan pembatalan pertanggungan, baik tidak ada yang bisa dibayarkan atau pun kurang dari Premi yang sudah dibayarkan oleh pemegang Polis kepada perusahaan, sebagaimana diatur dalam Polis.</w:t>
            </w:r>
          </w:p>
        </w:tc>
      </w:tr>
      <w:tr w:rsidR="00246F6D" w:rsidRPr="00EB35CD" w14:paraId="688DE47C" w14:textId="77777777" w:rsidTr="00BB4295">
        <w:trPr>
          <w:trHeight w:val="77"/>
        </w:trPr>
        <w:tc>
          <w:tcPr>
            <w:tcW w:w="10620" w:type="dxa"/>
            <w:gridSpan w:val="17"/>
          </w:tcPr>
          <w:p w14:paraId="60F31588" w14:textId="77777777" w:rsidR="00246F6D" w:rsidRPr="00EB35CD" w:rsidRDefault="00246F6D" w:rsidP="00246F6D">
            <w:pPr>
              <w:pStyle w:val="ListParagraph"/>
              <w:spacing w:after="40"/>
              <w:ind w:left="0"/>
              <w:jc w:val="center"/>
              <w:rPr>
                <w:rFonts w:asciiTheme="minorHAnsi" w:hAnsiTheme="minorHAnsi" w:cstheme="minorHAnsi"/>
                <w:b/>
                <w:sz w:val="20"/>
                <w:szCs w:val="20"/>
              </w:rPr>
            </w:pPr>
          </w:p>
        </w:tc>
      </w:tr>
      <w:tr w:rsidR="00246F6D" w:rsidRPr="00EB35CD" w14:paraId="01AA9C5B" w14:textId="77777777" w:rsidTr="00BB4295">
        <w:trPr>
          <w:trHeight w:val="77"/>
        </w:trPr>
        <w:tc>
          <w:tcPr>
            <w:tcW w:w="10620" w:type="dxa"/>
            <w:gridSpan w:val="17"/>
            <w:shd w:val="clear" w:color="auto" w:fill="000000" w:themeFill="text1"/>
          </w:tcPr>
          <w:p w14:paraId="2E11F32C" w14:textId="77777777" w:rsidR="00246F6D" w:rsidRPr="00EB35CD" w:rsidRDefault="00246F6D" w:rsidP="00246F6D">
            <w:pPr>
              <w:pStyle w:val="ListParagraph"/>
              <w:spacing w:after="40"/>
              <w:ind w:left="0"/>
              <w:jc w:val="center"/>
              <w:rPr>
                <w:rFonts w:asciiTheme="minorHAnsi" w:hAnsiTheme="minorHAnsi" w:cstheme="minorHAnsi"/>
                <w:b/>
                <w:sz w:val="20"/>
                <w:szCs w:val="20"/>
              </w:rPr>
            </w:pPr>
            <w:bookmarkStart w:id="0" w:name="page2"/>
            <w:bookmarkEnd w:id="0"/>
            <w:r w:rsidRPr="00EB35CD">
              <w:rPr>
                <w:rFonts w:asciiTheme="minorHAnsi" w:hAnsiTheme="minorHAnsi" w:cstheme="minorHAnsi"/>
                <w:b/>
                <w:sz w:val="20"/>
                <w:szCs w:val="20"/>
              </w:rPr>
              <w:t>Biaya-biaya</w:t>
            </w:r>
          </w:p>
        </w:tc>
      </w:tr>
      <w:tr w:rsidR="00246F6D" w:rsidRPr="00EB35CD" w14:paraId="25A4840F" w14:textId="77777777" w:rsidTr="00BB4295">
        <w:trPr>
          <w:trHeight w:val="68"/>
        </w:trPr>
        <w:tc>
          <w:tcPr>
            <w:tcW w:w="10620" w:type="dxa"/>
            <w:gridSpan w:val="17"/>
          </w:tcPr>
          <w:p w14:paraId="1389B9AB" w14:textId="59691D12" w:rsidR="00246F6D" w:rsidRPr="00EB35CD" w:rsidRDefault="00246F6D" w:rsidP="00246F6D">
            <w:pPr>
              <w:jc w:val="both"/>
              <w:rPr>
                <w:rFonts w:asciiTheme="minorHAnsi" w:hAnsiTheme="minorHAnsi" w:cstheme="minorHAnsi"/>
                <w:sz w:val="20"/>
                <w:szCs w:val="20"/>
              </w:rPr>
            </w:pPr>
          </w:p>
        </w:tc>
      </w:tr>
      <w:tr w:rsidR="005924FD" w:rsidRPr="00EB35CD" w14:paraId="19E180CE" w14:textId="77777777" w:rsidTr="00BB4295">
        <w:trPr>
          <w:trHeight w:val="606"/>
        </w:trPr>
        <w:tc>
          <w:tcPr>
            <w:tcW w:w="1698" w:type="dxa"/>
            <w:gridSpan w:val="2"/>
            <w:tcBorders>
              <w:top w:val="nil"/>
              <w:bottom w:val="nil"/>
              <w:right w:val="single" w:sz="4" w:space="0" w:color="auto"/>
            </w:tcBorders>
            <w:vAlign w:val="center"/>
          </w:tcPr>
          <w:p w14:paraId="4940A6B3" w14:textId="2D33C25A" w:rsidR="00246F6D" w:rsidRPr="00686F64" w:rsidRDefault="00246F6D" w:rsidP="00312F38">
            <w:pPr>
              <w:tabs>
                <w:tab w:val="left" w:pos="1484"/>
              </w:tabs>
              <w:rPr>
                <w:rFonts w:asciiTheme="minorHAnsi" w:hAnsiTheme="minorHAnsi" w:cstheme="minorHAnsi"/>
                <w:sz w:val="20"/>
                <w:szCs w:val="20"/>
                <w:highlight w:val="yellow"/>
              </w:rPr>
            </w:pPr>
            <w:r w:rsidRPr="00686F64">
              <w:rPr>
                <w:rFonts w:asciiTheme="minorHAnsi" w:hAnsiTheme="minorHAnsi" w:cstheme="minorHAnsi"/>
                <w:b/>
                <w:sz w:val="20"/>
                <w:szCs w:val="20"/>
                <w:highlight w:val="yellow"/>
              </w:rPr>
              <w:t xml:space="preserve">Biaya </w:t>
            </w:r>
            <w:r w:rsidR="006E27E0" w:rsidRPr="00686F64">
              <w:rPr>
                <w:rFonts w:asciiTheme="minorHAnsi" w:hAnsiTheme="minorHAnsi" w:cstheme="minorHAnsi"/>
                <w:b/>
                <w:sz w:val="20"/>
                <w:szCs w:val="20"/>
                <w:highlight w:val="yellow"/>
              </w:rPr>
              <w:t>Cetak</w:t>
            </w:r>
            <w:r w:rsidRPr="00686F64">
              <w:rPr>
                <w:rFonts w:asciiTheme="minorHAnsi" w:hAnsiTheme="minorHAnsi" w:cstheme="minorHAnsi"/>
                <w:b/>
                <w:sz w:val="20"/>
                <w:szCs w:val="20"/>
                <w:highlight w:val="yellow"/>
              </w:rPr>
              <w:t xml:space="preserve"> Polis</w:t>
            </w:r>
          </w:p>
        </w:tc>
        <w:tc>
          <w:tcPr>
            <w:tcW w:w="8078" w:type="dxa"/>
            <w:gridSpan w:val="14"/>
            <w:tcBorders>
              <w:top w:val="single" w:sz="4" w:space="0" w:color="auto"/>
              <w:left w:val="single" w:sz="4" w:space="0" w:color="auto"/>
              <w:bottom w:val="single" w:sz="4" w:space="0" w:color="auto"/>
              <w:right w:val="single" w:sz="4" w:space="0" w:color="auto"/>
            </w:tcBorders>
          </w:tcPr>
          <w:p w14:paraId="50480B6D" w14:textId="76F0BBCA" w:rsidR="00246F6D" w:rsidRPr="00686F64" w:rsidRDefault="005924FD" w:rsidP="00246F6D">
            <w:pPr>
              <w:jc w:val="both"/>
              <w:rPr>
                <w:rFonts w:asciiTheme="minorHAnsi" w:hAnsiTheme="minorHAnsi" w:cstheme="minorHAnsi"/>
                <w:iCs/>
                <w:sz w:val="20"/>
                <w:szCs w:val="20"/>
                <w:highlight w:val="yellow"/>
              </w:rPr>
            </w:pPr>
            <w:r w:rsidRPr="00686F64">
              <w:rPr>
                <w:rFonts w:asciiTheme="minorHAnsi" w:hAnsiTheme="minorHAnsi" w:cstheme="minorHAnsi"/>
                <w:iCs/>
                <w:sz w:val="20"/>
                <w:szCs w:val="20"/>
                <w:highlight w:val="yellow"/>
              </w:rPr>
              <w:t>Rp100.000</w:t>
            </w:r>
          </w:p>
        </w:tc>
        <w:tc>
          <w:tcPr>
            <w:tcW w:w="844" w:type="dxa"/>
            <w:tcBorders>
              <w:left w:val="single" w:sz="4" w:space="0" w:color="auto"/>
            </w:tcBorders>
          </w:tcPr>
          <w:p w14:paraId="2305AFDA" w14:textId="24D98E9B" w:rsidR="00246F6D" w:rsidRPr="00EB35CD" w:rsidRDefault="00246F6D" w:rsidP="00246F6D">
            <w:pPr>
              <w:jc w:val="both"/>
              <w:rPr>
                <w:rFonts w:asciiTheme="minorHAnsi" w:hAnsiTheme="minorHAnsi" w:cstheme="minorHAnsi"/>
                <w:sz w:val="20"/>
                <w:szCs w:val="20"/>
              </w:rPr>
            </w:pPr>
          </w:p>
        </w:tc>
      </w:tr>
      <w:tr w:rsidR="00246F6D" w:rsidRPr="00EB35CD" w14:paraId="3FF0EFDC" w14:textId="77777777" w:rsidTr="00BB4295">
        <w:trPr>
          <w:trHeight w:val="68"/>
        </w:trPr>
        <w:tc>
          <w:tcPr>
            <w:tcW w:w="1698" w:type="dxa"/>
            <w:gridSpan w:val="2"/>
            <w:tcBorders>
              <w:top w:val="nil"/>
              <w:bottom w:val="nil"/>
            </w:tcBorders>
            <w:vAlign w:val="center"/>
          </w:tcPr>
          <w:p w14:paraId="76C0817B" w14:textId="77777777" w:rsidR="00246F6D" w:rsidRPr="00EB35CD" w:rsidRDefault="00246F6D" w:rsidP="00246F6D">
            <w:pPr>
              <w:jc w:val="both"/>
              <w:rPr>
                <w:rFonts w:asciiTheme="minorHAnsi" w:hAnsiTheme="minorHAnsi" w:cstheme="minorHAnsi"/>
                <w:b/>
                <w:sz w:val="20"/>
                <w:szCs w:val="20"/>
              </w:rPr>
            </w:pPr>
          </w:p>
        </w:tc>
        <w:tc>
          <w:tcPr>
            <w:tcW w:w="8078" w:type="dxa"/>
            <w:gridSpan w:val="14"/>
            <w:tcBorders>
              <w:top w:val="single" w:sz="4" w:space="0" w:color="auto"/>
              <w:bottom w:val="nil"/>
            </w:tcBorders>
          </w:tcPr>
          <w:p w14:paraId="5234382E" w14:textId="77777777" w:rsidR="00246F6D" w:rsidRPr="00EB35CD" w:rsidRDefault="00246F6D" w:rsidP="00246F6D">
            <w:pPr>
              <w:jc w:val="both"/>
              <w:rPr>
                <w:rFonts w:asciiTheme="minorHAnsi" w:hAnsiTheme="minorHAnsi" w:cstheme="minorHAnsi"/>
                <w:sz w:val="20"/>
                <w:szCs w:val="20"/>
              </w:rPr>
            </w:pPr>
          </w:p>
        </w:tc>
        <w:tc>
          <w:tcPr>
            <w:tcW w:w="844" w:type="dxa"/>
          </w:tcPr>
          <w:p w14:paraId="385C1726" w14:textId="77777777" w:rsidR="00246F6D" w:rsidRPr="00EB35CD" w:rsidRDefault="00246F6D" w:rsidP="00246F6D">
            <w:pPr>
              <w:jc w:val="both"/>
              <w:rPr>
                <w:rFonts w:asciiTheme="minorHAnsi" w:hAnsiTheme="minorHAnsi" w:cstheme="minorHAnsi"/>
                <w:sz w:val="20"/>
                <w:szCs w:val="20"/>
              </w:rPr>
            </w:pPr>
          </w:p>
        </w:tc>
      </w:tr>
      <w:tr w:rsidR="00246F6D" w:rsidRPr="00EB35CD" w14:paraId="6CC5C2CB" w14:textId="77777777" w:rsidTr="00BB4295">
        <w:trPr>
          <w:trHeight w:val="68"/>
        </w:trPr>
        <w:tc>
          <w:tcPr>
            <w:tcW w:w="9776" w:type="dxa"/>
            <w:gridSpan w:val="16"/>
            <w:tcBorders>
              <w:top w:val="nil"/>
              <w:left w:val="single" w:sz="4" w:space="0" w:color="auto"/>
              <w:bottom w:val="nil"/>
              <w:right w:val="nil"/>
            </w:tcBorders>
            <w:vAlign w:val="center"/>
          </w:tcPr>
          <w:p w14:paraId="7ACE54A2" w14:textId="30C64E63" w:rsidR="00246F6D" w:rsidRPr="00EB35CD" w:rsidRDefault="00246F6D" w:rsidP="00246F6D">
            <w:pPr>
              <w:jc w:val="both"/>
              <w:rPr>
                <w:rFonts w:asciiTheme="minorHAnsi" w:hAnsiTheme="minorHAnsi" w:cstheme="minorHAnsi"/>
                <w:sz w:val="20"/>
                <w:szCs w:val="20"/>
              </w:rPr>
            </w:pPr>
            <w:r w:rsidRPr="00EB35CD">
              <w:rPr>
                <w:rFonts w:asciiTheme="minorHAnsi" w:hAnsiTheme="minorHAnsi" w:cstheme="minorHAnsi"/>
                <w:sz w:val="20"/>
                <w:szCs w:val="20"/>
              </w:rPr>
              <w:t>Biaya administrasi, biaya asuransi dan komisi kepada pihak yang melakukan pemasaran produk asuransi dan biaya lain yang harus dibayar sudah termasuk dalam Premi yang dibayarkan, sebagaimana diatur dalam Polis.</w:t>
            </w:r>
          </w:p>
        </w:tc>
        <w:tc>
          <w:tcPr>
            <w:tcW w:w="844" w:type="dxa"/>
            <w:tcBorders>
              <w:left w:val="nil"/>
            </w:tcBorders>
          </w:tcPr>
          <w:p w14:paraId="5891CF2C" w14:textId="77777777" w:rsidR="00246F6D" w:rsidRPr="00EB35CD" w:rsidRDefault="00246F6D" w:rsidP="00246F6D">
            <w:pPr>
              <w:jc w:val="both"/>
              <w:rPr>
                <w:rFonts w:asciiTheme="minorHAnsi" w:hAnsiTheme="minorHAnsi" w:cstheme="minorHAnsi"/>
                <w:sz w:val="20"/>
                <w:szCs w:val="20"/>
              </w:rPr>
            </w:pPr>
          </w:p>
        </w:tc>
      </w:tr>
      <w:tr w:rsidR="0006387C" w:rsidRPr="00EB35CD" w14:paraId="7016D416" w14:textId="77777777" w:rsidTr="00BB4295">
        <w:trPr>
          <w:trHeight w:val="68"/>
        </w:trPr>
        <w:tc>
          <w:tcPr>
            <w:tcW w:w="9776" w:type="dxa"/>
            <w:gridSpan w:val="16"/>
            <w:tcBorders>
              <w:top w:val="nil"/>
              <w:left w:val="single" w:sz="4" w:space="0" w:color="auto"/>
              <w:bottom w:val="nil"/>
              <w:right w:val="nil"/>
            </w:tcBorders>
            <w:vAlign w:val="center"/>
          </w:tcPr>
          <w:p w14:paraId="0B823BAE" w14:textId="77777777" w:rsidR="0006387C" w:rsidRPr="00EB35CD" w:rsidRDefault="0006387C" w:rsidP="00246F6D">
            <w:pPr>
              <w:jc w:val="both"/>
              <w:rPr>
                <w:rFonts w:asciiTheme="minorHAnsi" w:hAnsiTheme="minorHAnsi" w:cstheme="minorHAnsi"/>
                <w:sz w:val="20"/>
                <w:szCs w:val="20"/>
              </w:rPr>
            </w:pPr>
          </w:p>
        </w:tc>
        <w:tc>
          <w:tcPr>
            <w:tcW w:w="844" w:type="dxa"/>
            <w:tcBorders>
              <w:left w:val="nil"/>
            </w:tcBorders>
          </w:tcPr>
          <w:p w14:paraId="1E38475F" w14:textId="77777777" w:rsidR="0006387C" w:rsidRPr="00EB35CD" w:rsidRDefault="0006387C" w:rsidP="00246F6D">
            <w:pPr>
              <w:jc w:val="both"/>
              <w:rPr>
                <w:rFonts w:asciiTheme="minorHAnsi" w:hAnsiTheme="minorHAnsi" w:cstheme="minorHAnsi"/>
                <w:sz w:val="20"/>
                <w:szCs w:val="20"/>
              </w:rPr>
            </w:pPr>
          </w:p>
        </w:tc>
      </w:tr>
      <w:tr w:rsidR="00BB4295" w:rsidRPr="00EB35CD" w14:paraId="141B5E58" w14:textId="77777777" w:rsidTr="004002D0">
        <w:trPr>
          <w:trHeight w:val="68"/>
        </w:trPr>
        <w:tc>
          <w:tcPr>
            <w:tcW w:w="10620" w:type="dxa"/>
            <w:gridSpan w:val="17"/>
            <w:tcBorders>
              <w:top w:val="nil"/>
              <w:left w:val="single" w:sz="4" w:space="0" w:color="auto"/>
              <w:bottom w:val="nil"/>
            </w:tcBorders>
            <w:shd w:val="clear" w:color="auto" w:fill="000000" w:themeFill="text1"/>
          </w:tcPr>
          <w:p w14:paraId="61A1B7F7" w14:textId="1DE35074" w:rsidR="00BB4295" w:rsidRPr="00EB35CD" w:rsidRDefault="00BB4295" w:rsidP="00BB4295">
            <w:pPr>
              <w:jc w:val="center"/>
              <w:rPr>
                <w:rFonts w:asciiTheme="minorHAnsi" w:hAnsiTheme="minorHAnsi" w:cstheme="minorHAnsi"/>
                <w:sz w:val="20"/>
                <w:szCs w:val="20"/>
              </w:rPr>
            </w:pPr>
            <w:r w:rsidRPr="00EB35CD">
              <w:rPr>
                <w:rFonts w:asciiTheme="minorHAnsi" w:hAnsiTheme="minorHAnsi" w:cstheme="minorHAnsi"/>
                <w:b/>
                <w:sz w:val="20"/>
                <w:szCs w:val="20"/>
              </w:rPr>
              <w:t>Masa Tunggu</w:t>
            </w:r>
          </w:p>
        </w:tc>
      </w:tr>
      <w:tr w:rsidR="0006387C" w:rsidRPr="00EB35CD" w14:paraId="6E322636" w14:textId="77777777" w:rsidTr="00BB4295">
        <w:trPr>
          <w:trHeight w:val="68"/>
        </w:trPr>
        <w:tc>
          <w:tcPr>
            <w:tcW w:w="9776" w:type="dxa"/>
            <w:gridSpan w:val="16"/>
            <w:tcBorders>
              <w:top w:val="nil"/>
              <w:left w:val="single" w:sz="4" w:space="0" w:color="auto"/>
              <w:bottom w:val="nil"/>
              <w:right w:val="nil"/>
            </w:tcBorders>
          </w:tcPr>
          <w:p w14:paraId="78FF00C0" w14:textId="77777777" w:rsidR="0006387C" w:rsidRPr="00EB35CD" w:rsidRDefault="0006387C" w:rsidP="0006387C">
            <w:pPr>
              <w:jc w:val="both"/>
              <w:rPr>
                <w:rFonts w:asciiTheme="minorHAnsi" w:hAnsiTheme="minorHAnsi" w:cstheme="minorHAnsi"/>
                <w:sz w:val="20"/>
                <w:szCs w:val="20"/>
              </w:rPr>
            </w:pPr>
          </w:p>
        </w:tc>
        <w:tc>
          <w:tcPr>
            <w:tcW w:w="844" w:type="dxa"/>
            <w:tcBorders>
              <w:left w:val="nil"/>
            </w:tcBorders>
          </w:tcPr>
          <w:p w14:paraId="69CCBB16" w14:textId="77777777" w:rsidR="0006387C" w:rsidRPr="00EB35CD" w:rsidRDefault="0006387C" w:rsidP="0006387C">
            <w:pPr>
              <w:jc w:val="both"/>
              <w:rPr>
                <w:rFonts w:asciiTheme="minorHAnsi" w:hAnsiTheme="minorHAnsi" w:cstheme="minorHAnsi"/>
                <w:sz w:val="20"/>
                <w:szCs w:val="20"/>
              </w:rPr>
            </w:pPr>
          </w:p>
        </w:tc>
      </w:tr>
      <w:tr w:rsidR="0006387C" w:rsidRPr="00EB35CD" w14:paraId="22E9C767" w14:textId="77777777" w:rsidTr="00BB4295">
        <w:trPr>
          <w:trHeight w:val="68"/>
        </w:trPr>
        <w:tc>
          <w:tcPr>
            <w:tcW w:w="9776" w:type="dxa"/>
            <w:gridSpan w:val="16"/>
            <w:tcBorders>
              <w:top w:val="nil"/>
              <w:left w:val="single" w:sz="4" w:space="0" w:color="auto"/>
              <w:bottom w:val="nil"/>
              <w:right w:val="nil"/>
            </w:tcBorders>
            <w:vAlign w:val="center"/>
          </w:tcPr>
          <w:p w14:paraId="3068CE09" w14:textId="77777777" w:rsidR="0006387C" w:rsidRPr="00EB35CD" w:rsidRDefault="0006387C" w:rsidP="0006387C">
            <w:pPr>
              <w:pStyle w:val="ListParagraph"/>
              <w:numPr>
                <w:ilvl w:val="0"/>
                <w:numId w:val="52"/>
              </w:numPr>
              <w:ind w:left="317" w:hanging="357"/>
              <w:jc w:val="both"/>
              <w:rPr>
                <w:rFonts w:asciiTheme="minorHAnsi" w:hAnsiTheme="minorHAnsi" w:cstheme="minorHAnsi"/>
                <w:b/>
                <w:i/>
                <w:sz w:val="20"/>
                <w:szCs w:val="20"/>
              </w:rPr>
            </w:pPr>
            <w:commentRangeStart w:id="1"/>
            <w:r w:rsidRPr="00EB35CD">
              <w:rPr>
                <w:rFonts w:asciiTheme="minorHAnsi" w:hAnsiTheme="minorHAnsi" w:cstheme="minorHAnsi"/>
                <w:b/>
                <w:i/>
                <w:sz w:val="20"/>
                <w:szCs w:val="20"/>
              </w:rPr>
              <w:t>Kondisi yang Sudah Ada Sebelumnya (Pre-Existing Condition) adalah suatu kondisi atau penyakit yang:</w:t>
            </w:r>
          </w:p>
          <w:p w14:paraId="3FB4FC12" w14:textId="77777777" w:rsidR="0006387C" w:rsidRPr="00EB35CD" w:rsidRDefault="0006387C" w:rsidP="0006387C">
            <w:pPr>
              <w:pStyle w:val="ListParagraph"/>
              <w:numPr>
                <w:ilvl w:val="0"/>
                <w:numId w:val="53"/>
              </w:numPr>
              <w:ind w:left="602" w:hanging="284"/>
              <w:jc w:val="both"/>
              <w:rPr>
                <w:rFonts w:asciiTheme="minorHAnsi" w:hAnsiTheme="minorHAnsi" w:cstheme="minorHAnsi"/>
                <w:b/>
                <w:i/>
                <w:sz w:val="20"/>
                <w:szCs w:val="20"/>
              </w:rPr>
            </w:pPr>
            <w:r w:rsidRPr="00EB35CD">
              <w:rPr>
                <w:rFonts w:asciiTheme="minorHAnsi" w:hAnsiTheme="minorHAnsi" w:cstheme="minorHAnsi"/>
                <w:b/>
                <w:i/>
                <w:sz w:val="20"/>
                <w:szCs w:val="20"/>
              </w:rPr>
              <w:t>Sudah ada atau telah ada;</w:t>
            </w:r>
          </w:p>
          <w:p w14:paraId="1D371F59" w14:textId="77777777" w:rsidR="0006387C" w:rsidRPr="00EB35CD" w:rsidRDefault="0006387C" w:rsidP="0006387C">
            <w:pPr>
              <w:pStyle w:val="ListParagraph"/>
              <w:numPr>
                <w:ilvl w:val="0"/>
                <w:numId w:val="53"/>
              </w:numPr>
              <w:ind w:left="602" w:hanging="284"/>
              <w:jc w:val="both"/>
              <w:rPr>
                <w:rFonts w:asciiTheme="minorHAnsi" w:hAnsiTheme="minorHAnsi" w:cstheme="minorHAnsi"/>
                <w:b/>
                <w:i/>
                <w:sz w:val="20"/>
                <w:szCs w:val="20"/>
              </w:rPr>
            </w:pPr>
            <w:r w:rsidRPr="00EB35CD">
              <w:rPr>
                <w:rFonts w:asciiTheme="minorHAnsi" w:hAnsiTheme="minorHAnsi" w:cstheme="minorHAnsi"/>
                <w:b/>
                <w:i/>
                <w:sz w:val="20"/>
                <w:szCs w:val="20"/>
              </w:rPr>
              <w:t>Dimana penyebabnya ada atau telah ada;</w:t>
            </w:r>
          </w:p>
          <w:p w14:paraId="66BA66E1" w14:textId="77777777" w:rsidR="0006387C" w:rsidRPr="00EB35CD" w:rsidRDefault="0006387C" w:rsidP="0006387C">
            <w:pPr>
              <w:pStyle w:val="ListParagraph"/>
              <w:numPr>
                <w:ilvl w:val="0"/>
                <w:numId w:val="53"/>
              </w:numPr>
              <w:ind w:left="602" w:hanging="284"/>
              <w:jc w:val="both"/>
              <w:rPr>
                <w:rFonts w:asciiTheme="minorHAnsi" w:hAnsiTheme="minorHAnsi" w:cstheme="minorHAnsi"/>
                <w:b/>
                <w:i/>
                <w:sz w:val="20"/>
                <w:szCs w:val="20"/>
              </w:rPr>
            </w:pPr>
            <w:r w:rsidRPr="00EB35CD">
              <w:rPr>
                <w:rFonts w:asciiTheme="minorHAnsi" w:hAnsiTheme="minorHAnsi" w:cstheme="minorHAnsi"/>
                <w:b/>
                <w:i/>
                <w:sz w:val="20"/>
                <w:szCs w:val="20"/>
              </w:rPr>
              <w:t>Dimana Tertanggung telah mengetahui, telah ada tanda-tanda atau gejala-gejala atau sakit;</w:t>
            </w:r>
          </w:p>
          <w:p w14:paraId="1809C5DE" w14:textId="77777777" w:rsidR="0006387C" w:rsidRPr="00EB35CD" w:rsidRDefault="0006387C" w:rsidP="0006387C">
            <w:pPr>
              <w:pStyle w:val="ListParagraph"/>
              <w:numPr>
                <w:ilvl w:val="0"/>
                <w:numId w:val="53"/>
              </w:numPr>
              <w:ind w:left="602" w:hanging="284"/>
              <w:jc w:val="both"/>
              <w:rPr>
                <w:rFonts w:asciiTheme="minorHAnsi" w:hAnsiTheme="minorHAnsi" w:cstheme="minorHAnsi"/>
                <w:b/>
                <w:i/>
                <w:sz w:val="20"/>
                <w:szCs w:val="20"/>
              </w:rPr>
            </w:pPr>
            <w:r w:rsidRPr="00EB35CD">
              <w:rPr>
                <w:rFonts w:asciiTheme="minorHAnsi" w:hAnsiTheme="minorHAnsi" w:cstheme="minorHAnsi"/>
                <w:b/>
                <w:i/>
                <w:sz w:val="20"/>
                <w:szCs w:val="20"/>
              </w:rPr>
              <w:t>Pernah diperiksa oleh Dokter atau pernah mendapat pelayanan Kesehatan atau mendapat pengobatan dari Dokter; atau</w:t>
            </w:r>
          </w:p>
          <w:p w14:paraId="49F8A05A" w14:textId="77777777" w:rsidR="0006387C" w:rsidRPr="00EB35CD" w:rsidRDefault="0006387C" w:rsidP="0006387C">
            <w:pPr>
              <w:pStyle w:val="ListParagraph"/>
              <w:numPr>
                <w:ilvl w:val="0"/>
                <w:numId w:val="53"/>
              </w:numPr>
              <w:ind w:left="602" w:hanging="284"/>
              <w:jc w:val="both"/>
              <w:rPr>
                <w:rFonts w:asciiTheme="minorHAnsi" w:hAnsiTheme="minorHAnsi" w:cstheme="minorHAnsi"/>
                <w:b/>
                <w:i/>
                <w:sz w:val="20"/>
                <w:szCs w:val="20"/>
              </w:rPr>
            </w:pPr>
            <w:r w:rsidRPr="00EB35CD">
              <w:rPr>
                <w:rFonts w:asciiTheme="minorHAnsi" w:hAnsiTheme="minorHAnsi" w:cstheme="minorHAnsi"/>
                <w:b/>
                <w:i/>
                <w:sz w:val="20"/>
                <w:szCs w:val="20"/>
              </w:rPr>
              <w:t>Dimana telah terdapat hasil tes laboratorium atau investigasi yang menunjukkan adanya kemungkinan kondisi atau penyakit tertentu.</w:t>
            </w:r>
          </w:p>
          <w:p w14:paraId="19090522" w14:textId="6BDB3CB7" w:rsidR="008C40BD" w:rsidRPr="00EB35CD" w:rsidRDefault="0006387C" w:rsidP="00312F38">
            <w:pPr>
              <w:pStyle w:val="ListParagraph"/>
              <w:numPr>
                <w:ilvl w:val="0"/>
                <w:numId w:val="52"/>
              </w:numPr>
              <w:ind w:left="317" w:hanging="357"/>
              <w:jc w:val="both"/>
              <w:rPr>
                <w:rFonts w:asciiTheme="minorHAnsi" w:hAnsiTheme="minorHAnsi" w:cstheme="minorHAnsi"/>
                <w:sz w:val="20"/>
                <w:szCs w:val="20"/>
              </w:rPr>
            </w:pPr>
            <w:r w:rsidRPr="00EB35CD">
              <w:rPr>
                <w:rFonts w:asciiTheme="minorHAnsi" w:hAnsiTheme="minorHAnsi" w:cstheme="minorHAnsi"/>
                <w:b/>
                <w:i/>
                <w:sz w:val="20"/>
                <w:szCs w:val="20"/>
              </w:rPr>
              <w:t>Dalam 12 (dua belas) bulan berturut-turut terhitung sejak Tanggal Berlakunya Polis, risiko meninggal dunia yang terjadi karena Pre-Existing Condition tidak dapat ditanggung dan Manfaat Asuransi tidak akan dibayarkan oleh Penanggung.</w:t>
            </w:r>
            <w:commentRangeEnd w:id="1"/>
            <w:r w:rsidR="00632BAC" w:rsidRPr="00EB35CD">
              <w:rPr>
                <w:rStyle w:val="CommentReference"/>
                <w:rFonts w:asciiTheme="minorHAnsi" w:hAnsiTheme="minorHAnsi" w:cstheme="minorHAnsi"/>
                <w:sz w:val="20"/>
                <w:szCs w:val="20"/>
              </w:rPr>
              <w:commentReference w:id="1"/>
            </w:r>
          </w:p>
        </w:tc>
        <w:tc>
          <w:tcPr>
            <w:tcW w:w="844" w:type="dxa"/>
            <w:tcBorders>
              <w:left w:val="nil"/>
            </w:tcBorders>
          </w:tcPr>
          <w:p w14:paraId="0A16ACA4" w14:textId="77777777" w:rsidR="0006387C" w:rsidRPr="00EB35CD" w:rsidRDefault="0006387C" w:rsidP="0006387C">
            <w:pPr>
              <w:jc w:val="both"/>
              <w:rPr>
                <w:rFonts w:asciiTheme="minorHAnsi" w:hAnsiTheme="minorHAnsi" w:cstheme="minorHAnsi"/>
                <w:sz w:val="20"/>
                <w:szCs w:val="20"/>
              </w:rPr>
            </w:pPr>
          </w:p>
        </w:tc>
      </w:tr>
      <w:tr w:rsidR="0006387C" w:rsidRPr="00EB35CD" w14:paraId="08ED88B1" w14:textId="77777777" w:rsidTr="00BB4295">
        <w:trPr>
          <w:trHeight w:val="58"/>
        </w:trPr>
        <w:tc>
          <w:tcPr>
            <w:tcW w:w="10620" w:type="dxa"/>
            <w:gridSpan w:val="17"/>
            <w:vAlign w:val="center"/>
          </w:tcPr>
          <w:p w14:paraId="149DE882" w14:textId="3C91DFB3" w:rsidR="0006387C" w:rsidRPr="00EB35CD" w:rsidRDefault="0006387C" w:rsidP="0006387C">
            <w:pPr>
              <w:jc w:val="center"/>
              <w:rPr>
                <w:rFonts w:asciiTheme="minorHAnsi" w:hAnsiTheme="minorHAnsi" w:cstheme="minorHAnsi"/>
                <w:b/>
                <w:sz w:val="20"/>
                <w:szCs w:val="20"/>
              </w:rPr>
            </w:pPr>
          </w:p>
        </w:tc>
      </w:tr>
      <w:tr w:rsidR="0006387C" w:rsidRPr="00EB35CD" w14:paraId="2A090AB7" w14:textId="77777777" w:rsidTr="00BB4295">
        <w:trPr>
          <w:trHeight w:val="122"/>
        </w:trPr>
        <w:tc>
          <w:tcPr>
            <w:tcW w:w="10620" w:type="dxa"/>
            <w:gridSpan w:val="17"/>
            <w:shd w:val="clear" w:color="auto" w:fill="000000" w:themeFill="text1"/>
            <w:vAlign w:val="center"/>
          </w:tcPr>
          <w:p w14:paraId="336AFA17" w14:textId="77777777" w:rsidR="0006387C" w:rsidRPr="00EB35CD" w:rsidRDefault="0006387C" w:rsidP="0006387C">
            <w:pPr>
              <w:spacing w:after="40"/>
              <w:jc w:val="center"/>
              <w:rPr>
                <w:rFonts w:asciiTheme="minorHAnsi" w:hAnsiTheme="minorHAnsi" w:cstheme="minorHAnsi"/>
                <w:b/>
                <w:sz w:val="20"/>
                <w:szCs w:val="20"/>
              </w:rPr>
            </w:pPr>
            <w:r w:rsidRPr="00EB35CD">
              <w:rPr>
                <w:rFonts w:asciiTheme="minorHAnsi" w:hAnsiTheme="minorHAnsi" w:cstheme="minorHAnsi"/>
                <w:b/>
                <w:sz w:val="20"/>
                <w:szCs w:val="20"/>
              </w:rPr>
              <w:t>Pengecualian</w:t>
            </w:r>
          </w:p>
        </w:tc>
      </w:tr>
      <w:tr w:rsidR="0006387C" w:rsidRPr="00EB35CD" w14:paraId="0974C92B" w14:textId="77777777" w:rsidTr="00BB4295">
        <w:trPr>
          <w:trHeight w:val="122"/>
        </w:trPr>
        <w:tc>
          <w:tcPr>
            <w:tcW w:w="5166" w:type="dxa"/>
            <w:gridSpan w:val="9"/>
          </w:tcPr>
          <w:p w14:paraId="37ECD776" w14:textId="46F55A08" w:rsidR="0006387C" w:rsidRPr="00EB35CD" w:rsidRDefault="0006387C" w:rsidP="0006387C">
            <w:pPr>
              <w:jc w:val="both"/>
              <w:rPr>
                <w:rFonts w:asciiTheme="minorHAnsi" w:hAnsiTheme="minorHAnsi" w:cstheme="minorHAnsi"/>
                <w:b/>
                <w:i/>
                <w:sz w:val="20"/>
                <w:szCs w:val="20"/>
              </w:rPr>
            </w:pPr>
          </w:p>
          <w:p w14:paraId="1412A090" w14:textId="1372AE2B" w:rsidR="0006387C" w:rsidRPr="00EB35CD" w:rsidRDefault="0006387C" w:rsidP="0006387C">
            <w:pPr>
              <w:pStyle w:val="ListParagraph"/>
              <w:numPr>
                <w:ilvl w:val="0"/>
                <w:numId w:val="20"/>
              </w:numPr>
              <w:ind w:left="318"/>
              <w:jc w:val="both"/>
              <w:rPr>
                <w:rFonts w:asciiTheme="minorHAnsi" w:hAnsiTheme="minorHAnsi" w:cstheme="minorHAnsi"/>
                <w:b/>
                <w:i/>
                <w:sz w:val="20"/>
                <w:szCs w:val="20"/>
              </w:rPr>
            </w:pPr>
            <w:r w:rsidRPr="00EB35CD">
              <w:rPr>
                <w:rFonts w:asciiTheme="minorHAnsi" w:hAnsiTheme="minorHAnsi" w:cstheme="minorHAnsi"/>
                <w:b/>
                <w:i/>
                <w:sz w:val="20"/>
                <w:szCs w:val="20"/>
              </w:rPr>
              <w:t>Penanggung tidak akan membayarkan Manfaat Asuransi jika klaim atas risiko meninggal dunia terjadi karena hal-hal berikut:</w:t>
            </w:r>
          </w:p>
          <w:p w14:paraId="13116EA1" w14:textId="31907207" w:rsidR="0006387C" w:rsidRPr="00EB35CD" w:rsidRDefault="0006387C" w:rsidP="0006387C">
            <w:pPr>
              <w:pStyle w:val="ListParagraph"/>
              <w:numPr>
                <w:ilvl w:val="0"/>
                <w:numId w:val="21"/>
              </w:numPr>
              <w:ind w:left="601" w:hanging="283"/>
              <w:jc w:val="both"/>
              <w:rPr>
                <w:rFonts w:asciiTheme="minorHAnsi" w:hAnsiTheme="minorHAnsi" w:cstheme="minorHAnsi"/>
                <w:b/>
                <w:i/>
                <w:sz w:val="20"/>
                <w:szCs w:val="20"/>
              </w:rPr>
            </w:pPr>
            <w:r w:rsidRPr="00EB35CD">
              <w:rPr>
                <w:rFonts w:asciiTheme="minorHAnsi" w:hAnsiTheme="minorHAnsi" w:cstheme="minorHAnsi"/>
                <w:b/>
                <w:i/>
                <w:sz w:val="20"/>
                <w:szCs w:val="20"/>
              </w:rPr>
              <w:t>Setiap bentuk perbuatan atau percobaan bunuh diri;</w:t>
            </w:r>
          </w:p>
          <w:p w14:paraId="77810FCE" w14:textId="0D73382F" w:rsidR="0006387C" w:rsidRPr="00EB35CD" w:rsidRDefault="0006387C" w:rsidP="0006387C">
            <w:pPr>
              <w:pStyle w:val="ListParagraph"/>
              <w:numPr>
                <w:ilvl w:val="0"/>
                <w:numId w:val="21"/>
              </w:numPr>
              <w:ind w:left="601" w:hanging="283"/>
              <w:jc w:val="both"/>
              <w:rPr>
                <w:rFonts w:asciiTheme="minorHAnsi" w:hAnsiTheme="minorHAnsi" w:cstheme="minorHAnsi"/>
                <w:b/>
                <w:i/>
                <w:sz w:val="20"/>
                <w:szCs w:val="20"/>
              </w:rPr>
            </w:pPr>
            <w:r w:rsidRPr="00EB35CD">
              <w:rPr>
                <w:rFonts w:asciiTheme="minorHAnsi" w:hAnsiTheme="minorHAnsi" w:cstheme="minorHAnsi"/>
                <w:b/>
                <w:i/>
                <w:sz w:val="20"/>
                <w:szCs w:val="20"/>
              </w:rPr>
              <w:t>Eksekusi hukuman mati oleh pengadilan;</w:t>
            </w:r>
          </w:p>
          <w:p w14:paraId="21594BB6" w14:textId="183F1B0C" w:rsidR="0006387C" w:rsidRPr="00EB35CD" w:rsidRDefault="0006387C" w:rsidP="0006387C">
            <w:pPr>
              <w:pStyle w:val="ListParagraph"/>
              <w:numPr>
                <w:ilvl w:val="0"/>
                <w:numId w:val="21"/>
              </w:numPr>
              <w:ind w:left="601" w:hanging="283"/>
              <w:jc w:val="both"/>
              <w:rPr>
                <w:rFonts w:asciiTheme="minorHAnsi" w:hAnsiTheme="minorHAnsi" w:cstheme="minorHAnsi"/>
                <w:b/>
                <w:i/>
                <w:sz w:val="20"/>
                <w:szCs w:val="20"/>
              </w:rPr>
            </w:pPr>
            <w:r w:rsidRPr="00EB35CD">
              <w:rPr>
                <w:rFonts w:asciiTheme="minorHAnsi" w:hAnsiTheme="minorHAnsi" w:cstheme="minorHAnsi"/>
                <w:b/>
                <w:i/>
                <w:sz w:val="20"/>
                <w:szCs w:val="20"/>
              </w:rPr>
              <w:t>Perbuatan kriminal/perbuatan kejahatan, termasuk kejahatan yang berkaitan dengan asuransi/pertanggungan pada Polis ini, yang dilakukan dengan sengaja/atas partisipasi Tertanggung atau pihak lain yang berkepentingan dalam asuransi/ pertanggungan pada Polis ini atau oleh Penerima Manfaat;</w:t>
            </w:r>
          </w:p>
          <w:p w14:paraId="7B5419D4" w14:textId="47FD6923" w:rsidR="0006387C" w:rsidRPr="00EB35CD" w:rsidRDefault="0006387C" w:rsidP="0006387C">
            <w:pPr>
              <w:pStyle w:val="ListParagraph"/>
              <w:numPr>
                <w:ilvl w:val="0"/>
                <w:numId w:val="21"/>
              </w:numPr>
              <w:ind w:left="601" w:hanging="283"/>
              <w:jc w:val="both"/>
              <w:rPr>
                <w:rFonts w:asciiTheme="minorHAnsi" w:hAnsiTheme="minorHAnsi" w:cstheme="minorHAnsi"/>
                <w:b/>
                <w:i/>
                <w:sz w:val="20"/>
                <w:szCs w:val="20"/>
              </w:rPr>
            </w:pPr>
            <w:r w:rsidRPr="00EB35CD">
              <w:rPr>
                <w:rFonts w:asciiTheme="minorHAnsi" w:hAnsiTheme="minorHAnsi" w:cstheme="minorHAnsi"/>
                <w:b/>
                <w:i/>
                <w:sz w:val="20"/>
                <w:szCs w:val="20"/>
              </w:rPr>
              <w:lastRenderedPageBreak/>
              <w:t>Perbuatan melanggar hukum, termasuk namun tidak terbatas pada penyalahgunaan alkohol, narkotika, dan obat bius atau berpartisipasi dalam demonstrasi, pemogokan, kerusuhan, huru-hara, pemberontakan, pengambil-alihan kekuasaan; atau</w:t>
            </w:r>
          </w:p>
          <w:p w14:paraId="4D8939AB" w14:textId="77777777" w:rsidR="0006387C" w:rsidRPr="00EB35CD" w:rsidRDefault="0006387C" w:rsidP="0006387C">
            <w:pPr>
              <w:pStyle w:val="ListParagraph"/>
              <w:numPr>
                <w:ilvl w:val="0"/>
                <w:numId w:val="21"/>
              </w:numPr>
              <w:ind w:left="601" w:hanging="283"/>
              <w:jc w:val="both"/>
              <w:rPr>
                <w:rFonts w:asciiTheme="minorHAnsi" w:hAnsiTheme="minorHAnsi" w:cstheme="minorHAnsi"/>
                <w:b/>
                <w:i/>
                <w:sz w:val="20"/>
                <w:szCs w:val="20"/>
              </w:rPr>
            </w:pPr>
            <w:r w:rsidRPr="00EB35CD">
              <w:rPr>
                <w:rFonts w:asciiTheme="minorHAnsi" w:hAnsiTheme="minorHAnsi" w:cstheme="minorHAnsi"/>
                <w:b/>
                <w:i/>
                <w:sz w:val="20"/>
                <w:szCs w:val="20"/>
              </w:rPr>
              <w:t>Acquired Immune Deficiency Syndrome (AIDS), AIDS-related complex (ARC), atau Human Immunodeficiency Virus (HIV) yang menginfeksi Tertanggung, kecuali jika HIV disebarkan dari transfusi darah kepada Tertanggung yang diselenggarakan oleh lembaga pelaksana donor darah yang resmi, seperti Palang Merah Indonesia (PMI), dan lembaga tersebut dapat melacak asal dari darah yang terinfeksi HIV tersebut.</w:t>
            </w:r>
          </w:p>
          <w:p w14:paraId="2CE08E74" w14:textId="423F115C" w:rsidR="0006387C" w:rsidRPr="00EB35CD" w:rsidRDefault="0006387C" w:rsidP="0006387C">
            <w:pPr>
              <w:pStyle w:val="ListParagraph"/>
              <w:numPr>
                <w:ilvl w:val="0"/>
                <w:numId w:val="35"/>
              </w:numPr>
              <w:ind w:left="317" w:hanging="357"/>
              <w:jc w:val="both"/>
              <w:rPr>
                <w:rFonts w:asciiTheme="minorHAnsi" w:hAnsiTheme="minorHAnsi" w:cstheme="minorHAnsi"/>
                <w:b/>
                <w:i/>
                <w:sz w:val="20"/>
                <w:szCs w:val="20"/>
              </w:rPr>
            </w:pPr>
            <w:r w:rsidRPr="00EB35CD">
              <w:rPr>
                <w:rFonts w:asciiTheme="minorHAnsi" w:hAnsiTheme="minorHAnsi" w:cstheme="minorHAnsi"/>
                <w:b/>
                <w:i/>
                <w:sz w:val="20"/>
                <w:szCs w:val="20"/>
              </w:rPr>
              <w:t>Penanggung tidak akan membayarkan Manfaat Asuransi jika klaim atas risiko meninggal dunia karena Kecelakaan terjadi karena hal-hal berikut:</w:t>
            </w:r>
          </w:p>
          <w:p w14:paraId="4E1FC321" w14:textId="0889C6F9" w:rsidR="0006387C" w:rsidRPr="00EB35CD" w:rsidRDefault="0006387C" w:rsidP="0006387C">
            <w:pPr>
              <w:pStyle w:val="ListParagraph"/>
              <w:numPr>
                <w:ilvl w:val="0"/>
                <w:numId w:val="36"/>
              </w:numPr>
              <w:ind w:left="602" w:hanging="284"/>
              <w:jc w:val="both"/>
              <w:rPr>
                <w:rFonts w:asciiTheme="minorHAnsi" w:hAnsiTheme="minorHAnsi" w:cstheme="minorHAnsi"/>
                <w:b/>
                <w:i/>
                <w:sz w:val="20"/>
                <w:szCs w:val="20"/>
              </w:rPr>
            </w:pPr>
            <w:r w:rsidRPr="00EB35CD">
              <w:rPr>
                <w:rFonts w:asciiTheme="minorHAnsi" w:hAnsiTheme="minorHAnsi" w:cstheme="minorHAnsi"/>
                <w:b/>
                <w:i/>
                <w:sz w:val="20"/>
                <w:szCs w:val="20"/>
              </w:rPr>
              <w:t>Bencana alam;</w:t>
            </w:r>
          </w:p>
          <w:p w14:paraId="42369B89" w14:textId="28A2FC0D" w:rsidR="0006387C" w:rsidRPr="00EB35CD" w:rsidRDefault="0006387C" w:rsidP="0006387C">
            <w:pPr>
              <w:pStyle w:val="ListParagraph"/>
              <w:numPr>
                <w:ilvl w:val="0"/>
                <w:numId w:val="36"/>
              </w:numPr>
              <w:ind w:left="602" w:hanging="284"/>
              <w:jc w:val="both"/>
              <w:rPr>
                <w:rFonts w:asciiTheme="minorHAnsi" w:hAnsiTheme="minorHAnsi" w:cstheme="minorHAnsi"/>
                <w:b/>
                <w:i/>
                <w:sz w:val="20"/>
                <w:szCs w:val="20"/>
              </w:rPr>
            </w:pPr>
            <w:r w:rsidRPr="00EB35CD">
              <w:rPr>
                <w:rFonts w:asciiTheme="minorHAnsi" w:hAnsiTheme="minorHAnsi" w:cstheme="minorHAnsi"/>
                <w:b/>
                <w:i/>
                <w:sz w:val="20"/>
                <w:szCs w:val="20"/>
              </w:rPr>
              <w:t>Zat terlarang, racun, gas, radiasi nuklir dan sejenisnya yang dilakukan secara sengaja, kecuali yang diakibatkan oleh pekerjaan Tertanggung itu sendiri;</w:t>
            </w:r>
          </w:p>
          <w:p w14:paraId="1B7705E0" w14:textId="77777777" w:rsidR="0006387C" w:rsidRPr="00EB35CD" w:rsidRDefault="0006387C" w:rsidP="0006387C">
            <w:pPr>
              <w:pStyle w:val="ListParagraph"/>
              <w:numPr>
                <w:ilvl w:val="0"/>
                <w:numId w:val="36"/>
              </w:numPr>
              <w:ind w:left="602" w:hanging="284"/>
              <w:jc w:val="both"/>
              <w:rPr>
                <w:rFonts w:asciiTheme="minorHAnsi" w:hAnsiTheme="minorHAnsi" w:cstheme="minorHAnsi"/>
                <w:b/>
                <w:i/>
                <w:sz w:val="20"/>
                <w:szCs w:val="20"/>
              </w:rPr>
            </w:pPr>
            <w:r w:rsidRPr="00EB35CD">
              <w:rPr>
                <w:rFonts w:asciiTheme="minorHAnsi" w:hAnsiTheme="minorHAnsi" w:cstheme="minorHAnsi"/>
                <w:b/>
                <w:i/>
                <w:sz w:val="20"/>
                <w:szCs w:val="20"/>
              </w:rPr>
              <w:t>Sebagai penumpang penerbangan:</w:t>
            </w:r>
          </w:p>
          <w:p w14:paraId="3CF26FFE" w14:textId="45AD3DB1" w:rsidR="0006387C" w:rsidRPr="00EB35CD" w:rsidRDefault="0006387C" w:rsidP="0006387C">
            <w:pPr>
              <w:pStyle w:val="ListParagraph"/>
              <w:numPr>
                <w:ilvl w:val="0"/>
                <w:numId w:val="22"/>
              </w:numPr>
              <w:ind w:left="851" w:hanging="284"/>
              <w:jc w:val="both"/>
              <w:rPr>
                <w:rFonts w:asciiTheme="minorHAnsi" w:hAnsiTheme="minorHAnsi" w:cstheme="minorHAnsi"/>
                <w:b/>
                <w:i/>
                <w:sz w:val="20"/>
                <w:szCs w:val="20"/>
              </w:rPr>
            </w:pPr>
            <w:r w:rsidRPr="00EB35CD">
              <w:rPr>
                <w:rFonts w:asciiTheme="minorHAnsi" w:hAnsiTheme="minorHAnsi" w:cstheme="minorHAnsi"/>
                <w:b/>
                <w:i/>
                <w:sz w:val="20"/>
                <w:szCs w:val="20"/>
              </w:rPr>
              <w:t xml:space="preserve">Yang diselenggarakan bukan oleh perusahaan </w:t>
            </w:r>
            <w:r w:rsidR="00632BAC" w:rsidRPr="00EB35CD">
              <w:rPr>
                <w:rFonts w:asciiTheme="minorHAnsi" w:hAnsiTheme="minorHAnsi" w:cstheme="minorHAnsi"/>
                <w:b/>
                <w:i/>
                <w:sz w:val="20"/>
                <w:szCs w:val="20"/>
              </w:rPr>
              <w:t>penerbangan komersial atau merupakan</w:t>
            </w:r>
          </w:p>
          <w:p w14:paraId="0C3259CC" w14:textId="20F00B89" w:rsidR="0006387C" w:rsidRPr="00EB35CD" w:rsidRDefault="0006387C" w:rsidP="0006387C">
            <w:pPr>
              <w:pStyle w:val="ListParagraph"/>
              <w:ind w:left="602"/>
              <w:jc w:val="both"/>
              <w:rPr>
                <w:rFonts w:asciiTheme="minorHAnsi" w:hAnsiTheme="minorHAnsi" w:cstheme="minorHAnsi"/>
                <w:b/>
                <w:i/>
                <w:sz w:val="20"/>
                <w:szCs w:val="20"/>
              </w:rPr>
            </w:pPr>
          </w:p>
        </w:tc>
        <w:tc>
          <w:tcPr>
            <w:tcW w:w="5454" w:type="dxa"/>
            <w:gridSpan w:val="8"/>
          </w:tcPr>
          <w:p w14:paraId="768B79B1" w14:textId="77777777" w:rsidR="0006387C" w:rsidRPr="00EB35CD" w:rsidRDefault="0006387C" w:rsidP="0006387C">
            <w:pPr>
              <w:jc w:val="both"/>
              <w:rPr>
                <w:rFonts w:asciiTheme="minorHAnsi" w:hAnsiTheme="minorHAnsi" w:cstheme="minorHAnsi"/>
                <w:b/>
                <w:i/>
                <w:sz w:val="20"/>
                <w:szCs w:val="20"/>
              </w:rPr>
            </w:pPr>
          </w:p>
          <w:p w14:paraId="75E2A1D0" w14:textId="2224925C" w:rsidR="0006387C" w:rsidRPr="00EB35CD" w:rsidRDefault="0006387C" w:rsidP="0006387C">
            <w:pPr>
              <w:pStyle w:val="ListParagraph"/>
              <w:ind w:left="851"/>
              <w:jc w:val="both"/>
              <w:rPr>
                <w:rFonts w:asciiTheme="minorHAnsi" w:hAnsiTheme="minorHAnsi" w:cstheme="minorHAnsi"/>
                <w:b/>
                <w:i/>
                <w:sz w:val="20"/>
                <w:szCs w:val="20"/>
              </w:rPr>
            </w:pPr>
            <w:r w:rsidRPr="00EB35CD">
              <w:rPr>
                <w:rFonts w:asciiTheme="minorHAnsi" w:hAnsiTheme="minorHAnsi" w:cstheme="minorHAnsi"/>
                <w:b/>
                <w:i/>
                <w:sz w:val="20"/>
                <w:szCs w:val="20"/>
              </w:rPr>
              <w:t>pesawat pribadi/pesawat carter atau helikopter;</w:t>
            </w:r>
          </w:p>
          <w:p w14:paraId="39B3FB0F" w14:textId="4BBDD793" w:rsidR="0006387C" w:rsidRPr="00EB35CD" w:rsidRDefault="0006387C" w:rsidP="0006387C">
            <w:pPr>
              <w:pStyle w:val="ListParagraph"/>
              <w:numPr>
                <w:ilvl w:val="0"/>
                <w:numId w:val="22"/>
              </w:numPr>
              <w:ind w:left="851" w:hanging="284"/>
              <w:jc w:val="both"/>
              <w:rPr>
                <w:rFonts w:asciiTheme="minorHAnsi" w:hAnsiTheme="minorHAnsi" w:cstheme="minorHAnsi"/>
                <w:b/>
                <w:i/>
                <w:sz w:val="20"/>
                <w:szCs w:val="20"/>
              </w:rPr>
            </w:pPr>
            <w:r w:rsidRPr="00EB35CD">
              <w:rPr>
                <w:rFonts w:asciiTheme="minorHAnsi" w:hAnsiTheme="minorHAnsi" w:cstheme="minorHAnsi"/>
                <w:b/>
                <w:i/>
                <w:sz w:val="20"/>
                <w:szCs w:val="20"/>
              </w:rPr>
              <w:t>Yang diselenggarakan oleh perusahaan penerbangan komersial (pesawat komersial) namun penerbangannya tidak mengikuti rute penerbangan umum dengan jadwal yang tetap;</w:t>
            </w:r>
          </w:p>
          <w:p w14:paraId="5B5F83E5" w14:textId="4D040C33" w:rsidR="0006387C" w:rsidRPr="00EB35CD" w:rsidRDefault="0006387C" w:rsidP="0006387C">
            <w:pPr>
              <w:pStyle w:val="ListParagraph"/>
              <w:numPr>
                <w:ilvl w:val="0"/>
                <w:numId w:val="38"/>
              </w:numPr>
              <w:ind w:left="602" w:hanging="284"/>
              <w:jc w:val="both"/>
              <w:rPr>
                <w:rFonts w:asciiTheme="minorHAnsi" w:hAnsiTheme="minorHAnsi" w:cstheme="minorHAnsi"/>
                <w:b/>
                <w:i/>
                <w:sz w:val="20"/>
                <w:szCs w:val="20"/>
              </w:rPr>
            </w:pPr>
            <w:r w:rsidRPr="00EB35CD">
              <w:rPr>
                <w:rFonts w:asciiTheme="minorHAnsi" w:hAnsiTheme="minorHAnsi" w:cstheme="minorHAnsi"/>
                <w:b/>
                <w:i/>
                <w:sz w:val="20"/>
                <w:szCs w:val="20"/>
              </w:rPr>
              <w:t>Gangguan kejiwaan atau psikiatri;</w:t>
            </w:r>
          </w:p>
          <w:p w14:paraId="04370416" w14:textId="2F54ECA6" w:rsidR="0006387C" w:rsidRPr="00EB35CD" w:rsidRDefault="0006387C" w:rsidP="0006387C">
            <w:pPr>
              <w:pStyle w:val="ListParagraph"/>
              <w:numPr>
                <w:ilvl w:val="0"/>
                <w:numId w:val="38"/>
              </w:numPr>
              <w:ind w:left="602" w:hanging="284"/>
              <w:jc w:val="both"/>
              <w:rPr>
                <w:rFonts w:asciiTheme="minorHAnsi" w:hAnsiTheme="minorHAnsi" w:cstheme="minorHAnsi"/>
                <w:b/>
                <w:i/>
                <w:sz w:val="20"/>
                <w:szCs w:val="20"/>
              </w:rPr>
            </w:pPr>
            <w:r w:rsidRPr="00EB35CD">
              <w:rPr>
                <w:rFonts w:asciiTheme="minorHAnsi" w:hAnsiTheme="minorHAnsi" w:cstheme="minorHAnsi"/>
                <w:b/>
                <w:i/>
                <w:sz w:val="20"/>
                <w:szCs w:val="20"/>
              </w:rPr>
              <w:t>Pekerjaan/posisi jabatan yang berisiko tinggi, termasuk namun tidak terbatas pada anggota militer, kepolisian, pilot, penambang dan lain sebagainya;</w:t>
            </w:r>
          </w:p>
          <w:p w14:paraId="06FCD76D" w14:textId="68077A43" w:rsidR="0006387C" w:rsidRPr="00EB35CD" w:rsidRDefault="0006387C" w:rsidP="0006387C">
            <w:pPr>
              <w:pStyle w:val="ListParagraph"/>
              <w:numPr>
                <w:ilvl w:val="0"/>
                <w:numId w:val="38"/>
              </w:numPr>
              <w:ind w:left="602" w:hanging="284"/>
              <w:jc w:val="both"/>
              <w:rPr>
                <w:rFonts w:asciiTheme="minorHAnsi" w:hAnsiTheme="minorHAnsi" w:cstheme="minorHAnsi"/>
                <w:b/>
                <w:i/>
                <w:sz w:val="20"/>
                <w:szCs w:val="20"/>
              </w:rPr>
            </w:pPr>
            <w:r w:rsidRPr="00EB35CD">
              <w:rPr>
                <w:rFonts w:asciiTheme="minorHAnsi" w:hAnsiTheme="minorHAnsi" w:cstheme="minorHAnsi"/>
                <w:b/>
                <w:i/>
                <w:sz w:val="20"/>
                <w:szCs w:val="20"/>
              </w:rPr>
              <w:t xml:space="preserve">Melibatkan diri atau berpartisipasi, termasuk sebagai profesional (mendapat bayaran), pada perlombaan balap (kecuali balap lari)/olah raga yang berisiko tinggi, </w:t>
            </w:r>
            <w:r w:rsidRPr="00EB35CD">
              <w:rPr>
                <w:rFonts w:asciiTheme="minorHAnsi" w:hAnsiTheme="minorHAnsi" w:cstheme="minorHAnsi"/>
                <w:b/>
                <w:i/>
                <w:sz w:val="20"/>
                <w:szCs w:val="20"/>
              </w:rPr>
              <w:lastRenderedPageBreak/>
              <w:t>termasuk namun tidak terbatas pada olahraga bela diri, tinju, gulat, bungee jumping, panjat tebing, penelusuran gua, terjun payung, terbang layang, arung jeram, menyelam ke laut dalam/kegiatan bawah ari lainnya yang memerlukan perlengkapan bernafas, berlayar atau berenang di lautan lepas, olahraga musim dingin (ski dan sejenisnya), mendaki gunung dan/atau aktifitas luar ruangan lainnya, perlombaan berkuda, perlombaan/adu kecepatan menggunakan kendaraan bermotor/balap sepeda/ kapal/pesawat terbang, serta olahraga atau hobi dengan risiko tinggi/berbahaya lainnya;</w:t>
            </w:r>
          </w:p>
          <w:p w14:paraId="549BEC2F" w14:textId="01EA5401" w:rsidR="0006387C" w:rsidRPr="00EB35CD" w:rsidRDefault="0006387C" w:rsidP="0006387C">
            <w:pPr>
              <w:pStyle w:val="ListParagraph"/>
              <w:numPr>
                <w:ilvl w:val="0"/>
                <w:numId w:val="38"/>
              </w:numPr>
              <w:ind w:left="602" w:hanging="284"/>
              <w:jc w:val="both"/>
              <w:rPr>
                <w:rFonts w:asciiTheme="minorHAnsi" w:hAnsiTheme="minorHAnsi" w:cstheme="minorHAnsi"/>
                <w:b/>
                <w:i/>
                <w:sz w:val="20"/>
                <w:szCs w:val="20"/>
              </w:rPr>
            </w:pPr>
            <w:r w:rsidRPr="00EB35CD">
              <w:rPr>
                <w:rFonts w:asciiTheme="minorHAnsi" w:hAnsiTheme="minorHAnsi" w:cstheme="minorHAnsi"/>
                <w:b/>
                <w:i/>
                <w:sz w:val="20"/>
                <w:szCs w:val="20"/>
              </w:rPr>
              <w:t>Peperangan, keadaan bahaya perang atau darurat perang, baik dinyatakan atau tidak, sedang bertugas sebagai anggota angkatan bersenjata atau kepolisian, sedang melaksanakan tugas operasi militer, pemulihan keamanan dan ketertiban umum; atau</w:t>
            </w:r>
          </w:p>
          <w:p w14:paraId="55BD056A" w14:textId="27DFED36" w:rsidR="0006387C" w:rsidRPr="00EB35CD" w:rsidRDefault="0006387C" w:rsidP="0006387C">
            <w:pPr>
              <w:pStyle w:val="ListParagraph"/>
              <w:numPr>
                <w:ilvl w:val="0"/>
                <w:numId w:val="38"/>
              </w:numPr>
              <w:ind w:left="602" w:hanging="284"/>
              <w:jc w:val="both"/>
              <w:rPr>
                <w:rFonts w:asciiTheme="minorHAnsi" w:hAnsiTheme="minorHAnsi" w:cstheme="minorHAnsi"/>
                <w:b/>
                <w:i/>
                <w:sz w:val="20"/>
                <w:szCs w:val="20"/>
              </w:rPr>
            </w:pPr>
            <w:r w:rsidRPr="00EB35CD">
              <w:rPr>
                <w:rFonts w:asciiTheme="minorHAnsi" w:hAnsiTheme="minorHAnsi" w:cstheme="minorHAnsi"/>
                <w:b/>
                <w:i/>
                <w:sz w:val="20"/>
                <w:szCs w:val="20"/>
              </w:rPr>
              <w:t>Kecelakaan yang terjadi sebelum Tanggal Berlakunya Polis.</w:t>
            </w:r>
          </w:p>
          <w:p w14:paraId="3FDC8205" w14:textId="14157D01" w:rsidR="0006387C" w:rsidRPr="00EB35CD" w:rsidRDefault="0006387C" w:rsidP="0006387C">
            <w:pPr>
              <w:pStyle w:val="ListParagraph"/>
              <w:tabs>
                <w:tab w:val="left" w:pos="708"/>
              </w:tabs>
              <w:ind w:left="856"/>
              <w:jc w:val="both"/>
              <w:rPr>
                <w:rFonts w:asciiTheme="minorHAnsi" w:hAnsiTheme="minorHAnsi" w:cstheme="minorHAnsi"/>
                <w:b/>
                <w:i/>
                <w:sz w:val="20"/>
                <w:szCs w:val="20"/>
              </w:rPr>
            </w:pPr>
          </w:p>
        </w:tc>
      </w:tr>
      <w:tr w:rsidR="0006387C" w:rsidRPr="00EB35CD" w14:paraId="66A7DB16" w14:textId="77777777" w:rsidTr="00BB4295">
        <w:trPr>
          <w:trHeight w:val="122"/>
        </w:trPr>
        <w:tc>
          <w:tcPr>
            <w:tcW w:w="10620" w:type="dxa"/>
            <w:gridSpan w:val="17"/>
            <w:shd w:val="clear" w:color="auto" w:fill="000000" w:themeFill="text1"/>
            <w:vAlign w:val="center"/>
          </w:tcPr>
          <w:p w14:paraId="605637CF" w14:textId="77777777" w:rsidR="0006387C" w:rsidRPr="00EB35CD" w:rsidRDefault="0006387C" w:rsidP="0006387C">
            <w:pPr>
              <w:spacing w:after="40"/>
              <w:jc w:val="center"/>
              <w:rPr>
                <w:rFonts w:asciiTheme="minorHAnsi" w:hAnsiTheme="minorHAnsi" w:cstheme="minorHAnsi"/>
                <w:b/>
                <w:sz w:val="20"/>
                <w:szCs w:val="20"/>
              </w:rPr>
            </w:pPr>
            <w:r w:rsidRPr="00EB35CD">
              <w:rPr>
                <w:rFonts w:asciiTheme="minorHAnsi" w:hAnsiTheme="minorHAnsi" w:cstheme="minorHAnsi"/>
                <w:b/>
                <w:color w:val="FFFFFF" w:themeColor="background1"/>
                <w:sz w:val="20"/>
                <w:szCs w:val="20"/>
              </w:rPr>
              <w:lastRenderedPageBreak/>
              <w:t>Persyaratan dan Tata Cara</w:t>
            </w:r>
          </w:p>
        </w:tc>
      </w:tr>
      <w:tr w:rsidR="00012BC0" w:rsidRPr="00EB35CD" w14:paraId="15835D7C" w14:textId="77777777" w:rsidTr="00BB4295">
        <w:trPr>
          <w:trHeight w:val="3062"/>
        </w:trPr>
        <w:tc>
          <w:tcPr>
            <w:tcW w:w="5166" w:type="dxa"/>
            <w:gridSpan w:val="9"/>
          </w:tcPr>
          <w:p w14:paraId="68B2EA95" w14:textId="77777777" w:rsidR="00012BC0" w:rsidRPr="00EB35CD" w:rsidRDefault="00012BC0" w:rsidP="00012BC0">
            <w:pPr>
              <w:jc w:val="both"/>
              <w:rPr>
                <w:rFonts w:asciiTheme="minorHAnsi" w:hAnsiTheme="minorHAnsi" w:cstheme="minorHAnsi"/>
                <w:sz w:val="20"/>
                <w:szCs w:val="20"/>
              </w:rPr>
            </w:pPr>
          </w:p>
          <w:p w14:paraId="32DE373D" w14:textId="77777777" w:rsidR="00012BC0" w:rsidRPr="00EB35CD" w:rsidRDefault="00012BC0" w:rsidP="00012BC0">
            <w:pPr>
              <w:ind w:left="-62"/>
              <w:jc w:val="both"/>
              <w:rPr>
                <w:rFonts w:asciiTheme="minorHAnsi" w:hAnsiTheme="minorHAnsi" w:cstheme="minorHAnsi"/>
                <w:b/>
                <w:sz w:val="20"/>
                <w:szCs w:val="20"/>
              </w:rPr>
            </w:pPr>
            <w:r w:rsidRPr="00EB35CD">
              <w:rPr>
                <w:rFonts w:asciiTheme="minorHAnsi" w:hAnsiTheme="minorHAnsi" w:cstheme="minorHAnsi"/>
                <w:b/>
                <w:sz w:val="20"/>
                <w:szCs w:val="20"/>
              </w:rPr>
              <w:t>Untuk pengajuan asuransi, calon Pemegang Polis harus melengkapi persyaratan:</w:t>
            </w:r>
          </w:p>
          <w:p w14:paraId="11F9E239" w14:textId="77777777" w:rsidR="00012BC0" w:rsidRPr="00EB35CD" w:rsidRDefault="00012BC0" w:rsidP="00012BC0">
            <w:pPr>
              <w:pStyle w:val="ListParagraph"/>
              <w:numPr>
                <w:ilvl w:val="0"/>
                <w:numId w:val="5"/>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Usia calon Tertanggung 18 tahun - 55 tahun</w:t>
            </w:r>
          </w:p>
          <w:p w14:paraId="3A686DFD" w14:textId="77777777" w:rsidR="00012BC0" w:rsidRPr="00EB35CD" w:rsidRDefault="00012BC0" w:rsidP="00012BC0">
            <w:pPr>
              <w:pStyle w:val="ListParagraph"/>
              <w:numPr>
                <w:ilvl w:val="0"/>
                <w:numId w:val="5"/>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Melengkapi dan menyetujui data pengajuan asuransi</w:t>
            </w:r>
          </w:p>
          <w:p w14:paraId="53504F1D" w14:textId="77777777" w:rsidR="00012BC0" w:rsidRPr="00EB35CD" w:rsidRDefault="00012BC0" w:rsidP="00012BC0">
            <w:pPr>
              <w:pStyle w:val="ListParagraph"/>
              <w:numPr>
                <w:ilvl w:val="0"/>
                <w:numId w:val="5"/>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Pembayaran Premi pertama</w:t>
            </w:r>
          </w:p>
          <w:p w14:paraId="4AF7DAF5" w14:textId="77777777" w:rsidR="00012BC0" w:rsidRPr="00EB35CD" w:rsidRDefault="00012BC0" w:rsidP="00012BC0">
            <w:pPr>
              <w:pStyle w:val="ListParagraph"/>
              <w:numPr>
                <w:ilvl w:val="0"/>
                <w:numId w:val="5"/>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Calon Tertanggung dalam kondisi sehat menurut ketentuan Penanggung dan bersedia melakukan pemeriksaan kesehatan (jika dibutuhkan)</w:t>
            </w:r>
          </w:p>
          <w:p w14:paraId="2197D786" w14:textId="77777777" w:rsidR="00012BC0" w:rsidRPr="00EB35CD" w:rsidRDefault="00012BC0" w:rsidP="00012BC0">
            <w:pPr>
              <w:pStyle w:val="ListParagraph"/>
              <w:numPr>
                <w:ilvl w:val="0"/>
                <w:numId w:val="5"/>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Dokumen lainnya yang dibutuhkan sebagai syarat penerbitan Polis</w:t>
            </w:r>
          </w:p>
          <w:p w14:paraId="0D7CEA38" w14:textId="59340672" w:rsidR="00012BC0" w:rsidRPr="00EB35CD" w:rsidRDefault="00012BC0" w:rsidP="00012BC0">
            <w:pPr>
              <w:ind w:left="-57"/>
              <w:jc w:val="both"/>
              <w:rPr>
                <w:rFonts w:asciiTheme="minorHAnsi" w:hAnsiTheme="minorHAnsi" w:cstheme="minorHAnsi"/>
                <w:sz w:val="20"/>
                <w:szCs w:val="20"/>
              </w:rPr>
            </w:pPr>
            <w:r w:rsidRPr="00EB35CD">
              <w:rPr>
                <w:rFonts w:asciiTheme="minorHAnsi" w:hAnsiTheme="minorHAnsi" w:cstheme="minorHAnsi"/>
                <w:sz w:val="20"/>
                <w:szCs w:val="20"/>
              </w:rPr>
              <w:t>Pengajuan asuransi dinyatakan diterima apabila semua syarat dan ketentuan sudah dipenuhi dan Penanggung telah menerima Premi pertama sebagai salah satu syarat penerbitan dan berlakunya Polis.</w:t>
            </w:r>
          </w:p>
        </w:tc>
        <w:tc>
          <w:tcPr>
            <w:tcW w:w="5454" w:type="dxa"/>
            <w:gridSpan w:val="8"/>
          </w:tcPr>
          <w:p w14:paraId="3BE82A4B" w14:textId="77777777" w:rsidR="00012BC0" w:rsidRPr="00EB35CD" w:rsidRDefault="00012BC0" w:rsidP="00012BC0">
            <w:pPr>
              <w:ind w:left="-62"/>
              <w:jc w:val="both"/>
              <w:rPr>
                <w:rFonts w:asciiTheme="minorHAnsi" w:hAnsiTheme="minorHAnsi" w:cstheme="minorHAnsi"/>
                <w:sz w:val="20"/>
                <w:szCs w:val="20"/>
              </w:rPr>
            </w:pPr>
          </w:p>
          <w:p w14:paraId="54AB41C8" w14:textId="77777777" w:rsidR="00012BC0" w:rsidRPr="00EB35CD" w:rsidRDefault="00012BC0" w:rsidP="00012BC0">
            <w:pPr>
              <w:ind w:left="-62"/>
              <w:jc w:val="both"/>
              <w:rPr>
                <w:rFonts w:asciiTheme="minorHAnsi" w:hAnsiTheme="minorHAnsi" w:cstheme="minorHAnsi"/>
                <w:b/>
                <w:sz w:val="20"/>
                <w:szCs w:val="20"/>
              </w:rPr>
            </w:pPr>
            <w:r w:rsidRPr="00EB35CD">
              <w:rPr>
                <w:rFonts w:asciiTheme="minorHAnsi" w:hAnsiTheme="minorHAnsi" w:cstheme="minorHAnsi"/>
                <w:b/>
                <w:sz w:val="20"/>
                <w:szCs w:val="20"/>
              </w:rPr>
              <w:t>Pertanyaan dan pengaduan dapat disampaikan melalui:</w:t>
            </w:r>
          </w:p>
          <w:tbl>
            <w:tblPr>
              <w:tblStyle w:val="TableGrid"/>
              <w:tblW w:w="4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84"/>
              <w:gridCol w:w="2977"/>
            </w:tblGrid>
            <w:tr w:rsidR="00012BC0" w:rsidRPr="00EB35CD" w14:paraId="4AC33036" w14:textId="77777777" w:rsidTr="00CD0146">
              <w:tc>
                <w:tcPr>
                  <w:tcW w:w="1276" w:type="dxa"/>
                </w:tcPr>
                <w:p w14:paraId="49077AE2" w14:textId="77777777" w:rsidR="00012BC0" w:rsidRPr="005A75A8" w:rsidRDefault="00012BC0" w:rsidP="00012BC0">
                  <w:pPr>
                    <w:pStyle w:val="ListParagraph"/>
                    <w:ind w:left="96" w:hanging="86"/>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Kantor Pusat</w:t>
                  </w:r>
                </w:p>
              </w:tc>
              <w:tc>
                <w:tcPr>
                  <w:tcW w:w="284" w:type="dxa"/>
                </w:tcPr>
                <w:p w14:paraId="3F021927" w14:textId="77777777" w:rsidR="00012BC0" w:rsidRPr="005A75A8" w:rsidRDefault="00012BC0" w:rsidP="00012BC0">
                  <w:pPr>
                    <w:pStyle w:val="ListParagraph"/>
                    <w:ind w:left="0"/>
                    <w:jc w:val="center"/>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w:t>
                  </w:r>
                </w:p>
              </w:tc>
              <w:tc>
                <w:tcPr>
                  <w:tcW w:w="2977" w:type="dxa"/>
                </w:tcPr>
                <w:p w14:paraId="4E8BB9F8" w14:textId="77777777" w:rsidR="00012BC0" w:rsidRPr="005A75A8" w:rsidRDefault="00012BC0" w:rsidP="00012BC0">
                  <w:pPr>
                    <w:pStyle w:val="ListParagraph"/>
                    <w:ind w:left="0"/>
                    <w:jc w:val="both"/>
                    <w:rPr>
                      <w:rFonts w:asciiTheme="minorHAnsi" w:hAnsiTheme="minorHAnsi" w:cstheme="minorHAnsi"/>
                      <w:b/>
                      <w:sz w:val="20"/>
                      <w:szCs w:val="20"/>
                      <w:highlight w:val="yellow"/>
                    </w:rPr>
                  </w:pPr>
                  <w:r w:rsidRPr="005A75A8">
                    <w:rPr>
                      <w:rFonts w:asciiTheme="minorHAnsi" w:hAnsiTheme="minorHAnsi" w:cstheme="minorHAnsi"/>
                      <w:b/>
                      <w:sz w:val="20"/>
                      <w:szCs w:val="20"/>
                      <w:highlight w:val="yellow"/>
                    </w:rPr>
                    <w:t>PT PFI Mega Life Insurance</w:t>
                  </w:r>
                </w:p>
                <w:p w14:paraId="616A3FE6" w14:textId="77777777" w:rsidR="00012BC0" w:rsidRPr="005A75A8" w:rsidRDefault="00012BC0" w:rsidP="00012BC0">
                  <w:pPr>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 xml:space="preserve">GKM Green Tower Lantai 17 </w:t>
                  </w:r>
                </w:p>
                <w:p w14:paraId="44224E78" w14:textId="77777777" w:rsidR="00012BC0" w:rsidRPr="005A75A8" w:rsidRDefault="00012BC0" w:rsidP="00012BC0">
                  <w:pPr>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 xml:space="preserve">Jl TB Simatupang Kav. 89G, </w:t>
                  </w:r>
                </w:p>
                <w:p w14:paraId="73292B5B" w14:textId="77777777" w:rsidR="00012BC0" w:rsidRPr="005A75A8" w:rsidRDefault="00012BC0" w:rsidP="00012BC0">
                  <w:pPr>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 xml:space="preserve">Kebagusan, Pasar Minggu, </w:t>
                  </w:r>
                </w:p>
                <w:p w14:paraId="0D713321" w14:textId="77777777" w:rsidR="00012BC0" w:rsidRPr="005A75A8" w:rsidRDefault="00012BC0" w:rsidP="00012BC0">
                  <w:pPr>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 xml:space="preserve">Jakarta Selatan,12520, Indonesia </w:t>
                  </w:r>
                </w:p>
              </w:tc>
            </w:tr>
            <w:tr w:rsidR="00012BC0" w:rsidRPr="00EB35CD" w14:paraId="6E598D4C" w14:textId="77777777" w:rsidTr="00CD0146">
              <w:tc>
                <w:tcPr>
                  <w:tcW w:w="1276" w:type="dxa"/>
                </w:tcPr>
                <w:p w14:paraId="3D1D5C70" w14:textId="77777777" w:rsidR="00012BC0" w:rsidRPr="005A75A8" w:rsidRDefault="00012BC0" w:rsidP="00012BC0">
                  <w:pPr>
                    <w:pStyle w:val="ListParagraph"/>
                    <w:ind w:left="96" w:hanging="86"/>
                    <w:jc w:val="both"/>
                    <w:rPr>
                      <w:rFonts w:asciiTheme="minorHAnsi" w:hAnsiTheme="minorHAnsi" w:cstheme="minorHAnsi"/>
                      <w:i/>
                      <w:sz w:val="20"/>
                      <w:szCs w:val="20"/>
                      <w:highlight w:val="yellow"/>
                    </w:rPr>
                  </w:pPr>
                  <w:r w:rsidRPr="005A75A8">
                    <w:rPr>
                      <w:rFonts w:asciiTheme="minorHAnsi" w:hAnsiTheme="minorHAnsi" w:cstheme="minorHAnsi"/>
                      <w:i/>
                      <w:sz w:val="20"/>
                      <w:szCs w:val="20"/>
                      <w:highlight w:val="yellow"/>
                    </w:rPr>
                    <w:t>Website</w:t>
                  </w:r>
                </w:p>
              </w:tc>
              <w:tc>
                <w:tcPr>
                  <w:tcW w:w="284" w:type="dxa"/>
                </w:tcPr>
                <w:p w14:paraId="2A6FFFD8" w14:textId="77777777" w:rsidR="00012BC0" w:rsidRPr="005A75A8" w:rsidRDefault="00012BC0" w:rsidP="00012BC0">
                  <w:pPr>
                    <w:pStyle w:val="ListParagraph"/>
                    <w:ind w:left="0"/>
                    <w:jc w:val="center"/>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w:t>
                  </w:r>
                </w:p>
              </w:tc>
              <w:tc>
                <w:tcPr>
                  <w:tcW w:w="2977" w:type="dxa"/>
                </w:tcPr>
                <w:p w14:paraId="25B6BC11" w14:textId="77777777" w:rsidR="00012BC0" w:rsidRPr="005A75A8" w:rsidRDefault="00012BC0" w:rsidP="00012BC0">
                  <w:pPr>
                    <w:pStyle w:val="ListParagraph"/>
                    <w:ind w:left="0"/>
                    <w:jc w:val="both"/>
                    <w:rPr>
                      <w:rFonts w:asciiTheme="minorHAnsi" w:hAnsiTheme="minorHAnsi" w:cstheme="minorHAnsi"/>
                      <w:sz w:val="20"/>
                      <w:szCs w:val="20"/>
                      <w:highlight w:val="yellow"/>
                    </w:rPr>
                  </w:pPr>
                  <w:hyperlink r:id="rId12" w:history="1">
                    <w:r w:rsidRPr="005A75A8">
                      <w:rPr>
                        <w:rStyle w:val="Hyperlink"/>
                        <w:rFonts w:asciiTheme="minorHAnsi" w:hAnsiTheme="minorHAnsi" w:cstheme="minorHAnsi"/>
                        <w:sz w:val="20"/>
                        <w:szCs w:val="20"/>
                        <w:highlight w:val="yellow"/>
                      </w:rPr>
                      <w:t>www.pfimegalife.co.id</w:t>
                    </w:r>
                  </w:hyperlink>
                </w:p>
              </w:tc>
            </w:tr>
            <w:tr w:rsidR="00012BC0" w:rsidRPr="00EB35CD" w14:paraId="40D4E507" w14:textId="77777777" w:rsidTr="00CD0146">
              <w:tc>
                <w:tcPr>
                  <w:tcW w:w="1276" w:type="dxa"/>
                </w:tcPr>
                <w:p w14:paraId="7C8E947E" w14:textId="77777777" w:rsidR="00012BC0" w:rsidRPr="005A75A8" w:rsidRDefault="00012BC0" w:rsidP="00012BC0">
                  <w:pPr>
                    <w:pStyle w:val="ListParagraph"/>
                    <w:ind w:left="96" w:hanging="86"/>
                    <w:jc w:val="both"/>
                    <w:rPr>
                      <w:rFonts w:asciiTheme="minorHAnsi" w:hAnsiTheme="minorHAnsi" w:cstheme="minorHAnsi"/>
                      <w:i/>
                      <w:sz w:val="20"/>
                      <w:szCs w:val="20"/>
                      <w:highlight w:val="yellow"/>
                    </w:rPr>
                  </w:pPr>
                  <w:r w:rsidRPr="005A75A8">
                    <w:rPr>
                      <w:rFonts w:asciiTheme="minorHAnsi" w:hAnsiTheme="minorHAnsi" w:cstheme="minorHAnsi"/>
                      <w:i/>
                      <w:sz w:val="20"/>
                      <w:szCs w:val="20"/>
                      <w:highlight w:val="yellow"/>
                    </w:rPr>
                    <w:t>Call Center</w:t>
                  </w:r>
                </w:p>
              </w:tc>
              <w:tc>
                <w:tcPr>
                  <w:tcW w:w="284" w:type="dxa"/>
                </w:tcPr>
                <w:p w14:paraId="04E39798" w14:textId="77777777" w:rsidR="00012BC0" w:rsidRPr="005A75A8" w:rsidRDefault="00012BC0" w:rsidP="00012BC0">
                  <w:pPr>
                    <w:pStyle w:val="ListParagraph"/>
                    <w:ind w:left="0"/>
                    <w:jc w:val="center"/>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w:t>
                  </w:r>
                </w:p>
              </w:tc>
              <w:tc>
                <w:tcPr>
                  <w:tcW w:w="2977" w:type="dxa"/>
                </w:tcPr>
                <w:p w14:paraId="2A3B5266" w14:textId="77777777" w:rsidR="00012BC0" w:rsidRPr="005A75A8" w:rsidRDefault="00012BC0" w:rsidP="00012BC0">
                  <w:pPr>
                    <w:pStyle w:val="ListParagraph"/>
                    <w:ind w:left="0"/>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+62 21 29545555</w:t>
                  </w:r>
                </w:p>
              </w:tc>
            </w:tr>
            <w:tr w:rsidR="00012BC0" w:rsidRPr="00EB35CD" w14:paraId="08A182FD" w14:textId="77777777" w:rsidTr="00CD0146">
              <w:tc>
                <w:tcPr>
                  <w:tcW w:w="1276" w:type="dxa"/>
                </w:tcPr>
                <w:p w14:paraId="42630C71" w14:textId="77777777" w:rsidR="00012BC0" w:rsidRPr="005A75A8" w:rsidRDefault="00012BC0" w:rsidP="00012BC0">
                  <w:pPr>
                    <w:pStyle w:val="ListParagraph"/>
                    <w:ind w:left="96" w:hanging="86"/>
                    <w:jc w:val="both"/>
                    <w:rPr>
                      <w:rFonts w:asciiTheme="minorHAnsi" w:hAnsiTheme="minorHAnsi" w:cstheme="minorHAnsi"/>
                      <w:i/>
                      <w:sz w:val="20"/>
                      <w:szCs w:val="20"/>
                      <w:highlight w:val="yellow"/>
                    </w:rPr>
                  </w:pPr>
                  <w:r w:rsidRPr="005A75A8">
                    <w:rPr>
                      <w:rFonts w:asciiTheme="minorHAnsi" w:hAnsiTheme="minorHAnsi" w:cstheme="minorHAnsi"/>
                      <w:i/>
                      <w:sz w:val="20"/>
                      <w:szCs w:val="20"/>
                      <w:highlight w:val="yellow"/>
                    </w:rPr>
                    <w:t>E-mail</w:t>
                  </w:r>
                </w:p>
              </w:tc>
              <w:tc>
                <w:tcPr>
                  <w:tcW w:w="284" w:type="dxa"/>
                </w:tcPr>
                <w:p w14:paraId="6CE12F27" w14:textId="77777777" w:rsidR="00012BC0" w:rsidRPr="005A75A8" w:rsidRDefault="00012BC0" w:rsidP="00012BC0">
                  <w:pPr>
                    <w:pStyle w:val="ListParagraph"/>
                    <w:ind w:left="0"/>
                    <w:jc w:val="center"/>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w:t>
                  </w:r>
                </w:p>
              </w:tc>
              <w:tc>
                <w:tcPr>
                  <w:tcW w:w="2977" w:type="dxa"/>
                </w:tcPr>
                <w:p w14:paraId="15DADEC9" w14:textId="77777777" w:rsidR="00012BC0" w:rsidRPr="005A75A8" w:rsidRDefault="00012BC0" w:rsidP="00012BC0">
                  <w:pPr>
                    <w:pStyle w:val="ListParagraph"/>
                    <w:ind w:left="0"/>
                    <w:jc w:val="both"/>
                    <w:rPr>
                      <w:rFonts w:asciiTheme="minorHAnsi" w:hAnsiTheme="minorHAnsi" w:cstheme="minorHAnsi"/>
                      <w:sz w:val="20"/>
                      <w:szCs w:val="20"/>
                      <w:highlight w:val="yellow"/>
                    </w:rPr>
                  </w:pPr>
                  <w:hyperlink r:id="rId13" w:history="1">
                    <w:r w:rsidRPr="005A75A8">
                      <w:rPr>
                        <w:rStyle w:val="Hyperlink"/>
                        <w:rFonts w:asciiTheme="minorHAnsi" w:hAnsiTheme="minorHAnsi" w:cstheme="minorHAnsi"/>
                        <w:sz w:val="20"/>
                        <w:szCs w:val="20"/>
                        <w:highlight w:val="yellow"/>
                      </w:rPr>
                      <w:t>cs@pfimegalife.co.id</w:t>
                    </w:r>
                  </w:hyperlink>
                </w:p>
              </w:tc>
            </w:tr>
            <w:tr w:rsidR="00012BC0" w:rsidRPr="00EB35CD" w14:paraId="7AF88F0A" w14:textId="77777777" w:rsidTr="00CD0146">
              <w:tc>
                <w:tcPr>
                  <w:tcW w:w="1276" w:type="dxa"/>
                </w:tcPr>
                <w:p w14:paraId="372ADFB4" w14:textId="77777777" w:rsidR="00012BC0" w:rsidRPr="005A75A8" w:rsidRDefault="00012BC0" w:rsidP="00012BC0">
                  <w:pPr>
                    <w:pStyle w:val="ListParagraph"/>
                    <w:ind w:left="96" w:hanging="86"/>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Telepon</w:t>
                  </w:r>
                </w:p>
              </w:tc>
              <w:tc>
                <w:tcPr>
                  <w:tcW w:w="284" w:type="dxa"/>
                </w:tcPr>
                <w:p w14:paraId="02D4D449" w14:textId="77777777" w:rsidR="00012BC0" w:rsidRPr="005A75A8" w:rsidRDefault="00012BC0" w:rsidP="00012BC0">
                  <w:pPr>
                    <w:pStyle w:val="ListParagraph"/>
                    <w:ind w:left="0"/>
                    <w:jc w:val="center"/>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w:t>
                  </w:r>
                </w:p>
              </w:tc>
              <w:tc>
                <w:tcPr>
                  <w:tcW w:w="2977" w:type="dxa"/>
                </w:tcPr>
                <w:p w14:paraId="39E0AA78" w14:textId="77777777" w:rsidR="00012BC0" w:rsidRPr="005A75A8" w:rsidRDefault="00012BC0" w:rsidP="00012BC0">
                  <w:pPr>
                    <w:pStyle w:val="ListParagraph"/>
                    <w:ind w:left="0"/>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+62 21 50812100</w:t>
                  </w:r>
                </w:p>
              </w:tc>
            </w:tr>
            <w:tr w:rsidR="00012BC0" w:rsidRPr="00EB35CD" w14:paraId="2A98FBBB" w14:textId="77777777" w:rsidTr="00CD0146">
              <w:tc>
                <w:tcPr>
                  <w:tcW w:w="1276" w:type="dxa"/>
                </w:tcPr>
                <w:p w14:paraId="2C94747C" w14:textId="77777777" w:rsidR="00012BC0" w:rsidRPr="005A75A8" w:rsidRDefault="00012BC0" w:rsidP="00012BC0">
                  <w:pPr>
                    <w:pStyle w:val="ListParagraph"/>
                    <w:ind w:left="96" w:hanging="86"/>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Faksimile</w:t>
                  </w:r>
                </w:p>
              </w:tc>
              <w:tc>
                <w:tcPr>
                  <w:tcW w:w="284" w:type="dxa"/>
                </w:tcPr>
                <w:p w14:paraId="56458AA5" w14:textId="77777777" w:rsidR="00012BC0" w:rsidRPr="005A75A8" w:rsidRDefault="00012BC0" w:rsidP="00012BC0">
                  <w:pPr>
                    <w:pStyle w:val="ListParagraph"/>
                    <w:ind w:left="0"/>
                    <w:jc w:val="center"/>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w:t>
                  </w:r>
                </w:p>
              </w:tc>
              <w:tc>
                <w:tcPr>
                  <w:tcW w:w="2977" w:type="dxa"/>
                </w:tcPr>
                <w:p w14:paraId="44E4AE5D" w14:textId="77777777" w:rsidR="00012BC0" w:rsidRPr="005A75A8" w:rsidRDefault="00012BC0" w:rsidP="00012BC0">
                  <w:pPr>
                    <w:pStyle w:val="ListParagraph"/>
                    <w:ind w:left="0"/>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+62 21 50812121</w:t>
                  </w:r>
                </w:p>
                <w:p w14:paraId="1401F822" w14:textId="77777777" w:rsidR="00012BC0" w:rsidRPr="005A75A8" w:rsidRDefault="00012BC0" w:rsidP="00012BC0">
                  <w:pPr>
                    <w:pStyle w:val="ListParagraph"/>
                    <w:ind w:left="0"/>
                    <w:jc w:val="both"/>
                    <w:rPr>
                      <w:rFonts w:asciiTheme="minorHAnsi" w:hAnsiTheme="minorHAnsi" w:cstheme="minorHAnsi"/>
                      <w:sz w:val="20"/>
                      <w:szCs w:val="20"/>
                      <w:highlight w:val="yellow"/>
                    </w:rPr>
                  </w:pPr>
                </w:p>
              </w:tc>
            </w:tr>
          </w:tbl>
          <w:p w14:paraId="050114B0" w14:textId="03A1EB7B" w:rsidR="00012BC0" w:rsidRPr="00EB35CD" w:rsidRDefault="00012BC0" w:rsidP="00012BC0">
            <w:pPr>
              <w:jc w:val="both"/>
              <w:rPr>
                <w:rFonts w:asciiTheme="minorHAnsi" w:hAnsiTheme="minorHAnsi" w:cstheme="minorHAnsi"/>
                <w:sz w:val="20"/>
                <w:szCs w:val="20"/>
              </w:rPr>
            </w:pPr>
          </w:p>
        </w:tc>
      </w:tr>
      <w:tr w:rsidR="0006387C" w:rsidRPr="00EB35CD" w14:paraId="19E3669D" w14:textId="77777777" w:rsidTr="00BB4295">
        <w:trPr>
          <w:trHeight w:val="58"/>
        </w:trPr>
        <w:tc>
          <w:tcPr>
            <w:tcW w:w="10620" w:type="dxa"/>
            <w:gridSpan w:val="17"/>
            <w:vAlign w:val="center"/>
          </w:tcPr>
          <w:p w14:paraId="5D081390"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5FDAF23E" w14:textId="77777777" w:rsidTr="00BB4295">
        <w:trPr>
          <w:trHeight w:val="58"/>
        </w:trPr>
        <w:tc>
          <w:tcPr>
            <w:tcW w:w="10620" w:type="dxa"/>
            <w:gridSpan w:val="17"/>
            <w:tcBorders>
              <w:bottom w:val="nil"/>
            </w:tcBorders>
            <w:shd w:val="clear" w:color="auto" w:fill="000000" w:themeFill="text1"/>
            <w:vAlign w:val="center"/>
          </w:tcPr>
          <w:p w14:paraId="6BA624B4" w14:textId="77777777" w:rsidR="0006387C" w:rsidRPr="00EB35CD" w:rsidRDefault="0006387C" w:rsidP="0006387C">
            <w:pPr>
              <w:spacing w:after="40"/>
              <w:jc w:val="center"/>
              <w:rPr>
                <w:rFonts w:asciiTheme="minorHAnsi" w:hAnsiTheme="minorHAnsi" w:cstheme="minorHAnsi"/>
                <w:b/>
                <w:sz w:val="20"/>
                <w:szCs w:val="20"/>
              </w:rPr>
            </w:pPr>
            <w:r w:rsidRPr="00EB35CD">
              <w:rPr>
                <w:rFonts w:asciiTheme="minorHAnsi" w:hAnsiTheme="minorHAnsi" w:cstheme="minorHAnsi"/>
                <w:b/>
                <w:color w:val="FFFFFF" w:themeColor="background1"/>
                <w:sz w:val="20"/>
                <w:szCs w:val="20"/>
              </w:rPr>
              <w:t>Simulasi</w:t>
            </w:r>
          </w:p>
        </w:tc>
      </w:tr>
      <w:tr w:rsidR="0006387C" w:rsidRPr="00EB35CD" w14:paraId="46ACF1D5" w14:textId="77777777" w:rsidTr="00BB4295">
        <w:trPr>
          <w:trHeight w:val="58"/>
        </w:trPr>
        <w:tc>
          <w:tcPr>
            <w:tcW w:w="10620" w:type="dxa"/>
            <w:gridSpan w:val="17"/>
            <w:tcBorders>
              <w:top w:val="nil"/>
              <w:left w:val="single" w:sz="4" w:space="0" w:color="auto"/>
              <w:bottom w:val="nil"/>
              <w:right w:val="single" w:sz="4" w:space="0" w:color="auto"/>
            </w:tcBorders>
            <w:vAlign w:val="center"/>
          </w:tcPr>
          <w:p w14:paraId="6200759D"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297E01B3" w14:textId="77777777" w:rsidTr="00BB4295">
        <w:trPr>
          <w:trHeight w:val="361"/>
        </w:trPr>
        <w:tc>
          <w:tcPr>
            <w:tcW w:w="283" w:type="dxa"/>
            <w:tcBorders>
              <w:top w:val="nil"/>
              <w:left w:val="single" w:sz="4" w:space="0" w:color="auto"/>
              <w:bottom w:val="nil"/>
              <w:right w:val="single" w:sz="4" w:space="0" w:color="auto"/>
            </w:tcBorders>
            <w:vAlign w:val="center"/>
          </w:tcPr>
          <w:p w14:paraId="600F2012"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c>
          <w:tcPr>
            <w:tcW w:w="1844" w:type="dxa"/>
            <w:gridSpan w:val="3"/>
            <w:tcBorders>
              <w:top w:val="single" w:sz="4" w:space="0" w:color="auto"/>
              <w:left w:val="single" w:sz="4" w:space="0" w:color="auto"/>
              <w:bottom w:val="nil"/>
            </w:tcBorders>
            <w:shd w:val="clear" w:color="auto" w:fill="BFBFBF" w:themeFill="background1" w:themeFillShade="BF"/>
            <w:vAlign w:val="center"/>
          </w:tcPr>
          <w:p w14:paraId="0463E4D8" w14:textId="23EE863C" w:rsidR="0006387C" w:rsidRPr="00EB35CD" w:rsidRDefault="0006387C" w:rsidP="0006387C">
            <w:pPr>
              <w:spacing w:after="40"/>
              <w:rPr>
                <w:rFonts w:asciiTheme="minorHAnsi" w:hAnsiTheme="minorHAnsi" w:cstheme="minorHAnsi"/>
                <w:b/>
                <w:sz w:val="20"/>
                <w:szCs w:val="20"/>
              </w:rPr>
            </w:pPr>
            <w:r w:rsidRPr="00EB35CD">
              <w:rPr>
                <w:rFonts w:asciiTheme="minorHAnsi" w:hAnsiTheme="minorHAnsi" w:cstheme="minorHAnsi"/>
                <w:b/>
                <w:sz w:val="20"/>
                <w:szCs w:val="20"/>
              </w:rPr>
              <w:t>Tertanggung</w:t>
            </w:r>
          </w:p>
          <w:p w14:paraId="3F4E2DBA" w14:textId="63E48ED7" w:rsidR="0006387C" w:rsidRPr="00EB35CD" w:rsidRDefault="0006387C" w:rsidP="00312F38">
            <w:pPr>
              <w:spacing w:after="40"/>
              <w:rPr>
                <w:rFonts w:asciiTheme="minorHAnsi" w:hAnsiTheme="minorHAnsi" w:cstheme="minorHAnsi"/>
                <w:bCs/>
                <w:sz w:val="20"/>
                <w:szCs w:val="20"/>
              </w:rPr>
            </w:pPr>
            <w:r w:rsidRPr="00EB35CD">
              <w:rPr>
                <w:rFonts w:asciiTheme="minorHAnsi" w:hAnsiTheme="minorHAnsi" w:cstheme="minorHAnsi"/>
                <w:bCs/>
                <w:sz w:val="20"/>
                <w:szCs w:val="20"/>
              </w:rPr>
              <w:t xml:space="preserve">Nama </w:t>
            </w:r>
          </w:p>
        </w:tc>
        <w:tc>
          <w:tcPr>
            <w:tcW w:w="2835" w:type="dxa"/>
            <w:gridSpan w:val="4"/>
            <w:tcBorders>
              <w:top w:val="single" w:sz="4" w:space="0" w:color="auto"/>
              <w:bottom w:val="nil"/>
              <w:right w:val="single" w:sz="4" w:space="0" w:color="auto"/>
            </w:tcBorders>
            <w:shd w:val="clear" w:color="auto" w:fill="BFBFBF" w:themeFill="background1" w:themeFillShade="BF"/>
            <w:vAlign w:val="center"/>
          </w:tcPr>
          <w:p w14:paraId="15F616BA" w14:textId="77777777" w:rsidR="0006387C" w:rsidRPr="00EB35CD" w:rsidRDefault="0006387C" w:rsidP="0006387C">
            <w:pPr>
              <w:spacing w:after="40"/>
              <w:rPr>
                <w:rFonts w:asciiTheme="minorHAnsi" w:hAnsiTheme="minorHAnsi" w:cstheme="minorHAnsi"/>
                <w:bCs/>
                <w:sz w:val="20"/>
                <w:szCs w:val="20"/>
              </w:rPr>
            </w:pPr>
          </w:p>
          <w:p w14:paraId="353D1495" w14:textId="5584FECF" w:rsidR="0006387C" w:rsidRPr="00EB35CD" w:rsidRDefault="0006387C" w:rsidP="00312F38">
            <w:pPr>
              <w:spacing w:after="40"/>
              <w:rPr>
                <w:rFonts w:asciiTheme="minorHAnsi" w:hAnsiTheme="minorHAnsi" w:cstheme="minorHAnsi"/>
                <w:bCs/>
                <w:sz w:val="20"/>
                <w:szCs w:val="20"/>
              </w:rPr>
            </w:pPr>
            <w:r w:rsidRPr="00EB35CD">
              <w:rPr>
                <w:rFonts w:asciiTheme="minorHAnsi" w:hAnsiTheme="minorHAnsi" w:cstheme="minorHAnsi"/>
                <w:bCs/>
                <w:sz w:val="20"/>
                <w:szCs w:val="20"/>
              </w:rPr>
              <w:t xml:space="preserve">: </w:t>
            </w:r>
            <w:r w:rsidR="009B5A80" w:rsidRPr="009B5A80">
              <w:rPr>
                <w:rFonts w:asciiTheme="minorHAnsi" w:hAnsiTheme="minorHAnsi" w:cstheme="minorHAnsi"/>
                <w:bCs/>
                <w:i/>
                <w:iCs/>
                <w:color w:val="4472C4" w:themeColor="accent5"/>
                <w:sz w:val="20"/>
                <w:szCs w:val="20"/>
              </w:rPr>
              <w:t>&lt;Name of Insured&gt;</w:t>
            </w:r>
          </w:p>
        </w:tc>
        <w:tc>
          <w:tcPr>
            <w:tcW w:w="283" w:type="dxa"/>
            <w:gridSpan w:val="2"/>
            <w:tcBorders>
              <w:top w:val="nil"/>
              <w:left w:val="single" w:sz="4" w:space="0" w:color="auto"/>
              <w:bottom w:val="nil"/>
              <w:right w:val="single" w:sz="4" w:space="0" w:color="auto"/>
            </w:tcBorders>
            <w:vAlign w:val="center"/>
          </w:tcPr>
          <w:p w14:paraId="034B7412" w14:textId="77777777" w:rsidR="0006387C" w:rsidRPr="00EB35CD" w:rsidRDefault="0006387C" w:rsidP="00312F38">
            <w:pPr>
              <w:spacing w:after="40"/>
              <w:rPr>
                <w:rFonts w:asciiTheme="minorHAnsi" w:hAnsiTheme="minorHAnsi" w:cstheme="minorHAnsi"/>
                <w:b/>
                <w:sz w:val="20"/>
                <w:szCs w:val="20"/>
              </w:rPr>
            </w:pPr>
          </w:p>
        </w:tc>
        <w:tc>
          <w:tcPr>
            <w:tcW w:w="2126" w:type="dxa"/>
            <w:gridSpan w:val="5"/>
            <w:tcBorders>
              <w:top w:val="single" w:sz="4" w:space="0" w:color="auto"/>
              <w:left w:val="single" w:sz="4" w:space="0" w:color="auto"/>
              <w:bottom w:val="nil"/>
              <w:right w:val="nil"/>
            </w:tcBorders>
            <w:shd w:val="clear" w:color="auto" w:fill="BFBFBF" w:themeFill="background1" w:themeFillShade="BF"/>
          </w:tcPr>
          <w:p w14:paraId="1A3F7308" w14:textId="77777777"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Mata Uang Polis</w:t>
            </w:r>
          </w:p>
          <w:p w14:paraId="00B08526" w14:textId="6FA26901" w:rsidR="0006387C" w:rsidRPr="00EB35CD" w:rsidRDefault="0006387C" w:rsidP="00312F38">
            <w:pPr>
              <w:spacing w:after="40"/>
              <w:rPr>
                <w:rFonts w:asciiTheme="minorHAnsi" w:hAnsiTheme="minorHAnsi" w:cstheme="minorHAnsi"/>
                <w:bCs/>
                <w:sz w:val="20"/>
                <w:szCs w:val="20"/>
              </w:rPr>
            </w:pPr>
            <w:r w:rsidRPr="00EB35CD">
              <w:rPr>
                <w:rFonts w:asciiTheme="minorHAnsi" w:hAnsiTheme="minorHAnsi" w:cstheme="minorHAnsi"/>
                <w:bCs/>
                <w:sz w:val="20"/>
                <w:szCs w:val="20"/>
              </w:rPr>
              <w:t>Masa Asuransi</w:t>
            </w:r>
          </w:p>
        </w:tc>
        <w:tc>
          <w:tcPr>
            <w:tcW w:w="2405" w:type="dxa"/>
            <w:tcBorders>
              <w:top w:val="single" w:sz="4" w:space="0" w:color="auto"/>
              <w:left w:val="nil"/>
              <w:bottom w:val="nil"/>
              <w:right w:val="single" w:sz="4" w:space="0" w:color="auto"/>
            </w:tcBorders>
            <w:shd w:val="clear" w:color="auto" w:fill="BFBFBF" w:themeFill="background1" w:themeFillShade="BF"/>
          </w:tcPr>
          <w:p w14:paraId="28F7C436" w14:textId="77777777"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 Rupiah (Rp)</w:t>
            </w:r>
          </w:p>
          <w:p w14:paraId="0EF0B589" w14:textId="2C07547D" w:rsidR="0006387C" w:rsidRPr="00EB35CD" w:rsidRDefault="0006387C" w:rsidP="00312F38">
            <w:pPr>
              <w:spacing w:after="40"/>
              <w:rPr>
                <w:rFonts w:asciiTheme="minorHAnsi" w:hAnsiTheme="minorHAnsi" w:cstheme="minorHAnsi"/>
                <w:bCs/>
                <w:iCs/>
                <w:sz w:val="20"/>
                <w:szCs w:val="20"/>
              </w:rPr>
            </w:pPr>
            <w:r w:rsidRPr="00EB35CD">
              <w:rPr>
                <w:rFonts w:asciiTheme="minorHAnsi" w:hAnsiTheme="minorHAnsi" w:cstheme="minorHAnsi"/>
                <w:bCs/>
                <w:sz w:val="20"/>
                <w:szCs w:val="20"/>
              </w:rPr>
              <w:t>:</w:t>
            </w:r>
            <w:r w:rsidR="0034176D" w:rsidRPr="00EB35CD">
              <w:rPr>
                <w:rFonts w:asciiTheme="minorHAnsi" w:hAnsiTheme="minorHAnsi" w:cstheme="minorHAnsi"/>
                <w:iCs/>
                <w:sz w:val="20"/>
                <w:szCs w:val="20"/>
              </w:rPr>
              <w:t xml:space="preserve"> </w:t>
            </w:r>
            <w:r w:rsidR="009B5A80" w:rsidRPr="009B5A80">
              <w:rPr>
                <w:rFonts w:asciiTheme="minorHAnsi" w:hAnsiTheme="minorHAnsi" w:cstheme="minorHAnsi"/>
                <w:i/>
                <w:color w:val="4472C4" w:themeColor="accent5"/>
                <w:sz w:val="20"/>
                <w:szCs w:val="20"/>
              </w:rPr>
              <w:t>&lt;Coverage period&gt;</w:t>
            </w:r>
            <w:r w:rsidR="0034176D" w:rsidRPr="00EB35CD">
              <w:rPr>
                <w:rFonts w:asciiTheme="minorHAnsi" w:hAnsiTheme="minorHAnsi" w:cstheme="minorHAnsi"/>
                <w:iCs/>
                <w:sz w:val="20"/>
                <w:szCs w:val="20"/>
              </w:rPr>
              <w:t xml:space="preserve"> Tahun</w:t>
            </w:r>
          </w:p>
        </w:tc>
        <w:tc>
          <w:tcPr>
            <w:tcW w:w="844" w:type="dxa"/>
            <w:tcBorders>
              <w:top w:val="nil"/>
              <w:left w:val="single" w:sz="4" w:space="0" w:color="auto"/>
              <w:bottom w:val="nil"/>
              <w:right w:val="single" w:sz="4" w:space="0" w:color="auto"/>
            </w:tcBorders>
            <w:vAlign w:val="center"/>
          </w:tcPr>
          <w:p w14:paraId="1411FC66" w14:textId="4E77AC05"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0381EB80" w14:textId="77777777" w:rsidTr="00BB4295">
        <w:trPr>
          <w:trHeight w:val="58"/>
        </w:trPr>
        <w:tc>
          <w:tcPr>
            <w:tcW w:w="283" w:type="dxa"/>
            <w:tcBorders>
              <w:top w:val="nil"/>
              <w:left w:val="single" w:sz="4" w:space="0" w:color="auto"/>
              <w:bottom w:val="nil"/>
              <w:right w:val="single" w:sz="4" w:space="0" w:color="auto"/>
            </w:tcBorders>
            <w:vAlign w:val="center"/>
          </w:tcPr>
          <w:p w14:paraId="29315E8B"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c>
          <w:tcPr>
            <w:tcW w:w="1844" w:type="dxa"/>
            <w:gridSpan w:val="3"/>
            <w:tcBorders>
              <w:top w:val="nil"/>
              <w:left w:val="single" w:sz="4" w:space="0" w:color="auto"/>
              <w:bottom w:val="nil"/>
            </w:tcBorders>
            <w:shd w:val="clear" w:color="auto" w:fill="BFBFBF" w:themeFill="background1" w:themeFillShade="BF"/>
            <w:vAlign w:val="center"/>
          </w:tcPr>
          <w:p w14:paraId="18E6F1DD" w14:textId="77777777"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 xml:space="preserve">Jenis Kelamin </w:t>
            </w:r>
          </w:p>
          <w:p w14:paraId="6604B89C" w14:textId="33EB62D5" w:rsidR="0006387C" w:rsidRPr="00EB35CD" w:rsidRDefault="0006387C" w:rsidP="00312F38">
            <w:pPr>
              <w:spacing w:after="40"/>
              <w:rPr>
                <w:rFonts w:asciiTheme="minorHAnsi" w:hAnsiTheme="minorHAnsi" w:cstheme="minorHAnsi"/>
                <w:bCs/>
                <w:sz w:val="20"/>
                <w:szCs w:val="20"/>
              </w:rPr>
            </w:pPr>
            <w:r w:rsidRPr="00EB35CD">
              <w:rPr>
                <w:rFonts w:asciiTheme="minorHAnsi" w:hAnsiTheme="minorHAnsi" w:cstheme="minorHAnsi"/>
                <w:bCs/>
                <w:sz w:val="20"/>
                <w:szCs w:val="20"/>
              </w:rPr>
              <w:t>Usia</w:t>
            </w:r>
          </w:p>
        </w:tc>
        <w:tc>
          <w:tcPr>
            <w:tcW w:w="2835" w:type="dxa"/>
            <w:gridSpan w:val="4"/>
            <w:tcBorders>
              <w:top w:val="nil"/>
              <w:bottom w:val="nil"/>
              <w:right w:val="single" w:sz="4" w:space="0" w:color="auto"/>
            </w:tcBorders>
            <w:shd w:val="clear" w:color="auto" w:fill="BFBFBF" w:themeFill="background1" w:themeFillShade="BF"/>
            <w:vAlign w:val="center"/>
          </w:tcPr>
          <w:p w14:paraId="00E25795" w14:textId="37D01CDE" w:rsidR="0006387C" w:rsidRPr="00EB35CD" w:rsidRDefault="0006387C" w:rsidP="00312F38">
            <w:pPr>
              <w:spacing w:after="40"/>
              <w:ind w:left="178" w:hanging="178"/>
              <w:rPr>
                <w:rFonts w:asciiTheme="minorHAnsi" w:hAnsiTheme="minorHAnsi" w:cstheme="minorHAnsi"/>
                <w:bCs/>
                <w:iCs/>
                <w:sz w:val="20"/>
                <w:szCs w:val="20"/>
              </w:rPr>
            </w:pPr>
            <w:r w:rsidRPr="00EB35CD">
              <w:rPr>
                <w:rFonts w:asciiTheme="minorHAnsi" w:hAnsiTheme="minorHAnsi" w:cstheme="minorHAnsi"/>
                <w:bCs/>
                <w:sz w:val="20"/>
                <w:szCs w:val="20"/>
              </w:rPr>
              <w:t xml:space="preserve">: </w:t>
            </w:r>
            <w:r w:rsidR="009B5A80" w:rsidRPr="009B5A80">
              <w:rPr>
                <w:rFonts w:asciiTheme="minorHAnsi" w:hAnsiTheme="minorHAnsi" w:cstheme="minorHAnsi"/>
                <w:bCs/>
                <w:i/>
                <w:iCs/>
                <w:color w:val="4472C4" w:themeColor="accent5"/>
                <w:sz w:val="20"/>
                <w:szCs w:val="20"/>
              </w:rPr>
              <w:t>&lt;Insured gender&gt;</w:t>
            </w:r>
          </w:p>
          <w:p w14:paraId="5E2B28C3" w14:textId="1966A4F2" w:rsidR="0006387C" w:rsidRPr="00EB35CD" w:rsidRDefault="0006387C" w:rsidP="00312F38">
            <w:pPr>
              <w:spacing w:after="40"/>
              <w:rPr>
                <w:rFonts w:asciiTheme="minorHAnsi" w:hAnsiTheme="minorHAnsi" w:cstheme="minorHAnsi"/>
                <w:bCs/>
                <w:iCs/>
                <w:sz w:val="20"/>
                <w:szCs w:val="20"/>
              </w:rPr>
            </w:pPr>
            <w:r w:rsidRPr="00EB35CD">
              <w:rPr>
                <w:rFonts w:asciiTheme="minorHAnsi" w:hAnsiTheme="minorHAnsi" w:cstheme="minorHAnsi"/>
                <w:bCs/>
                <w:sz w:val="20"/>
                <w:szCs w:val="20"/>
              </w:rPr>
              <w:t>:</w:t>
            </w:r>
            <w:r w:rsidRPr="00EB35CD">
              <w:rPr>
                <w:rFonts w:asciiTheme="minorHAnsi" w:hAnsiTheme="minorHAnsi" w:cstheme="minorHAnsi"/>
                <w:i/>
                <w:color w:val="0070C0"/>
                <w:sz w:val="20"/>
                <w:szCs w:val="20"/>
              </w:rPr>
              <w:t xml:space="preserve"> </w:t>
            </w:r>
            <w:r w:rsidR="009B5A80" w:rsidRPr="009B5A80">
              <w:rPr>
                <w:rFonts w:asciiTheme="minorHAnsi" w:hAnsiTheme="minorHAnsi" w:cstheme="minorHAnsi"/>
                <w:i/>
                <w:color w:val="4472C4" w:themeColor="accent5"/>
                <w:sz w:val="20"/>
                <w:szCs w:val="20"/>
              </w:rPr>
              <w:t>&lt;age of insured&gt;</w:t>
            </w:r>
            <w:r w:rsidR="003C70BE" w:rsidRPr="00EB35CD">
              <w:rPr>
                <w:rFonts w:asciiTheme="minorHAnsi" w:hAnsiTheme="minorHAnsi" w:cstheme="minorHAnsi"/>
                <w:iCs/>
                <w:sz w:val="20"/>
                <w:szCs w:val="20"/>
              </w:rPr>
              <w:t xml:space="preserve"> Tahun</w:t>
            </w:r>
          </w:p>
        </w:tc>
        <w:tc>
          <w:tcPr>
            <w:tcW w:w="283" w:type="dxa"/>
            <w:gridSpan w:val="2"/>
            <w:tcBorders>
              <w:top w:val="nil"/>
              <w:left w:val="single" w:sz="4" w:space="0" w:color="auto"/>
              <w:bottom w:val="nil"/>
              <w:right w:val="single" w:sz="4" w:space="0" w:color="auto"/>
            </w:tcBorders>
            <w:vAlign w:val="center"/>
          </w:tcPr>
          <w:p w14:paraId="38C7B6DA" w14:textId="77777777" w:rsidR="0006387C" w:rsidRPr="00EB35CD" w:rsidRDefault="0006387C" w:rsidP="00312F38">
            <w:pPr>
              <w:spacing w:after="40"/>
              <w:rPr>
                <w:rFonts w:asciiTheme="minorHAnsi" w:hAnsiTheme="minorHAnsi" w:cstheme="minorHAnsi"/>
                <w:b/>
                <w:sz w:val="20"/>
                <w:szCs w:val="20"/>
              </w:rPr>
            </w:pPr>
          </w:p>
        </w:tc>
        <w:tc>
          <w:tcPr>
            <w:tcW w:w="2126" w:type="dxa"/>
            <w:gridSpan w:val="5"/>
            <w:tcBorders>
              <w:top w:val="nil"/>
              <w:left w:val="single" w:sz="4" w:space="0" w:color="auto"/>
              <w:bottom w:val="nil"/>
              <w:right w:val="nil"/>
            </w:tcBorders>
            <w:shd w:val="clear" w:color="auto" w:fill="BFBFBF" w:themeFill="background1" w:themeFillShade="BF"/>
          </w:tcPr>
          <w:p w14:paraId="60BEA641" w14:textId="420AD905" w:rsidR="0006387C" w:rsidRPr="00EB35CD" w:rsidRDefault="0006387C" w:rsidP="00312F38">
            <w:pPr>
              <w:spacing w:after="40"/>
              <w:rPr>
                <w:rFonts w:asciiTheme="minorHAnsi" w:hAnsiTheme="minorHAnsi" w:cstheme="minorHAnsi"/>
                <w:bCs/>
                <w:sz w:val="20"/>
                <w:szCs w:val="20"/>
              </w:rPr>
            </w:pPr>
            <w:r w:rsidRPr="00EB35CD">
              <w:rPr>
                <w:rFonts w:asciiTheme="minorHAnsi" w:hAnsiTheme="minorHAnsi" w:cstheme="minorHAnsi"/>
                <w:bCs/>
                <w:sz w:val="20"/>
                <w:szCs w:val="20"/>
              </w:rPr>
              <w:t>Masa Pembayaran Premi</w:t>
            </w:r>
          </w:p>
        </w:tc>
        <w:tc>
          <w:tcPr>
            <w:tcW w:w="2405" w:type="dxa"/>
            <w:tcBorders>
              <w:top w:val="nil"/>
              <w:left w:val="nil"/>
              <w:bottom w:val="nil"/>
              <w:right w:val="single" w:sz="4" w:space="0" w:color="auto"/>
            </w:tcBorders>
            <w:shd w:val="clear" w:color="auto" w:fill="BFBFBF" w:themeFill="background1" w:themeFillShade="BF"/>
          </w:tcPr>
          <w:p w14:paraId="0CFCFC62" w14:textId="18E1F898" w:rsidR="0006387C" w:rsidRPr="00EB35CD" w:rsidRDefault="0006387C" w:rsidP="00312F38">
            <w:pPr>
              <w:spacing w:after="40"/>
              <w:rPr>
                <w:rFonts w:asciiTheme="minorHAnsi" w:hAnsiTheme="minorHAnsi" w:cstheme="minorHAnsi"/>
                <w:bCs/>
                <w:iCs/>
                <w:sz w:val="20"/>
                <w:szCs w:val="20"/>
              </w:rPr>
            </w:pPr>
            <w:r w:rsidRPr="00EB35CD">
              <w:rPr>
                <w:rFonts w:asciiTheme="minorHAnsi" w:hAnsiTheme="minorHAnsi" w:cstheme="minorHAnsi"/>
                <w:bCs/>
                <w:sz w:val="20"/>
                <w:szCs w:val="20"/>
              </w:rPr>
              <w:t>:</w:t>
            </w:r>
            <w:r w:rsidR="0034176D" w:rsidRPr="00EB35CD">
              <w:rPr>
                <w:rFonts w:asciiTheme="minorHAnsi" w:hAnsiTheme="minorHAnsi" w:cstheme="minorHAnsi"/>
                <w:iCs/>
                <w:sz w:val="20"/>
                <w:szCs w:val="20"/>
              </w:rPr>
              <w:t xml:space="preserve"> </w:t>
            </w:r>
            <w:r w:rsidR="009B5A80" w:rsidRPr="009B5A80">
              <w:rPr>
                <w:rFonts w:asciiTheme="minorHAnsi" w:hAnsiTheme="minorHAnsi" w:cstheme="minorHAnsi"/>
                <w:i/>
                <w:color w:val="4472C4" w:themeColor="accent5"/>
                <w:sz w:val="20"/>
                <w:szCs w:val="20"/>
              </w:rPr>
              <w:t>&lt;Premium payment period&gt;</w:t>
            </w:r>
          </w:p>
        </w:tc>
        <w:tc>
          <w:tcPr>
            <w:tcW w:w="844" w:type="dxa"/>
            <w:tcBorders>
              <w:top w:val="nil"/>
              <w:left w:val="single" w:sz="4" w:space="0" w:color="auto"/>
              <w:bottom w:val="nil"/>
              <w:right w:val="single" w:sz="4" w:space="0" w:color="auto"/>
            </w:tcBorders>
            <w:vAlign w:val="center"/>
          </w:tcPr>
          <w:p w14:paraId="606AFD3D"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3719E195" w14:textId="77777777" w:rsidTr="00BB4295">
        <w:trPr>
          <w:trHeight w:val="58"/>
        </w:trPr>
        <w:tc>
          <w:tcPr>
            <w:tcW w:w="283" w:type="dxa"/>
            <w:tcBorders>
              <w:top w:val="nil"/>
              <w:left w:val="single" w:sz="4" w:space="0" w:color="auto"/>
              <w:bottom w:val="nil"/>
              <w:right w:val="single" w:sz="4" w:space="0" w:color="auto"/>
            </w:tcBorders>
            <w:vAlign w:val="center"/>
          </w:tcPr>
          <w:p w14:paraId="528C114F"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c>
          <w:tcPr>
            <w:tcW w:w="1844" w:type="dxa"/>
            <w:gridSpan w:val="3"/>
            <w:tcBorders>
              <w:top w:val="nil"/>
              <w:left w:val="single" w:sz="4" w:space="0" w:color="auto"/>
              <w:bottom w:val="nil"/>
            </w:tcBorders>
            <w:shd w:val="clear" w:color="auto" w:fill="BFBFBF" w:themeFill="background1" w:themeFillShade="BF"/>
            <w:vAlign w:val="center"/>
          </w:tcPr>
          <w:p w14:paraId="2DB57609" w14:textId="317E3E8D" w:rsidR="0006387C" w:rsidRPr="00EB35CD" w:rsidRDefault="0006387C" w:rsidP="0006387C">
            <w:pPr>
              <w:spacing w:after="40"/>
              <w:rPr>
                <w:rFonts w:asciiTheme="minorHAnsi" w:hAnsiTheme="minorHAnsi" w:cstheme="minorHAnsi"/>
                <w:b/>
                <w:sz w:val="20"/>
                <w:szCs w:val="20"/>
              </w:rPr>
            </w:pPr>
            <w:r w:rsidRPr="00EB35CD">
              <w:rPr>
                <w:rFonts w:asciiTheme="minorHAnsi" w:hAnsiTheme="minorHAnsi" w:cstheme="minorHAnsi"/>
                <w:b/>
                <w:sz w:val="20"/>
                <w:szCs w:val="20"/>
              </w:rPr>
              <w:t>Pemegang Polis</w:t>
            </w:r>
          </w:p>
          <w:p w14:paraId="6280E8A0" w14:textId="357EEDF0"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 xml:space="preserve">Nama </w:t>
            </w:r>
          </w:p>
        </w:tc>
        <w:tc>
          <w:tcPr>
            <w:tcW w:w="2835" w:type="dxa"/>
            <w:gridSpan w:val="4"/>
            <w:tcBorders>
              <w:top w:val="nil"/>
              <w:bottom w:val="nil"/>
              <w:right w:val="single" w:sz="4" w:space="0" w:color="auto"/>
            </w:tcBorders>
            <w:shd w:val="clear" w:color="auto" w:fill="BFBFBF" w:themeFill="background1" w:themeFillShade="BF"/>
            <w:vAlign w:val="center"/>
          </w:tcPr>
          <w:p w14:paraId="52A605EE" w14:textId="77777777" w:rsidR="0006387C" w:rsidRPr="00EB35CD" w:rsidRDefault="0006387C" w:rsidP="0006387C">
            <w:pPr>
              <w:spacing w:after="40"/>
              <w:rPr>
                <w:rFonts w:asciiTheme="minorHAnsi" w:hAnsiTheme="minorHAnsi" w:cstheme="minorHAnsi"/>
                <w:bCs/>
                <w:sz w:val="20"/>
                <w:szCs w:val="20"/>
              </w:rPr>
            </w:pPr>
          </w:p>
          <w:p w14:paraId="066935AB" w14:textId="45DE5B9E"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 xml:space="preserve">: </w:t>
            </w:r>
            <w:r w:rsidR="009B5A80" w:rsidRPr="009B5A80">
              <w:rPr>
                <w:rFonts w:asciiTheme="minorHAnsi" w:hAnsiTheme="minorHAnsi" w:cstheme="minorHAnsi"/>
                <w:bCs/>
                <w:i/>
                <w:iCs/>
                <w:color w:val="4472C4" w:themeColor="accent5"/>
                <w:sz w:val="20"/>
                <w:szCs w:val="20"/>
              </w:rPr>
              <w:t>&lt;Name of policy holder&gt;</w:t>
            </w:r>
          </w:p>
        </w:tc>
        <w:tc>
          <w:tcPr>
            <w:tcW w:w="283" w:type="dxa"/>
            <w:gridSpan w:val="2"/>
            <w:tcBorders>
              <w:top w:val="nil"/>
              <w:left w:val="single" w:sz="4" w:space="0" w:color="auto"/>
              <w:bottom w:val="nil"/>
              <w:right w:val="single" w:sz="4" w:space="0" w:color="auto"/>
            </w:tcBorders>
            <w:vAlign w:val="center"/>
          </w:tcPr>
          <w:p w14:paraId="0D3C980C" w14:textId="77777777" w:rsidR="0006387C" w:rsidRPr="00EB35CD" w:rsidRDefault="0006387C" w:rsidP="0006387C">
            <w:pPr>
              <w:spacing w:after="40"/>
              <w:rPr>
                <w:rFonts w:asciiTheme="minorHAnsi" w:hAnsiTheme="minorHAnsi" w:cstheme="minorHAnsi"/>
                <w:b/>
                <w:sz w:val="20"/>
                <w:szCs w:val="20"/>
              </w:rPr>
            </w:pPr>
          </w:p>
        </w:tc>
        <w:tc>
          <w:tcPr>
            <w:tcW w:w="2126" w:type="dxa"/>
            <w:gridSpan w:val="5"/>
            <w:tcBorders>
              <w:top w:val="nil"/>
              <w:left w:val="single" w:sz="4" w:space="0" w:color="auto"/>
              <w:bottom w:val="nil"/>
              <w:right w:val="nil"/>
            </w:tcBorders>
            <w:shd w:val="clear" w:color="auto" w:fill="BFBFBF" w:themeFill="background1" w:themeFillShade="BF"/>
          </w:tcPr>
          <w:p w14:paraId="68A1BD4D" w14:textId="523DAC45"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Cara Pembayaran Premi</w:t>
            </w:r>
          </w:p>
        </w:tc>
        <w:tc>
          <w:tcPr>
            <w:tcW w:w="2405" w:type="dxa"/>
            <w:tcBorders>
              <w:top w:val="nil"/>
              <w:left w:val="nil"/>
              <w:bottom w:val="nil"/>
              <w:right w:val="single" w:sz="4" w:space="0" w:color="auto"/>
            </w:tcBorders>
            <w:shd w:val="clear" w:color="auto" w:fill="BFBFBF" w:themeFill="background1" w:themeFillShade="BF"/>
          </w:tcPr>
          <w:p w14:paraId="1FE834FA" w14:textId="499BD32E" w:rsidR="0006387C" w:rsidRPr="00EB35CD" w:rsidRDefault="0006387C" w:rsidP="0006387C">
            <w:pPr>
              <w:spacing w:after="40"/>
              <w:rPr>
                <w:rFonts w:asciiTheme="minorHAnsi" w:hAnsiTheme="minorHAnsi" w:cstheme="minorHAnsi"/>
                <w:bCs/>
                <w:iCs/>
                <w:sz w:val="20"/>
                <w:szCs w:val="20"/>
              </w:rPr>
            </w:pPr>
            <w:r w:rsidRPr="00EB35CD">
              <w:rPr>
                <w:rFonts w:asciiTheme="minorHAnsi" w:hAnsiTheme="minorHAnsi" w:cstheme="minorHAnsi"/>
                <w:bCs/>
                <w:sz w:val="20"/>
                <w:szCs w:val="20"/>
              </w:rPr>
              <w:t>:</w:t>
            </w:r>
            <w:r w:rsidR="0034176D" w:rsidRPr="00EB35CD">
              <w:rPr>
                <w:rFonts w:asciiTheme="minorHAnsi" w:hAnsiTheme="minorHAnsi" w:cstheme="minorHAnsi"/>
                <w:iCs/>
                <w:color w:val="0070C0"/>
                <w:sz w:val="20"/>
                <w:szCs w:val="20"/>
              </w:rPr>
              <w:t xml:space="preserve"> </w:t>
            </w:r>
            <w:r w:rsidR="009B5A80" w:rsidRPr="009B5A80">
              <w:rPr>
                <w:rFonts w:asciiTheme="minorHAnsi" w:hAnsiTheme="minorHAnsi" w:cstheme="minorHAnsi"/>
                <w:i/>
                <w:color w:val="0070C0"/>
                <w:sz w:val="20"/>
                <w:szCs w:val="20"/>
              </w:rPr>
              <w:t>&lt;</w:t>
            </w:r>
            <w:r w:rsidR="009B5A80">
              <w:rPr>
                <w:rFonts w:asciiTheme="minorHAnsi" w:hAnsiTheme="minorHAnsi" w:cstheme="minorHAnsi"/>
                <w:i/>
                <w:color w:val="0070C0"/>
                <w:sz w:val="20"/>
                <w:szCs w:val="20"/>
              </w:rPr>
              <w:t>Premium Payment Method</w:t>
            </w:r>
            <w:r w:rsidR="009B5A80" w:rsidRPr="009B5A80">
              <w:rPr>
                <w:rFonts w:asciiTheme="minorHAnsi" w:hAnsiTheme="minorHAnsi" w:cstheme="minorHAnsi"/>
                <w:i/>
                <w:color w:val="0070C0"/>
                <w:sz w:val="20"/>
                <w:szCs w:val="20"/>
              </w:rPr>
              <w:t>&gt;</w:t>
            </w:r>
          </w:p>
        </w:tc>
        <w:tc>
          <w:tcPr>
            <w:tcW w:w="844" w:type="dxa"/>
            <w:tcBorders>
              <w:top w:val="nil"/>
              <w:left w:val="single" w:sz="4" w:space="0" w:color="auto"/>
              <w:bottom w:val="nil"/>
            </w:tcBorders>
            <w:vAlign w:val="center"/>
          </w:tcPr>
          <w:p w14:paraId="2A4513EB"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3631A775" w14:textId="77777777" w:rsidTr="00BB4295">
        <w:trPr>
          <w:trHeight w:val="58"/>
        </w:trPr>
        <w:tc>
          <w:tcPr>
            <w:tcW w:w="283" w:type="dxa"/>
            <w:tcBorders>
              <w:top w:val="nil"/>
              <w:left w:val="single" w:sz="4" w:space="0" w:color="auto"/>
              <w:bottom w:val="single" w:sz="4" w:space="0" w:color="auto"/>
              <w:right w:val="single" w:sz="4" w:space="0" w:color="auto"/>
            </w:tcBorders>
            <w:vAlign w:val="center"/>
          </w:tcPr>
          <w:p w14:paraId="59F91C46"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c>
          <w:tcPr>
            <w:tcW w:w="1844" w:type="dxa"/>
            <w:gridSpan w:val="3"/>
            <w:tcBorders>
              <w:top w:val="nil"/>
              <w:left w:val="single" w:sz="4" w:space="0" w:color="auto"/>
              <w:bottom w:val="single" w:sz="4" w:space="0" w:color="auto"/>
            </w:tcBorders>
            <w:shd w:val="clear" w:color="auto" w:fill="BFBFBF" w:themeFill="background1" w:themeFillShade="BF"/>
          </w:tcPr>
          <w:p w14:paraId="41B5ABCB" w14:textId="23C8249B"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 xml:space="preserve">Jenis Kelamin </w:t>
            </w:r>
          </w:p>
          <w:p w14:paraId="44BEA117" w14:textId="41155125"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Usia</w:t>
            </w:r>
          </w:p>
        </w:tc>
        <w:tc>
          <w:tcPr>
            <w:tcW w:w="2835" w:type="dxa"/>
            <w:gridSpan w:val="4"/>
            <w:tcBorders>
              <w:top w:val="nil"/>
              <w:bottom w:val="single" w:sz="4" w:space="0" w:color="auto"/>
              <w:right w:val="single" w:sz="4" w:space="0" w:color="auto"/>
            </w:tcBorders>
            <w:shd w:val="clear" w:color="auto" w:fill="BFBFBF" w:themeFill="background1" w:themeFillShade="BF"/>
            <w:vAlign w:val="center"/>
          </w:tcPr>
          <w:p w14:paraId="381626E1" w14:textId="72BEA12C" w:rsidR="0006387C" w:rsidRPr="00EB35CD" w:rsidRDefault="0006387C" w:rsidP="0006387C">
            <w:pPr>
              <w:spacing w:after="40"/>
              <w:ind w:left="178" w:hanging="178"/>
              <w:rPr>
                <w:rFonts w:asciiTheme="minorHAnsi" w:hAnsiTheme="minorHAnsi" w:cstheme="minorHAnsi"/>
                <w:bCs/>
                <w:sz w:val="20"/>
                <w:szCs w:val="20"/>
              </w:rPr>
            </w:pPr>
            <w:r w:rsidRPr="00EB35CD">
              <w:rPr>
                <w:rFonts w:asciiTheme="minorHAnsi" w:hAnsiTheme="minorHAnsi" w:cstheme="minorHAnsi"/>
                <w:bCs/>
                <w:sz w:val="20"/>
                <w:szCs w:val="20"/>
              </w:rPr>
              <w:t xml:space="preserve">: </w:t>
            </w:r>
            <w:r w:rsidR="009B5A80" w:rsidRPr="009B5A80">
              <w:rPr>
                <w:rFonts w:asciiTheme="minorHAnsi" w:hAnsiTheme="minorHAnsi" w:cstheme="minorHAnsi"/>
                <w:bCs/>
                <w:i/>
                <w:iCs/>
                <w:color w:val="4472C4" w:themeColor="accent5"/>
                <w:sz w:val="20"/>
                <w:szCs w:val="20"/>
              </w:rPr>
              <w:t>&lt;Insured gender&gt;</w:t>
            </w:r>
          </w:p>
          <w:p w14:paraId="6036CC44" w14:textId="2DBBFA17" w:rsidR="0006387C" w:rsidRPr="00EB35CD" w:rsidRDefault="0006387C" w:rsidP="00312F38">
            <w:pPr>
              <w:spacing w:after="40"/>
              <w:ind w:left="178" w:hanging="178"/>
              <w:rPr>
                <w:rFonts w:asciiTheme="minorHAnsi" w:hAnsiTheme="minorHAnsi" w:cstheme="minorHAnsi"/>
                <w:bCs/>
                <w:iCs/>
                <w:sz w:val="20"/>
                <w:szCs w:val="20"/>
              </w:rPr>
            </w:pPr>
            <w:r w:rsidRPr="00EB35CD">
              <w:rPr>
                <w:rFonts w:asciiTheme="minorHAnsi" w:hAnsiTheme="minorHAnsi" w:cstheme="minorHAnsi"/>
                <w:bCs/>
                <w:sz w:val="20"/>
                <w:szCs w:val="20"/>
              </w:rPr>
              <w:t>:</w:t>
            </w:r>
            <w:r w:rsidRPr="00EB35CD">
              <w:rPr>
                <w:rFonts w:asciiTheme="minorHAnsi" w:hAnsiTheme="minorHAnsi" w:cstheme="minorHAnsi"/>
                <w:i/>
                <w:color w:val="0070C0"/>
                <w:sz w:val="20"/>
                <w:szCs w:val="20"/>
              </w:rPr>
              <w:t xml:space="preserve"> </w:t>
            </w:r>
            <w:r w:rsidR="009B5A80" w:rsidRPr="009B5A80">
              <w:rPr>
                <w:rFonts w:asciiTheme="minorHAnsi" w:hAnsiTheme="minorHAnsi" w:cstheme="minorHAnsi"/>
                <w:i/>
                <w:color w:val="4472C4" w:themeColor="accent5"/>
                <w:sz w:val="20"/>
                <w:szCs w:val="20"/>
              </w:rPr>
              <w:t>&lt;age of insured&gt;</w:t>
            </w:r>
            <w:r w:rsidR="008C0BC7" w:rsidRPr="00EB35CD">
              <w:rPr>
                <w:rFonts w:asciiTheme="minorHAnsi" w:hAnsiTheme="minorHAnsi" w:cstheme="minorHAnsi"/>
                <w:iCs/>
                <w:sz w:val="20"/>
                <w:szCs w:val="20"/>
              </w:rPr>
              <w:t xml:space="preserve"> Tahun</w:t>
            </w:r>
          </w:p>
        </w:tc>
        <w:tc>
          <w:tcPr>
            <w:tcW w:w="283" w:type="dxa"/>
            <w:gridSpan w:val="2"/>
            <w:tcBorders>
              <w:top w:val="nil"/>
              <w:left w:val="single" w:sz="4" w:space="0" w:color="auto"/>
              <w:bottom w:val="single" w:sz="4" w:space="0" w:color="auto"/>
              <w:right w:val="single" w:sz="4" w:space="0" w:color="auto"/>
            </w:tcBorders>
            <w:vAlign w:val="center"/>
          </w:tcPr>
          <w:p w14:paraId="31472F89" w14:textId="77777777" w:rsidR="0006387C" w:rsidRPr="00EB35CD" w:rsidRDefault="0006387C" w:rsidP="0006387C">
            <w:pPr>
              <w:spacing w:after="40"/>
              <w:rPr>
                <w:rFonts w:asciiTheme="minorHAnsi" w:hAnsiTheme="minorHAnsi" w:cstheme="minorHAnsi"/>
                <w:b/>
                <w:sz w:val="20"/>
                <w:szCs w:val="20"/>
              </w:rPr>
            </w:pPr>
          </w:p>
        </w:tc>
        <w:tc>
          <w:tcPr>
            <w:tcW w:w="2126" w:type="dxa"/>
            <w:gridSpan w:val="5"/>
            <w:tcBorders>
              <w:top w:val="nil"/>
              <w:left w:val="single" w:sz="4" w:space="0" w:color="auto"/>
              <w:bottom w:val="single" w:sz="4" w:space="0" w:color="auto"/>
              <w:right w:val="nil"/>
            </w:tcBorders>
            <w:shd w:val="clear" w:color="auto" w:fill="BFBFBF" w:themeFill="background1" w:themeFillShade="BF"/>
          </w:tcPr>
          <w:p w14:paraId="12F764A7" w14:textId="04E1F3EB" w:rsidR="0006387C" w:rsidRPr="00EB35CD" w:rsidRDefault="0006387C" w:rsidP="0006387C">
            <w:pPr>
              <w:spacing w:after="40"/>
              <w:rPr>
                <w:rFonts w:asciiTheme="minorHAnsi" w:hAnsiTheme="minorHAnsi" w:cstheme="minorHAnsi"/>
                <w:bCs/>
                <w:sz w:val="20"/>
                <w:szCs w:val="20"/>
              </w:rPr>
            </w:pPr>
            <w:r w:rsidRPr="00EB35CD">
              <w:rPr>
                <w:rFonts w:asciiTheme="minorHAnsi" w:hAnsiTheme="minorHAnsi" w:cstheme="minorHAnsi"/>
                <w:bCs/>
                <w:sz w:val="20"/>
                <w:szCs w:val="20"/>
              </w:rPr>
              <w:t>Metode  Seleksi Risiko</w:t>
            </w:r>
          </w:p>
        </w:tc>
        <w:tc>
          <w:tcPr>
            <w:tcW w:w="2405" w:type="dxa"/>
            <w:tcBorders>
              <w:top w:val="nil"/>
              <w:left w:val="nil"/>
              <w:bottom w:val="single" w:sz="4" w:space="0" w:color="auto"/>
              <w:right w:val="single" w:sz="4" w:space="0" w:color="auto"/>
            </w:tcBorders>
            <w:shd w:val="clear" w:color="auto" w:fill="BFBFBF" w:themeFill="background1" w:themeFillShade="BF"/>
          </w:tcPr>
          <w:p w14:paraId="37DD11E4" w14:textId="7DB61DC5" w:rsidR="0006387C" w:rsidRPr="00EB35CD" w:rsidRDefault="0006387C" w:rsidP="0006387C">
            <w:pPr>
              <w:spacing w:after="40"/>
              <w:rPr>
                <w:rFonts w:asciiTheme="minorHAnsi" w:hAnsiTheme="minorHAnsi" w:cstheme="minorHAnsi"/>
                <w:bCs/>
                <w:i/>
                <w:sz w:val="20"/>
                <w:szCs w:val="20"/>
              </w:rPr>
            </w:pPr>
            <w:r w:rsidRPr="00EB35CD">
              <w:rPr>
                <w:rFonts w:asciiTheme="minorHAnsi" w:hAnsiTheme="minorHAnsi" w:cstheme="minorHAnsi"/>
                <w:bCs/>
                <w:sz w:val="20"/>
                <w:szCs w:val="20"/>
              </w:rPr>
              <w:t>:</w:t>
            </w:r>
            <w:r w:rsidR="0034176D" w:rsidRPr="00EB35CD">
              <w:rPr>
                <w:rFonts w:asciiTheme="minorHAnsi" w:hAnsiTheme="minorHAnsi" w:cstheme="minorHAnsi"/>
                <w:iCs/>
                <w:color w:val="0070C0"/>
                <w:sz w:val="20"/>
                <w:szCs w:val="20"/>
              </w:rPr>
              <w:t xml:space="preserve"> </w:t>
            </w:r>
            <w:r w:rsidR="0034176D" w:rsidRPr="00EB35CD">
              <w:rPr>
                <w:rFonts w:asciiTheme="minorHAnsi" w:hAnsiTheme="minorHAnsi" w:cstheme="minorHAnsi"/>
                <w:i/>
                <w:sz w:val="20"/>
                <w:szCs w:val="20"/>
              </w:rPr>
              <w:t>Simplified Issuance Offering</w:t>
            </w:r>
          </w:p>
        </w:tc>
        <w:tc>
          <w:tcPr>
            <w:tcW w:w="844" w:type="dxa"/>
            <w:tcBorders>
              <w:top w:val="nil"/>
              <w:left w:val="single" w:sz="4" w:space="0" w:color="auto"/>
              <w:bottom w:val="single" w:sz="4" w:space="0" w:color="auto"/>
            </w:tcBorders>
            <w:vAlign w:val="center"/>
          </w:tcPr>
          <w:p w14:paraId="37042CA6"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1C3A7F8B" w14:textId="77777777" w:rsidTr="00BB4295">
        <w:trPr>
          <w:trHeight w:val="58"/>
        </w:trPr>
        <w:tc>
          <w:tcPr>
            <w:tcW w:w="283" w:type="dxa"/>
            <w:tcBorders>
              <w:top w:val="single" w:sz="4" w:space="0" w:color="auto"/>
            </w:tcBorders>
            <w:vAlign w:val="center"/>
          </w:tcPr>
          <w:p w14:paraId="46706E18"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c>
          <w:tcPr>
            <w:tcW w:w="1844" w:type="dxa"/>
            <w:gridSpan w:val="3"/>
            <w:tcBorders>
              <w:top w:val="single" w:sz="4" w:space="0" w:color="auto"/>
            </w:tcBorders>
            <w:vAlign w:val="center"/>
          </w:tcPr>
          <w:p w14:paraId="623C6C3A" w14:textId="77777777" w:rsidR="0006387C" w:rsidRPr="00EB35CD" w:rsidRDefault="0006387C" w:rsidP="0006387C">
            <w:pPr>
              <w:spacing w:after="40"/>
              <w:rPr>
                <w:rFonts w:asciiTheme="minorHAnsi" w:hAnsiTheme="minorHAnsi" w:cstheme="minorHAnsi"/>
                <w:bCs/>
                <w:sz w:val="20"/>
                <w:szCs w:val="20"/>
              </w:rPr>
            </w:pPr>
          </w:p>
        </w:tc>
        <w:tc>
          <w:tcPr>
            <w:tcW w:w="2835" w:type="dxa"/>
            <w:gridSpan w:val="4"/>
            <w:tcBorders>
              <w:top w:val="single" w:sz="4" w:space="0" w:color="auto"/>
            </w:tcBorders>
            <w:vAlign w:val="center"/>
          </w:tcPr>
          <w:p w14:paraId="4310E149" w14:textId="77777777" w:rsidR="0006387C" w:rsidRPr="00EB35CD" w:rsidRDefault="0006387C" w:rsidP="0006387C">
            <w:pPr>
              <w:spacing w:after="40"/>
              <w:rPr>
                <w:rFonts w:asciiTheme="minorHAnsi" w:hAnsiTheme="minorHAnsi" w:cstheme="minorHAnsi"/>
                <w:bCs/>
                <w:sz w:val="20"/>
                <w:szCs w:val="20"/>
              </w:rPr>
            </w:pPr>
          </w:p>
        </w:tc>
        <w:tc>
          <w:tcPr>
            <w:tcW w:w="283" w:type="dxa"/>
            <w:gridSpan w:val="2"/>
            <w:tcBorders>
              <w:top w:val="single" w:sz="4" w:space="0" w:color="auto"/>
            </w:tcBorders>
            <w:vAlign w:val="center"/>
          </w:tcPr>
          <w:p w14:paraId="799F7CCA" w14:textId="77777777" w:rsidR="0006387C" w:rsidRPr="00EB35CD" w:rsidRDefault="0006387C" w:rsidP="0006387C">
            <w:pPr>
              <w:spacing w:after="40"/>
              <w:rPr>
                <w:rFonts w:asciiTheme="minorHAnsi" w:hAnsiTheme="minorHAnsi" w:cstheme="minorHAnsi"/>
                <w:b/>
                <w:sz w:val="20"/>
                <w:szCs w:val="20"/>
              </w:rPr>
            </w:pPr>
          </w:p>
        </w:tc>
        <w:tc>
          <w:tcPr>
            <w:tcW w:w="2126" w:type="dxa"/>
            <w:gridSpan w:val="5"/>
            <w:tcBorders>
              <w:top w:val="single" w:sz="4" w:space="0" w:color="auto"/>
            </w:tcBorders>
            <w:vAlign w:val="center"/>
          </w:tcPr>
          <w:p w14:paraId="76835853" w14:textId="77777777" w:rsidR="0006387C" w:rsidRPr="00EB35CD" w:rsidRDefault="0006387C" w:rsidP="0006387C">
            <w:pPr>
              <w:spacing w:after="40"/>
              <w:rPr>
                <w:rFonts w:asciiTheme="minorHAnsi" w:hAnsiTheme="minorHAnsi" w:cstheme="minorHAnsi"/>
                <w:bCs/>
                <w:sz w:val="20"/>
                <w:szCs w:val="20"/>
              </w:rPr>
            </w:pPr>
          </w:p>
        </w:tc>
        <w:tc>
          <w:tcPr>
            <w:tcW w:w="2405" w:type="dxa"/>
            <w:tcBorders>
              <w:top w:val="single" w:sz="4" w:space="0" w:color="auto"/>
            </w:tcBorders>
            <w:vAlign w:val="center"/>
          </w:tcPr>
          <w:p w14:paraId="27E06D9A" w14:textId="77777777" w:rsidR="0006387C" w:rsidRPr="00EB35CD" w:rsidRDefault="0006387C" w:rsidP="0006387C">
            <w:pPr>
              <w:spacing w:after="40"/>
              <w:rPr>
                <w:rFonts w:asciiTheme="minorHAnsi" w:hAnsiTheme="minorHAnsi" w:cstheme="minorHAnsi"/>
                <w:bCs/>
                <w:sz w:val="20"/>
                <w:szCs w:val="20"/>
              </w:rPr>
            </w:pPr>
          </w:p>
        </w:tc>
        <w:tc>
          <w:tcPr>
            <w:tcW w:w="844" w:type="dxa"/>
            <w:tcBorders>
              <w:top w:val="single" w:sz="4" w:space="0" w:color="auto"/>
            </w:tcBorders>
            <w:vAlign w:val="center"/>
          </w:tcPr>
          <w:p w14:paraId="67D973C0"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717D8A64" w14:textId="77777777" w:rsidTr="00BB4295">
        <w:trPr>
          <w:trHeight w:val="58"/>
        </w:trPr>
        <w:tc>
          <w:tcPr>
            <w:tcW w:w="10620" w:type="dxa"/>
            <w:gridSpan w:val="17"/>
            <w:vAlign w:val="center"/>
          </w:tcPr>
          <w:p w14:paraId="60C144E9" w14:textId="03DFDF54" w:rsidR="0006387C" w:rsidRPr="00EB35CD" w:rsidRDefault="0006387C" w:rsidP="0006387C">
            <w:pPr>
              <w:spacing w:after="40"/>
              <w:jc w:val="center"/>
              <w:rPr>
                <w:rFonts w:asciiTheme="minorHAnsi" w:hAnsiTheme="minorHAnsi" w:cstheme="minorHAnsi"/>
                <w:b/>
                <w:sz w:val="20"/>
                <w:szCs w:val="20"/>
              </w:rPr>
            </w:pPr>
            <w:r w:rsidRPr="00EB35CD">
              <w:rPr>
                <w:rFonts w:asciiTheme="minorHAnsi" w:hAnsiTheme="minorHAnsi" w:cstheme="minorHAnsi"/>
                <w:b/>
                <w:sz w:val="20"/>
                <w:szCs w:val="20"/>
              </w:rPr>
              <w:t>Tabel Premi dan Manfaat Asuransi</w:t>
            </w:r>
          </w:p>
        </w:tc>
      </w:tr>
      <w:tr w:rsidR="0006387C" w:rsidRPr="00EB35CD" w14:paraId="5A18559C" w14:textId="77777777" w:rsidTr="00BB4295">
        <w:trPr>
          <w:trHeight w:val="58"/>
        </w:trPr>
        <w:tc>
          <w:tcPr>
            <w:tcW w:w="10620" w:type="dxa"/>
            <w:gridSpan w:val="17"/>
            <w:vAlign w:val="center"/>
          </w:tcPr>
          <w:p w14:paraId="1A3A9D5F" w14:textId="46FB03BD" w:rsidR="0006387C" w:rsidRPr="00EB35CD" w:rsidRDefault="0006387C" w:rsidP="00312F38"/>
          <w:tbl>
            <w:tblPr>
              <w:tblStyle w:val="TableGrid1"/>
              <w:tblW w:w="9776" w:type="dxa"/>
              <w:jc w:val="center"/>
              <w:tblLayout w:type="fixed"/>
              <w:tblLook w:val="04A0" w:firstRow="1" w:lastRow="0" w:firstColumn="1" w:lastColumn="0" w:noHBand="0" w:noVBand="1"/>
            </w:tblPr>
            <w:tblGrid>
              <w:gridCol w:w="1307"/>
              <w:gridCol w:w="978"/>
              <w:gridCol w:w="1152"/>
              <w:gridCol w:w="1378"/>
              <w:gridCol w:w="1363"/>
              <w:gridCol w:w="1330"/>
              <w:gridCol w:w="2268"/>
            </w:tblGrid>
            <w:tr w:rsidR="0006387C" w:rsidRPr="00EB35CD" w14:paraId="13976BCC" w14:textId="77777777" w:rsidTr="00433872">
              <w:trPr>
                <w:trHeight w:val="293"/>
                <w:jc w:val="center"/>
              </w:trPr>
              <w:tc>
                <w:tcPr>
                  <w:tcW w:w="1307" w:type="dxa"/>
                  <w:vMerge w:val="restart"/>
                  <w:shd w:val="clear" w:color="auto" w:fill="FFC000"/>
                </w:tcPr>
                <w:p w14:paraId="56377532" w14:textId="47B1B71F"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rPr>
                    <w:t>USIA TERTANGGUNG</w:t>
                  </w:r>
                </w:p>
              </w:tc>
              <w:tc>
                <w:tcPr>
                  <w:tcW w:w="978" w:type="dxa"/>
                  <w:vMerge w:val="restart"/>
                  <w:shd w:val="clear" w:color="auto" w:fill="FFC000"/>
                  <w:vAlign w:val="center"/>
                </w:tcPr>
                <w:p w14:paraId="58ECA63F" w14:textId="24DD3B44" w:rsidR="0006387C" w:rsidRPr="00EB35CD" w:rsidRDefault="0006387C" w:rsidP="0006387C">
                  <w:pPr>
                    <w:jc w:val="center"/>
                    <w:rPr>
                      <w:rFonts w:asciiTheme="minorHAnsi" w:hAnsiTheme="minorHAnsi" w:cstheme="minorHAnsi"/>
                      <w:b/>
                      <w:bCs/>
                      <w:sz w:val="16"/>
                      <w:szCs w:val="16"/>
                      <w:lang w:val="id-ID"/>
                    </w:rPr>
                  </w:pPr>
                  <w:r w:rsidRPr="00EB35CD">
                    <w:rPr>
                      <w:rFonts w:asciiTheme="minorHAnsi" w:hAnsiTheme="minorHAnsi" w:cstheme="minorHAnsi"/>
                      <w:b/>
                      <w:bCs/>
                      <w:sz w:val="16"/>
                      <w:szCs w:val="16"/>
                    </w:rPr>
                    <w:t xml:space="preserve">AKHIR </w:t>
                  </w:r>
                  <w:r w:rsidRPr="00EB35CD">
                    <w:rPr>
                      <w:rFonts w:asciiTheme="minorHAnsi" w:hAnsiTheme="minorHAnsi" w:cstheme="minorHAnsi"/>
                      <w:b/>
                      <w:bCs/>
                      <w:sz w:val="16"/>
                      <w:szCs w:val="16"/>
                      <w:lang w:val="id-ID"/>
                    </w:rPr>
                    <w:t>TAHUN POLIS</w:t>
                  </w:r>
                </w:p>
              </w:tc>
              <w:tc>
                <w:tcPr>
                  <w:tcW w:w="1152" w:type="dxa"/>
                  <w:vMerge w:val="restart"/>
                  <w:shd w:val="clear" w:color="auto" w:fill="FFC000"/>
                  <w:vAlign w:val="center"/>
                </w:tcPr>
                <w:p w14:paraId="09B2A1B9" w14:textId="77777777"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lang w:val="id-ID"/>
                    </w:rPr>
                    <w:t xml:space="preserve">PREMI </w:t>
                  </w:r>
                  <w:r w:rsidRPr="00EB35CD">
                    <w:rPr>
                      <w:rFonts w:asciiTheme="minorHAnsi" w:hAnsiTheme="minorHAnsi" w:cstheme="minorHAnsi"/>
                      <w:b/>
                      <w:bCs/>
                      <w:sz w:val="16"/>
                      <w:szCs w:val="16"/>
                    </w:rPr>
                    <w:t>YANG DISE</w:t>
                  </w:r>
                  <w:r w:rsidRPr="00EB35CD">
                    <w:rPr>
                      <w:rFonts w:asciiTheme="minorHAnsi" w:hAnsiTheme="minorHAnsi" w:cstheme="minorHAnsi"/>
                      <w:b/>
                      <w:bCs/>
                      <w:sz w:val="16"/>
                      <w:szCs w:val="16"/>
                      <w:lang w:val="id-ID"/>
                    </w:rPr>
                    <w:t>TAHUN</w:t>
                  </w:r>
                  <w:r w:rsidRPr="00EB35CD">
                    <w:rPr>
                      <w:rFonts w:asciiTheme="minorHAnsi" w:hAnsiTheme="minorHAnsi" w:cstheme="minorHAnsi"/>
                      <w:b/>
                      <w:bCs/>
                      <w:sz w:val="16"/>
                      <w:szCs w:val="16"/>
                    </w:rPr>
                    <w:t>K</w:t>
                  </w:r>
                  <w:r w:rsidRPr="00EB35CD">
                    <w:rPr>
                      <w:rFonts w:asciiTheme="minorHAnsi" w:hAnsiTheme="minorHAnsi" w:cstheme="minorHAnsi"/>
                      <w:b/>
                      <w:bCs/>
                      <w:sz w:val="16"/>
                      <w:szCs w:val="16"/>
                      <w:lang w:val="id-ID"/>
                    </w:rPr>
                    <w:t>AN</w:t>
                  </w:r>
                  <w:r w:rsidRPr="00EB35CD">
                    <w:rPr>
                      <w:rFonts w:asciiTheme="minorHAnsi" w:hAnsiTheme="minorHAnsi" w:cstheme="minorHAnsi"/>
                      <w:b/>
                      <w:bCs/>
                      <w:sz w:val="16"/>
                      <w:szCs w:val="16"/>
                      <w:vertAlign w:val="superscript"/>
                    </w:rPr>
                    <w:t>1)</w:t>
                  </w:r>
                </w:p>
              </w:tc>
              <w:tc>
                <w:tcPr>
                  <w:tcW w:w="6339" w:type="dxa"/>
                  <w:gridSpan w:val="4"/>
                  <w:shd w:val="clear" w:color="auto" w:fill="FFC000"/>
                  <w:vAlign w:val="center"/>
                </w:tcPr>
                <w:p w14:paraId="24F2D9BA" w14:textId="77777777"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rPr>
                    <w:t>MANFAAT ASURANSI</w:t>
                  </w:r>
                  <w:r w:rsidRPr="00EB35CD">
                    <w:rPr>
                      <w:rFonts w:asciiTheme="minorHAnsi" w:hAnsiTheme="minorHAnsi" w:cstheme="minorHAnsi"/>
                      <w:b/>
                      <w:bCs/>
                      <w:sz w:val="16"/>
                      <w:szCs w:val="16"/>
                      <w:vertAlign w:val="superscript"/>
                    </w:rPr>
                    <w:t>2)</w:t>
                  </w:r>
                </w:p>
              </w:tc>
            </w:tr>
            <w:tr w:rsidR="005C583F" w:rsidRPr="00EB35CD" w14:paraId="53F0EFF5" w14:textId="77777777" w:rsidTr="00433872">
              <w:trPr>
                <w:trHeight w:val="158"/>
                <w:jc w:val="center"/>
              </w:trPr>
              <w:tc>
                <w:tcPr>
                  <w:tcW w:w="1307" w:type="dxa"/>
                  <w:vMerge/>
                  <w:shd w:val="clear" w:color="auto" w:fill="FFC000"/>
                </w:tcPr>
                <w:p w14:paraId="65DF9C5A" w14:textId="77777777" w:rsidR="0006387C" w:rsidRPr="00EB35CD" w:rsidRDefault="0006387C" w:rsidP="0006387C">
                  <w:pPr>
                    <w:jc w:val="center"/>
                    <w:rPr>
                      <w:rFonts w:asciiTheme="minorHAnsi" w:hAnsiTheme="minorHAnsi" w:cstheme="minorHAnsi"/>
                      <w:b/>
                      <w:bCs/>
                      <w:sz w:val="16"/>
                      <w:szCs w:val="16"/>
                    </w:rPr>
                  </w:pPr>
                </w:p>
              </w:tc>
              <w:tc>
                <w:tcPr>
                  <w:tcW w:w="978" w:type="dxa"/>
                  <w:vMerge/>
                  <w:shd w:val="clear" w:color="auto" w:fill="FFC000"/>
                  <w:vAlign w:val="center"/>
                </w:tcPr>
                <w:p w14:paraId="330F1F91" w14:textId="2897E2AC" w:rsidR="0006387C" w:rsidRPr="00EB35CD" w:rsidRDefault="0006387C" w:rsidP="0006387C">
                  <w:pPr>
                    <w:jc w:val="center"/>
                    <w:rPr>
                      <w:rFonts w:asciiTheme="minorHAnsi" w:hAnsiTheme="minorHAnsi" w:cstheme="minorHAnsi"/>
                      <w:b/>
                      <w:bCs/>
                      <w:sz w:val="16"/>
                      <w:szCs w:val="16"/>
                    </w:rPr>
                  </w:pPr>
                </w:p>
              </w:tc>
              <w:tc>
                <w:tcPr>
                  <w:tcW w:w="1152" w:type="dxa"/>
                  <w:vMerge/>
                  <w:shd w:val="clear" w:color="auto" w:fill="FFC000"/>
                  <w:vAlign w:val="center"/>
                </w:tcPr>
                <w:p w14:paraId="663AC8D4" w14:textId="77777777" w:rsidR="0006387C" w:rsidRPr="00EB35CD" w:rsidRDefault="0006387C" w:rsidP="0006387C">
                  <w:pPr>
                    <w:jc w:val="center"/>
                    <w:rPr>
                      <w:rFonts w:asciiTheme="minorHAnsi" w:hAnsiTheme="minorHAnsi" w:cstheme="minorHAnsi"/>
                      <w:b/>
                      <w:bCs/>
                      <w:sz w:val="16"/>
                      <w:szCs w:val="16"/>
                    </w:rPr>
                  </w:pPr>
                </w:p>
              </w:tc>
              <w:tc>
                <w:tcPr>
                  <w:tcW w:w="1378" w:type="dxa"/>
                  <w:tcBorders>
                    <w:bottom w:val="single" w:sz="4" w:space="0" w:color="auto"/>
                  </w:tcBorders>
                  <w:shd w:val="clear" w:color="auto" w:fill="FFC000"/>
                  <w:vAlign w:val="center"/>
                </w:tcPr>
                <w:p w14:paraId="78374DF8" w14:textId="77777777"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rPr>
                    <w:t>NILAI TUNAI</w:t>
                  </w:r>
                </w:p>
              </w:tc>
              <w:tc>
                <w:tcPr>
                  <w:tcW w:w="1363" w:type="dxa"/>
                  <w:shd w:val="clear" w:color="auto" w:fill="FFC000"/>
                  <w:vAlign w:val="center"/>
                </w:tcPr>
                <w:p w14:paraId="7CB724F1" w14:textId="77777777"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rPr>
                    <w:t>BEASISWA</w:t>
                  </w:r>
                </w:p>
                <w:p w14:paraId="19112984" w14:textId="77777777"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rPr>
                    <w:t>PENDIDIKAN</w:t>
                  </w:r>
                </w:p>
              </w:tc>
              <w:tc>
                <w:tcPr>
                  <w:tcW w:w="1330" w:type="dxa"/>
                  <w:shd w:val="clear" w:color="auto" w:fill="FFC000"/>
                  <w:vAlign w:val="center"/>
                </w:tcPr>
                <w:p w14:paraId="42725916" w14:textId="77777777"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rPr>
                    <w:t>MANFAAT MENINGGAL DUNIA</w:t>
                  </w:r>
                </w:p>
              </w:tc>
              <w:tc>
                <w:tcPr>
                  <w:tcW w:w="2268" w:type="dxa"/>
                  <w:shd w:val="clear" w:color="auto" w:fill="FFC000"/>
                  <w:vAlign w:val="center"/>
                </w:tcPr>
                <w:p w14:paraId="37D07A4F" w14:textId="77777777" w:rsidR="0006387C" w:rsidRPr="00EB35CD" w:rsidRDefault="0006387C" w:rsidP="0006387C">
                  <w:pPr>
                    <w:jc w:val="center"/>
                    <w:rPr>
                      <w:rFonts w:asciiTheme="minorHAnsi" w:hAnsiTheme="minorHAnsi" w:cstheme="minorHAnsi"/>
                      <w:b/>
                      <w:bCs/>
                      <w:sz w:val="16"/>
                      <w:szCs w:val="16"/>
                    </w:rPr>
                  </w:pPr>
                  <w:r w:rsidRPr="00EB35CD">
                    <w:rPr>
                      <w:rFonts w:asciiTheme="minorHAnsi" w:hAnsiTheme="minorHAnsi" w:cstheme="minorHAnsi"/>
                      <w:b/>
                      <w:bCs/>
                      <w:sz w:val="16"/>
                      <w:szCs w:val="16"/>
                    </w:rPr>
                    <w:t>MANFAAT MENINGGAL DUNIA KARENA KECELAKAAN</w:t>
                  </w:r>
                </w:p>
              </w:tc>
            </w:tr>
            <w:tr w:rsidR="00AE5587" w:rsidRPr="00EB35CD" w14:paraId="444E73CC" w14:textId="77777777" w:rsidTr="00433872">
              <w:trPr>
                <w:trHeight w:val="138"/>
                <w:jc w:val="center"/>
              </w:trPr>
              <w:tc>
                <w:tcPr>
                  <w:tcW w:w="1307" w:type="dxa"/>
                  <w:shd w:val="clear" w:color="auto" w:fill="BFBFBF" w:themeFill="background1" w:themeFillShade="BF"/>
                </w:tcPr>
                <w:p w14:paraId="53F4AAC7" w14:textId="38999DF9" w:rsidR="00AE5587" w:rsidRPr="00EB35CD" w:rsidRDefault="00AE5587" w:rsidP="00AE5587">
                  <w:pPr>
                    <w:jc w:val="center"/>
                    <w:rPr>
                      <w:rFonts w:asciiTheme="minorHAnsi" w:hAnsiTheme="minorHAnsi" w:cstheme="minorHAnsi"/>
                      <w:sz w:val="18"/>
                      <w:szCs w:val="18"/>
                    </w:rPr>
                  </w:pPr>
                  <w:r w:rsidRPr="00BE06A5">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5D3259E0" w14:textId="2075B41E" w:rsidR="00AE5587" w:rsidRPr="00EB35CD" w:rsidRDefault="00AE5587" w:rsidP="00AE5587">
                  <w:pPr>
                    <w:jc w:val="center"/>
                    <w:rPr>
                      <w:rFonts w:asciiTheme="minorHAnsi" w:hAnsiTheme="minorHAnsi" w:cstheme="minorHAnsi"/>
                      <w:sz w:val="18"/>
                      <w:szCs w:val="18"/>
                      <w:lang w:val="id-ID"/>
                    </w:rPr>
                  </w:pPr>
                  <w:r w:rsidRPr="00B50D4B">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6FAED857" w14:textId="3D49D0BD" w:rsidR="00AE5587" w:rsidRPr="00EB35CD" w:rsidRDefault="00AE5587" w:rsidP="00AE5587">
                  <w:pPr>
                    <w:jc w:val="center"/>
                    <w:rPr>
                      <w:rFonts w:asciiTheme="minorHAnsi" w:hAnsiTheme="minorHAnsi" w:cstheme="minorHAnsi"/>
                      <w:sz w:val="18"/>
                      <w:szCs w:val="18"/>
                      <w:lang w:val="id-ID"/>
                    </w:rPr>
                  </w:pPr>
                  <w:r w:rsidRPr="00B50D4B">
                    <w:rPr>
                      <w:rFonts w:asciiTheme="minorHAnsi" w:hAnsiTheme="minorHAnsi" w:cstheme="minorHAnsi"/>
                      <w:i/>
                      <w:iCs/>
                      <w:color w:val="5B9BD5" w:themeColor="accent1"/>
                      <w:sz w:val="18"/>
                      <w:szCs w:val="18"/>
                      <w:lang w:val="id-ID"/>
                    </w:rPr>
                    <w:t>&lt;Annualized Premium&gt;</w:t>
                  </w:r>
                </w:p>
              </w:tc>
              <w:tc>
                <w:tcPr>
                  <w:tcW w:w="1378" w:type="dxa"/>
                  <w:tcBorders>
                    <w:top w:val="single" w:sz="4" w:space="0" w:color="auto"/>
                    <w:left w:val="nil"/>
                    <w:bottom w:val="single" w:sz="4" w:space="0" w:color="auto"/>
                    <w:right w:val="nil"/>
                  </w:tcBorders>
                  <w:shd w:val="clear" w:color="auto" w:fill="BFBFBF" w:themeFill="background1" w:themeFillShade="BF"/>
                </w:tcPr>
                <w:p w14:paraId="21AE6603" w14:textId="5C0672E1" w:rsidR="00AE5587" w:rsidRPr="00EB35CD" w:rsidRDefault="00AE5587" w:rsidP="00AE5587">
                  <w:pPr>
                    <w:jc w:val="center"/>
                    <w:rPr>
                      <w:rFonts w:asciiTheme="minorHAnsi" w:hAnsiTheme="minorHAnsi" w:cstheme="minorHAnsi"/>
                      <w:sz w:val="18"/>
                      <w:szCs w:val="18"/>
                      <w:lang w:val="id-ID"/>
                    </w:rPr>
                  </w:pPr>
                  <w:r w:rsidRPr="00BB19C4">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3A8C43DA" w14:textId="28285F1E" w:rsidR="00AE5587" w:rsidRPr="00EB35CD" w:rsidRDefault="00AE5587" w:rsidP="00AE5587">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3213D5F7" w14:textId="3744AEA3" w:rsidR="00AE5587" w:rsidRPr="00EB35CD" w:rsidRDefault="00AE5587" w:rsidP="00AE5587">
                  <w:pPr>
                    <w:jc w:val="center"/>
                    <w:rPr>
                      <w:rFonts w:asciiTheme="minorHAnsi" w:hAnsiTheme="minorHAnsi" w:cstheme="minorHAnsi"/>
                      <w:sz w:val="18"/>
                      <w:szCs w:val="18"/>
                      <w:lang w:val="en-IN"/>
                    </w:rPr>
                  </w:pPr>
                  <w:r w:rsidRPr="00C56B7F">
                    <w:rPr>
                      <w:rFonts w:asciiTheme="minorHAnsi" w:hAnsiTheme="minorHAnsi" w:cstheme="minorHAnsi"/>
                      <w:i/>
                      <w:iCs/>
                      <w:color w:val="5B9BD5" w:themeColor="accent1"/>
                      <w:sz w:val="18"/>
                      <w:szCs w:val="18"/>
                      <w:lang w:val="en-IN"/>
                    </w:rPr>
                    <w:t>&lt;Natural Death benefit&gt;</w:t>
                  </w:r>
                  <w:r>
                    <w:rPr>
                      <w:rFonts w:asciiTheme="minorHAnsi" w:hAnsiTheme="minorHAnsi" w:cstheme="minorHAnsi"/>
                      <w:i/>
                      <w:iCs/>
                      <w:color w:val="5B9BD5" w:themeColor="accent1"/>
                      <w:sz w:val="18"/>
                      <w:szCs w:val="18"/>
                      <w:lang w:val="en-IN"/>
                    </w:rPr>
                    <w:t xml:space="preserve"> refer to actuarial calculator</w:t>
                  </w:r>
                </w:p>
              </w:tc>
              <w:tc>
                <w:tcPr>
                  <w:tcW w:w="2268" w:type="dxa"/>
                  <w:shd w:val="clear" w:color="auto" w:fill="BFBFBF" w:themeFill="background1" w:themeFillShade="BF"/>
                </w:tcPr>
                <w:p w14:paraId="3E04416B" w14:textId="2A67DBCE" w:rsidR="00AE5587" w:rsidRPr="00EB35CD" w:rsidRDefault="00AE5587" w:rsidP="00AE5587">
                  <w:pPr>
                    <w:jc w:val="right"/>
                    <w:rPr>
                      <w:rFonts w:asciiTheme="minorHAnsi" w:hAnsiTheme="minorHAnsi" w:cstheme="minorHAnsi"/>
                      <w:i/>
                      <w:color w:val="0070C0"/>
                      <w:sz w:val="18"/>
                      <w:szCs w:val="18"/>
                    </w:rPr>
                  </w:pPr>
                  <w:r w:rsidRPr="00C56B7F">
                    <w:rPr>
                      <w:rFonts w:asciiTheme="minorHAnsi" w:hAnsiTheme="minorHAnsi" w:cstheme="minorHAnsi"/>
                      <w:i/>
                      <w:iCs/>
                      <w:color w:val="5B9BD5" w:themeColor="accent1"/>
                      <w:sz w:val="18"/>
                      <w:szCs w:val="18"/>
                      <w:lang w:val="id-ID"/>
                    </w:rPr>
                    <w:t>&lt;Accidental death benefit&gt;</w:t>
                  </w:r>
                  <w:r>
                    <w:rPr>
                      <w:rFonts w:asciiTheme="minorHAnsi" w:hAnsiTheme="minorHAnsi" w:cstheme="minorHAnsi"/>
                      <w:i/>
                      <w:iCs/>
                      <w:color w:val="5B9BD5" w:themeColor="accent1"/>
                      <w:sz w:val="18"/>
                      <w:szCs w:val="18"/>
                      <w:lang w:val="id-ID"/>
                    </w:rPr>
                    <w:t>Refer to actuarial calculator</w:t>
                  </w:r>
                </w:p>
              </w:tc>
            </w:tr>
            <w:tr w:rsidR="00AE5587" w:rsidRPr="00EB35CD" w14:paraId="100D6A91" w14:textId="77777777" w:rsidTr="00433872">
              <w:trPr>
                <w:trHeight w:val="199"/>
                <w:jc w:val="center"/>
              </w:trPr>
              <w:tc>
                <w:tcPr>
                  <w:tcW w:w="1307" w:type="dxa"/>
                  <w:shd w:val="clear" w:color="auto" w:fill="BFBFBF" w:themeFill="background1" w:themeFillShade="BF"/>
                </w:tcPr>
                <w:p w14:paraId="30824DDD" w14:textId="4BF339C4" w:rsidR="00AE5587" w:rsidRPr="00EB35CD" w:rsidRDefault="00AE5587" w:rsidP="00AE5587">
                  <w:pPr>
                    <w:jc w:val="center"/>
                    <w:rPr>
                      <w:rFonts w:asciiTheme="minorHAnsi" w:hAnsiTheme="minorHAnsi" w:cstheme="minorHAnsi"/>
                      <w:sz w:val="18"/>
                      <w:szCs w:val="18"/>
                    </w:rPr>
                  </w:pPr>
                  <w:r w:rsidRPr="00C4203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10BD2F5B" w14:textId="2F8A21B8" w:rsidR="00AE5587" w:rsidRPr="00EB35CD" w:rsidRDefault="00AE5587" w:rsidP="00AE5587">
                  <w:pPr>
                    <w:jc w:val="center"/>
                    <w:rPr>
                      <w:rFonts w:asciiTheme="minorHAnsi" w:hAnsiTheme="minorHAnsi" w:cstheme="minorHAnsi"/>
                      <w:sz w:val="18"/>
                      <w:szCs w:val="18"/>
                      <w:lang w:val="id-ID"/>
                    </w:rPr>
                  </w:pPr>
                  <w:r w:rsidRPr="00BE2174">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44CE6C28" w14:textId="4A78DE21" w:rsidR="00AE5587" w:rsidRPr="00EB35CD" w:rsidRDefault="00AE5587" w:rsidP="00AE5587">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3E1819EA" w14:textId="77935A00" w:rsidR="00AE5587" w:rsidRPr="00EB35CD" w:rsidRDefault="00AE5587" w:rsidP="00AE5587">
                  <w:pPr>
                    <w:jc w:val="right"/>
                    <w:rPr>
                      <w:rFonts w:asciiTheme="minorHAnsi" w:hAnsiTheme="minorHAnsi" w:cstheme="minorHAnsi"/>
                      <w:sz w:val="18"/>
                      <w:szCs w:val="18"/>
                      <w:lang w:val="id-ID"/>
                    </w:rPr>
                  </w:pPr>
                  <w:r w:rsidRPr="00E33951">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3DA7089D" w14:textId="67AC0CBD" w:rsidR="00AE5587" w:rsidRPr="00EB35CD" w:rsidRDefault="00AE5587" w:rsidP="00AE5587">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4C024A5F" w14:textId="682ADA6D" w:rsidR="00AE5587" w:rsidRPr="00EB35CD" w:rsidRDefault="00AE5587" w:rsidP="00AE5587">
                  <w:pPr>
                    <w:jc w:val="right"/>
                    <w:rPr>
                      <w:rFonts w:asciiTheme="minorHAnsi" w:hAnsiTheme="minorHAnsi" w:cstheme="minorHAnsi"/>
                      <w:sz w:val="18"/>
                      <w:szCs w:val="18"/>
                      <w:lang w:val="en-IN"/>
                    </w:rPr>
                  </w:pPr>
                  <w:r w:rsidRPr="003B26E2">
                    <w:rPr>
                      <w:rFonts w:asciiTheme="minorHAnsi" w:hAnsiTheme="minorHAnsi" w:cstheme="minorHAnsi"/>
                      <w:i/>
                      <w:iCs/>
                      <w:color w:val="5B9BD5" w:themeColor="accent1"/>
                      <w:sz w:val="18"/>
                      <w:szCs w:val="18"/>
                      <w:lang w:val="en-IN"/>
                    </w:rPr>
                    <w:t>&lt;Natural Death benefit&gt; refer to actuarial calculator</w:t>
                  </w:r>
                </w:p>
              </w:tc>
              <w:tc>
                <w:tcPr>
                  <w:tcW w:w="2268" w:type="dxa"/>
                  <w:shd w:val="clear" w:color="auto" w:fill="BFBFBF" w:themeFill="background1" w:themeFillShade="BF"/>
                </w:tcPr>
                <w:p w14:paraId="0EEC0877" w14:textId="67123322" w:rsidR="00AE5587" w:rsidRPr="00EB35CD" w:rsidRDefault="00AE5587" w:rsidP="00AE5587">
                  <w:pPr>
                    <w:jc w:val="right"/>
                    <w:rPr>
                      <w:rFonts w:asciiTheme="minorHAnsi" w:hAnsiTheme="minorHAnsi" w:cstheme="minorHAnsi"/>
                      <w:sz w:val="18"/>
                      <w:szCs w:val="18"/>
                      <w:lang w:val="en-IN"/>
                    </w:rPr>
                  </w:pPr>
                  <w:r w:rsidRPr="00037372">
                    <w:rPr>
                      <w:rFonts w:asciiTheme="minorHAnsi" w:hAnsiTheme="minorHAnsi" w:cstheme="minorHAnsi"/>
                      <w:i/>
                      <w:iCs/>
                      <w:color w:val="5B9BD5" w:themeColor="accent1"/>
                      <w:sz w:val="18"/>
                      <w:szCs w:val="18"/>
                      <w:lang w:val="id-ID"/>
                    </w:rPr>
                    <w:t>&lt;Accidental death benefit&gt;Refer to actuarial calculator</w:t>
                  </w:r>
                </w:p>
              </w:tc>
            </w:tr>
            <w:tr w:rsidR="00AE5587" w:rsidRPr="00EB35CD" w14:paraId="007D6E96" w14:textId="77777777" w:rsidTr="00433872">
              <w:trPr>
                <w:trHeight w:val="178"/>
                <w:jc w:val="center"/>
              </w:trPr>
              <w:tc>
                <w:tcPr>
                  <w:tcW w:w="1307" w:type="dxa"/>
                  <w:shd w:val="clear" w:color="auto" w:fill="BFBFBF" w:themeFill="background1" w:themeFillShade="BF"/>
                </w:tcPr>
                <w:p w14:paraId="06C54C71" w14:textId="77B9EFBC" w:rsidR="00AE5587" w:rsidRPr="00EB35CD" w:rsidRDefault="00AE5587" w:rsidP="00AE5587">
                  <w:pPr>
                    <w:jc w:val="center"/>
                    <w:rPr>
                      <w:rFonts w:asciiTheme="minorHAnsi" w:hAnsiTheme="minorHAnsi" w:cstheme="minorHAnsi"/>
                      <w:sz w:val="18"/>
                      <w:szCs w:val="18"/>
                    </w:rPr>
                  </w:pPr>
                  <w:r w:rsidRPr="00C4203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6DBDEC07" w14:textId="70211563" w:rsidR="00AE5587" w:rsidRPr="00EB35CD" w:rsidRDefault="00AE5587" w:rsidP="00AE5587">
                  <w:pPr>
                    <w:jc w:val="center"/>
                    <w:rPr>
                      <w:rFonts w:asciiTheme="minorHAnsi" w:hAnsiTheme="minorHAnsi" w:cstheme="minorHAnsi"/>
                      <w:sz w:val="18"/>
                      <w:szCs w:val="18"/>
                      <w:lang w:val="id-ID"/>
                    </w:rPr>
                  </w:pPr>
                  <w:r w:rsidRPr="00B50D4B">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2A14C0F4" w14:textId="42994861" w:rsidR="00AE5587" w:rsidRPr="00EB35CD" w:rsidRDefault="00AE5587" w:rsidP="00AE5587">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793B2695" w14:textId="1CE4A4A0" w:rsidR="00AE5587" w:rsidRPr="00EB35CD" w:rsidRDefault="00AE5587" w:rsidP="00AE5587">
                  <w:pPr>
                    <w:jc w:val="right"/>
                    <w:rPr>
                      <w:rFonts w:asciiTheme="minorHAnsi" w:hAnsiTheme="minorHAnsi" w:cstheme="minorHAnsi"/>
                      <w:sz w:val="18"/>
                      <w:szCs w:val="18"/>
                      <w:lang w:val="id-ID"/>
                    </w:rPr>
                  </w:pPr>
                  <w:r w:rsidRPr="00BB19C4">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6D440914" w14:textId="5416EA70" w:rsidR="00AE5587" w:rsidRPr="00EB35CD" w:rsidRDefault="00AE5587" w:rsidP="00AE5587">
                  <w:pPr>
                    <w:jc w:val="right"/>
                    <w:rPr>
                      <w:rFonts w:asciiTheme="minorHAnsi" w:hAnsiTheme="minorHAnsi" w:cstheme="minorHAnsi"/>
                      <w:sz w:val="18"/>
                      <w:szCs w:val="18"/>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661D3448" w14:textId="5E9970FD" w:rsidR="00AE5587" w:rsidRPr="00EB35CD" w:rsidRDefault="00AE5587" w:rsidP="00AE5587">
                  <w:pPr>
                    <w:jc w:val="right"/>
                    <w:rPr>
                      <w:rFonts w:asciiTheme="minorHAnsi" w:hAnsiTheme="minorHAnsi" w:cstheme="minorHAnsi"/>
                      <w:sz w:val="18"/>
                      <w:szCs w:val="18"/>
                      <w:lang w:val="en-IN"/>
                    </w:rPr>
                  </w:pPr>
                  <w:r w:rsidRPr="00C56B7F">
                    <w:rPr>
                      <w:rFonts w:asciiTheme="minorHAnsi" w:hAnsiTheme="minorHAnsi" w:cstheme="minorHAnsi"/>
                      <w:i/>
                      <w:iCs/>
                      <w:color w:val="5B9BD5" w:themeColor="accent1"/>
                      <w:sz w:val="18"/>
                      <w:szCs w:val="18"/>
                      <w:lang w:val="en-IN"/>
                    </w:rPr>
                    <w:t>&lt;Natural Death benefit&gt;</w:t>
                  </w:r>
                  <w:r>
                    <w:rPr>
                      <w:rFonts w:asciiTheme="minorHAnsi" w:hAnsiTheme="minorHAnsi" w:cstheme="minorHAnsi"/>
                      <w:i/>
                      <w:iCs/>
                      <w:color w:val="5B9BD5" w:themeColor="accent1"/>
                      <w:sz w:val="18"/>
                      <w:szCs w:val="18"/>
                      <w:lang w:val="en-IN"/>
                    </w:rPr>
                    <w:t xml:space="preserve"> refer to actuarial calculator</w:t>
                  </w:r>
                </w:p>
              </w:tc>
              <w:tc>
                <w:tcPr>
                  <w:tcW w:w="2268" w:type="dxa"/>
                  <w:shd w:val="clear" w:color="auto" w:fill="BFBFBF" w:themeFill="background1" w:themeFillShade="BF"/>
                </w:tcPr>
                <w:p w14:paraId="096B9D47" w14:textId="08F3EABF" w:rsidR="00AE5587" w:rsidRPr="00EB35CD" w:rsidRDefault="00AE5587" w:rsidP="00AE5587">
                  <w:pPr>
                    <w:jc w:val="right"/>
                    <w:rPr>
                      <w:rFonts w:asciiTheme="minorHAnsi" w:hAnsiTheme="minorHAnsi" w:cstheme="minorHAnsi"/>
                      <w:sz w:val="18"/>
                      <w:szCs w:val="18"/>
                      <w:lang w:val="en-IN"/>
                    </w:rPr>
                  </w:pPr>
                  <w:r w:rsidRPr="00037372">
                    <w:rPr>
                      <w:rFonts w:asciiTheme="minorHAnsi" w:hAnsiTheme="minorHAnsi" w:cstheme="minorHAnsi"/>
                      <w:i/>
                      <w:iCs/>
                      <w:color w:val="5B9BD5" w:themeColor="accent1"/>
                      <w:sz w:val="18"/>
                      <w:szCs w:val="18"/>
                      <w:lang w:val="id-ID"/>
                    </w:rPr>
                    <w:t>&lt;Accidental death benefit&gt;Refer to actuarial calculator</w:t>
                  </w:r>
                </w:p>
              </w:tc>
            </w:tr>
            <w:tr w:rsidR="00AE5587" w:rsidRPr="00EB35CD" w14:paraId="3B4119D6" w14:textId="77777777" w:rsidTr="00433872">
              <w:trPr>
                <w:trHeight w:val="126"/>
                <w:jc w:val="center"/>
              </w:trPr>
              <w:tc>
                <w:tcPr>
                  <w:tcW w:w="1307" w:type="dxa"/>
                  <w:shd w:val="clear" w:color="auto" w:fill="BFBFBF" w:themeFill="background1" w:themeFillShade="BF"/>
                </w:tcPr>
                <w:p w14:paraId="0AF53BB3" w14:textId="2B5D76A6" w:rsidR="00AE5587" w:rsidRPr="00EB35CD" w:rsidRDefault="00AE5587" w:rsidP="00AE5587">
                  <w:pPr>
                    <w:jc w:val="center"/>
                    <w:rPr>
                      <w:rFonts w:asciiTheme="minorHAnsi" w:hAnsiTheme="minorHAnsi" w:cstheme="minorHAnsi"/>
                      <w:sz w:val="18"/>
                      <w:szCs w:val="18"/>
                    </w:rPr>
                  </w:pPr>
                  <w:r w:rsidRPr="00C4203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67081009" w14:textId="379F5C18" w:rsidR="00AE5587" w:rsidRPr="00EB35CD" w:rsidRDefault="00AE5587" w:rsidP="00AE5587">
                  <w:pPr>
                    <w:jc w:val="center"/>
                    <w:rPr>
                      <w:rFonts w:asciiTheme="minorHAnsi" w:hAnsiTheme="minorHAnsi" w:cstheme="minorHAnsi"/>
                      <w:sz w:val="18"/>
                      <w:szCs w:val="18"/>
                      <w:lang w:val="id-ID"/>
                    </w:rPr>
                  </w:pPr>
                  <w:r w:rsidRPr="00BE2174">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3B5C152B" w14:textId="16F8BE4F" w:rsidR="00AE5587" w:rsidRPr="00EB35CD" w:rsidRDefault="00AE5587" w:rsidP="00AE5587">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56A4E724" w14:textId="445B447C" w:rsidR="00AE5587" w:rsidRPr="00EB35CD" w:rsidRDefault="00AE5587" w:rsidP="00AE5587">
                  <w:pPr>
                    <w:jc w:val="right"/>
                    <w:rPr>
                      <w:rFonts w:asciiTheme="minorHAnsi" w:hAnsiTheme="minorHAnsi" w:cstheme="minorHAnsi"/>
                      <w:sz w:val="18"/>
                      <w:szCs w:val="18"/>
                      <w:lang w:val="id-ID"/>
                    </w:rPr>
                  </w:pPr>
                  <w:r w:rsidRPr="00E33951">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0F4425B9" w14:textId="75ACC8CF" w:rsidR="00AE5587" w:rsidRPr="00EB35CD" w:rsidRDefault="00AE5587" w:rsidP="00AE5587">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4467F549" w14:textId="2336E41D" w:rsidR="00AE5587" w:rsidRPr="00EB35CD" w:rsidRDefault="00AE5587" w:rsidP="00AE5587">
                  <w:pPr>
                    <w:jc w:val="right"/>
                    <w:rPr>
                      <w:rFonts w:asciiTheme="minorHAnsi" w:hAnsiTheme="minorHAnsi" w:cstheme="minorHAnsi"/>
                      <w:sz w:val="18"/>
                      <w:szCs w:val="18"/>
                      <w:lang w:val="en-IN"/>
                    </w:rPr>
                  </w:pPr>
                  <w:r w:rsidRPr="003B26E2">
                    <w:rPr>
                      <w:rFonts w:asciiTheme="minorHAnsi" w:hAnsiTheme="minorHAnsi" w:cstheme="minorHAnsi"/>
                      <w:i/>
                      <w:iCs/>
                      <w:color w:val="5B9BD5" w:themeColor="accent1"/>
                      <w:sz w:val="18"/>
                      <w:szCs w:val="18"/>
                      <w:lang w:val="en-IN"/>
                    </w:rPr>
                    <w:t>&lt;Natural Death benefit&gt; refer to actuarial calculator</w:t>
                  </w:r>
                </w:p>
              </w:tc>
              <w:tc>
                <w:tcPr>
                  <w:tcW w:w="2268" w:type="dxa"/>
                  <w:shd w:val="clear" w:color="auto" w:fill="BFBFBF" w:themeFill="background1" w:themeFillShade="BF"/>
                </w:tcPr>
                <w:p w14:paraId="6339CB82" w14:textId="4CBE32AA" w:rsidR="00AE5587" w:rsidRPr="00EB35CD" w:rsidRDefault="00AE5587" w:rsidP="00AE5587">
                  <w:pPr>
                    <w:jc w:val="right"/>
                    <w:rPr>
                      <w:rFonts w:asciiTheme="minorHAnsi" w:hAnsiTheme="minorHAnsi" w:cstheme="minorHAnsi"/>
                      <w:sz w:val="18"/>
                      <w:szCs w:val="18"/>
                      <w:lang w:val="en-IN"/>
                    </w:rPr>
                  </w:pPr>
                  <w:r w:rsidRPr="00037372">
                    <w:rPr>
                      <w:rFonts w:asciiTheme="minorHAnsi" w:hAnsiTheme="minorHAnsi" w:cstheme="minorHAnsi"/>
                      <w:i/>
                      <w:iCs/>
                      <w:color w:val="5B9BD5" w:themeColor="accent1"/>
                      <w:sz w:val="18"/>
                      <w:szCs w:val="18"/>
                      <w:lang w:val="id-ID"/>
                    </w:rPr>
                    <w:t>&lt;Accidental death benefit&gt;Refer to actuarial calculator</w:t>
                  </w:r>
                </w:p>
              </w:tc>
            </w:tr>
            <w:tr w:rsidR="00AE5587" w:rsidRPr="00EB35CD" w14:paraId="20AF14E2" w14:textId="77777777" w:rsidTr="00433872">
              <w:trPr>
                <w:trHeight w:val="126"/>
                <w:jc w:val="center"/>
              </w:trPr>
              <w:tc>
                <w:tcPr>
                  <w:tcW w:w="1307" w:type="dxa"/>
                  <w:shd w:val="clear" w:color="auto" w:fill="BFBFBF" w:themeFill="background1" w:themeFillShade="BF"/>
                </w:tcPr>
                <w:p w14:paraId="01B6B055" w14:textId="23C3A494" w:rsidR="00AE5587" w:rsidRPr="00EB35CD" w:rsidRDefault="00AE5587" w:rsidP="00AE5587">
                  <w:pPr>
                    <w:jc w:val="center"/>
                    <w:rPr>
                      <w:rFonts w:asciiTheme="minorHAnsi" w:hAnsiTheme="minorHAnsi" w:cstheme="minorHAnsi"/>
                      <w:sz w:val="18"/>
                      <w:szCs w:val="18"/>
                    </w:rPr>
                  </w:pPr>
                  <w:r w:rsidRPr="00C4203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4B88F7E4" w14:textId="59017AE3" w:rsidR="00AE5587" w:rsidRPr="00EB35CD" w:rsidRDefault="00AE5587" w:rsidP="00AE5587">
                  <w:pPr>
                    <w:jc w:val="center"/>
                    <w:rPr>
                      <w:rFonts w:asciiTheme="minorHAnsi" w:hAnsiTheme="minorHAnsi" w:cstheme="minorHAnsi"/>
                      <w:sz w:val="18"/>
                      <w:szCs w:val="18"/>
                      <w:lang w:val="id-ID"/>
                    </w:rPr>
                  </w:pPr>
                  <w:r w:rsidRPr="00B50D4B">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609AB4CD" w14:textId="1238A0B2" w:rsidR="00AE5587" w:rsidRPr="00EB35CD" w:rsidRDefault="00AE5587" w:rsidP="00AE5587">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2A17078C" w14:textId="688DD2DA" w:rsidR="00AE5587" w:rsidRPr="00EB35CD" w:rsidRDefault="00AE5587" w:rsidP="00AE5587">
                  <w:pPr>
                    <w:jc w:val="right"/>
                    <w:rPr>
                      <w:rFonts w:asciiTheme="minorHAnsi" w:hAnsiTheme="minorHAnsi" w:cstheme="minorHAnsi"/>
                      <w:sz w:val="18"/>
                      <w:szCs w:val="18"/>
                      <w:lang w:val="id-ID"/>
                    </w:rPr>
                  </w:pPr>
                  <w:r w:rsidRPr="00BB19C4">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50894EFD" w14:textId="279C6687" w:rsidR="00AE5587" w:rsidRPr="00EB35CD" w:rsidRDefault="00AE5587" w:rsidP="00AE5587">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3EA8248A" w14:textId="448FB56E" w:rsidR="00AE5587" w:rsidRPr="00EB35CD" w:rsidRDefault="00AE5587" w:rsidP="00AE5587">
                  <w:pPr>
                    <w:jc w:val="right"/>
                    <w:rPr>
                      <w:rFonts w:asciiTheme="minorHAnsi" w:hAnsiTheme="minorHAnsi" w:cstheme="minorHAnsi"/>
                      <w:sz w:val="18"/>
                      <w:szCs w:val="18"/>
                      <w:lang w:val="en-IN"/>
                    </w:rPr>
                  </w:pPr>
                  <w:r w:rsidRPr="00C56B7F">
                    <w:rPr>
                      <w:rFonts w:asciiTheme="minorHAnsi" w:hAnsiTheme="minorHAnsi" w:cstheme="minorHAnsi"/>
                      <w:i/>
                      <w:iCs/>
                      <w:color w:val="5B9BD5" w:themeColor="accent1"/>
                      <w:sz w:val="18"/>
                      <w:szCs w:val="18"/>
                      <w:lang w:val="en-IN"/>
                    </w:rPr>
                    <w:t>&lt;Natural Death benefit&gt;</w:t>
                  </w:r>
                  <w:r>
                    <w:rPr>
                      <w:rFonts w:asciiTheme="minorHAnsi" w:hAnsiTheme="minorHAnsi" w:cstheme="minorHAnsi"/>
                      <w:i/>
                      <w:iCs/>
                      <w:color w:val="5B9BD5" w:themeColor="accent1"/>
                      <w:sz w:val="18"/>
                      <w:szCs w:val="18"/>
                      <w:lang w:val="en-IN"/>
                    </w:rPr>
                    <w:t xml:space="preserve"> refer to actuarial calculator</w:t>
                  </w:r>
                </w:p>
              </w:tc>
              <w:tc>
                <w:tcPr>
                  <w:tcW w:w="2268" w:type="dxa"/>
                  <w:shd w:val="clear" w:color="auto" w:fill="BFBFBF" w:themeFill="background1" w:themeFillShade="BF"/>
                </w:tcPr>
                <w:p w14:paraId="538E99CC" w14:textId="2222ADF2" w:rsidR="00AE5587" w:rsidRPr="00EB35CD" w:rsidRDefault="00AE5587" w:rsidP="00AE5587">
                  <w:pPr>
                    <w:jc w:val="right"/>
                    <w:rPr>
                      <w:rFonts w:asciiTheme="minorHAnsi" w:hAnsiTheme="minorHAnsi" w:cstheme="minorHAnsi"/>
                      <w:sz w:val="18"/>
                      <w:szCs w:val="18"/>
                      <w:lang w:val="en-IN"/>
                    </w:rPr>
                  </w:pPr>
                  <w:r w:rsidRPr="00037372">
                    <w:rPr>
                      <w:rFonts w:asciiTheme="minorHAnsi" w:hAnsiTheme="minorHAnsi" w:cstheme="minorHAnsi"/>
                      <w:i/>
                      <w:iCs/>
                      <w:color w:val="5B9BD5" w:themeColor="accent1"/>
                      <w:sz w:val="18"/>
                      <w:szCs w:val="18"/>
                      <w:lang w:val="id-ID"/>
                    </w:rPr>
                    <w:t>&lt;Accidental death benefit&gt;Refer to actuarial calculator</w:t>
                  </w:r>
                </w:p>
              </w:tc>
            </w:tr>
            <w:tr w:rsidR="00AE5587" w:rsidRPr="00EB35CD" w14:paraId="7303A31F" w14:textId="77777777" w:rsidTr="00433872">
              <w:trPr>
                <w:trHeight w:val="128"/>
                <w:jc w:val="center"/>
              </w:trPr>
              <w:tc>
                <w:tcPr>
                  <w:tcW w:w="1307" w:type="dxa"/>
                  <w:shd w:val="clear" w:color="auto" w:fill="BFBFBF" w:themeFill="background1" w:themeFillShade="BF"/>
                </w:tcPr>
                <w:p w14:paraId="440D4113" w14:textId="073621E9" w:rsidR="00AE5587" w:rsidRPr="00EB35CD" w:rsidRDefault="00AE5587" w:rsidP="00AE5587">
                  <w:pPr>
                    <w:jc w:val="center"/>
                    <w:rPr>
                      <w:rFonts w:asciiTheme="minorHAnsi" w:hAnsiTheme="minorHAnsi" w:cstheme="minorHAnsi"/>
                      <w:sz w:val="18"/>
                      <w:szCs w:val="18"/>
                    </w:rPr>
                  </w:pPr>
                  <w:r w:rsidRPr="00C4203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77C0D98C" w14:textId="6FBB2D17" w:rsidR="00AE5587" w:rsidRPr="00EB35CD" w:rsidRDefault="00AE5587" w:rsidP="00AE5587">
                  <w:pPr>
                    <w:jc w:val="center"/>
                    <w:rPr>
                      <w:rFonts w:asciiTheme="minorHAnsi" w:hAnsiTheme="minorHAnsi" w:cstheme="minorHAnsi"/>
                      <w:sz w:val="18"/>
                      <w:szCs w:val="18"/>
                      <w:lang w:val="id-ID"/>
                    </w:rPr>
                  </w:pPr>
                  <w:r w:rsidRPr="00BE2174">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3C66B995" w14:textId="2BB7BA18" w:rsidR="00AE5587" w:rsidRPr="00EB35CD" w:rsidRDefault="00AE5587" w:rsidP="00AE5587">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4BEA6E5B" w14:textId="37238DA6" w:rsidR="00AE5587" w:rsidRPr="00EB35CD" w:rsidRDefault="00AE5587" w:rsidP="00AE5587">
                  <w:pPr>
                    <w:jc w:val="right"/>
                    <w:rPr>
                      <w:rFonts w:asciiTheme="minorHAnsi" w:hAnsiTheme="minorHAnsi" w:cstheme="minorHAnsi"/>
                      <w:sz w:val="18"/>
                      <w:szCs w:val="18"/>
                      <w:lang w:val="id-ID"/>
                    </w:rPr>
                  </w:pPr>
                  <w:r w:rsidRPr="00E33951">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7B98821B" w14:textId="71CE43C7" w:rsidR="00AE5587" w:rsidRPr="00EB35CD" w:rsidRDefault="00AE5587" w:rsidP="00AE5587">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24C438FA" w14:textId="46049DDF" w:rsidR="00AE5587" w:rsidRPr="00EB35CD" w:rsidRDefault="00AE5587" w:rsidP="00AE5587">
                  <w:pPr>
                    <w:jc w:val="right"/>
                    <w:rPr>
                      <w:rFonts w:asciiTheme="minorHAnsi" w:hAnsiTheme="minorHAnsi" w:cstheme="minorHAnsi"/>
                      <w:sz w:val="18"/>
                      <w:szCs w:val="18"/>
                      <w:lang w:val="en-IN"/>
                    </w:rPr>
                  </w:pPr>
                  <w:r w:rsidRPr="003B26E2">
                    <w:rPr>
                      <w:rFonts w:asciiTheme="minorHAnsi" w:hAnsiTheme="minorHAnsi" w:cstheme="minorHAnsi"/>
                      <w:i/>
                      <w:iCs/>
                      <w:color w:val="5B9BD5" w:themeColor="accent1"/>
                      <w:sz w:val="18"/>
                      <w:szCs w:val="18"/>
                      <w:lang w:val="en-IN"/>
                    </w:rPr>
                    <w:t>&lt;Natural Death benefit&gt; refer to actuarial calculator</w:t>
                  </w:r>
                </w:p>
              </w:tc>
              <w:tc>
                <w:tcPr>
                  <w:tcW w:w="2268" w:type="dxa"/>
                  <w:shd w:val="clear" w:color="auto" w:fill="BFBFBF" w:themeFill="background1" w:themeFillShade="BF"/>
                </w:tcPr>
                <w:p w14:paraId="16CA8958" w14:textId="3E9E6EAB" w:rsidR="00AE5587" w:rsidRPr="00EB35CD" w:rsidRDefault="00AE5587" w:rsidP="00AE5587">
                  <w:pPr>
                    <w:jc w:val="right"/>
                    <w:rPr>
                      <w:rFonts w:asciiTheme="minorHAnsi" w:hAnsiTheme="minorHAnsi" w:cstheme="minorHAnsi"/>
                      <w:sz w:val="18"/>
                      <w:szCs w:val="18"/>
                      <w:lang w:val="en-IN"/>
                    </w:rPr>
                  </w:pPr>
                  <w:r w:rsidRPr="00037372">
                    <w:rPr>
                      <w:rFonts w:asciiTheme="minorHAnsi" w:hAnsiTheme="minorHAnsi" w:cstheme="minorHAnsi"/>
                      <w:i/>
                      <w:iCs/>
                      <w:color w:val="5B9BD5" w:themeColor="accent1"/>
                      <w:sz w:val="18"/>
                      <w:szCs w:val="18"/>
                      <w:lang w:val="id-ID"/>
                    </w:rPr>
                    <w:t>&lt;Accidental death benefit&gt;Refer to actuarial calculator</w:t>
                  </w:r>
                </w:p>
              </w:tc>
            </w:tr>
            <w:tr w:rsidR="00AE5587" w:rsidRPr="00EB35CD" w14:paraId="62E6517E" w14:textId="77777777" w:rsidTr="00433872">
              <w:trPr>
                <w:trHeight w:val="126"/>
                <w:jc w:val="center"/>
              </w:trPr>
              <w:tc>
                <w:tcPr>
                  <w:tcW w:w="1307" w:type="dxa"/>
                  <w:shd w:val="clear" w:color="auto" w:fill="BFBFBF" w:themeFill="background1" w:themeFillShade="BF"/>
                </w:tcPr>
                <w:p w14:paraId="7C2C4C7E" w14:textId="4D891098" w:rsidR="00AE5587" w:rsidRPr="00EB35CD" w:rsidRDefault="00AE5587" w:rsidP="00AE5587">
                  <w:pPr>
                    <w:jc w:val="center"/>
                    <w:rPr>
                      <w:rFonts w:asciiTheme="minorHAnsi" w:hAnsiTheme="minorHAnsi" w:cstheme="minorHAnsi"/>
                      <w:sz w:val="18"/>
                      <w:szCs w:val="18"/>
                    </w:rPr>
                  </w:pPr>
                  <w:r w:rsidRPr="00C4203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6D95D844" w14:textId="5DAD04E7" w:rsidR="00AE5587" w:rsidRPr="00EB35CD" w:rsidRDefault="00AE5587" w:rsidP="00AE5587">
                  <w:pPr>
                    <w:jc w:val="center"/>
                    <w:rPr>
                      <w:rFonts w:asciiTheme="minorHAnsi" w:hAnsiTheme="minorHAnsi" w:cstheme="minorHAnsi"/>
                      <w:sz w:val="18"/>
                      <w:szCs w:val="18"/>
                      <w:lang w:val="id-ID"/>
                    </w:rPr>
                  </w:pPr>
                  <w:r w:rsidRPr="00B50D4B">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28969A39" w14:textId="43080CAB" w:rsidR="00AE5587" w:rsidRPr="00EB35CD" w:rsidRDefault="00AE5587" w:rsidP="00AE5587">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34A73760" w14:textId="4B40C853" w:rsidR="00AE5587" w:rsidRPr="00EB35CD" w:rsidRDefault="00AE5587" w:rsidP="00AE5587">
                  <w:pPr>
                    <w:jc w:val="right"/>
                    <w:rPr>
                      <w:rFonts w:asciiTheme="minorHAnsi" w:hAnsiTheme="minorHAnsi" w:cstheme="minorHAnsi"/>
                      <w:sz w:val="18"/>
                      <w:szCs w:val="18"/>
                      <w:lang w:val="id-ID"/>
                    </w:rPr>
                  </w:pPr>
                  <w:r w:rsidRPr="00BB19C4">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0E044056" w14:textId="1CAA1A62" w:rsidR="00AE5587" w:rsidRPr="00EB35CD" w:rsidRDefault="00AE5587" w:rsidP="00AE5587">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5424CA47" w14:textId="56CB4375" w:rsidR="00AE5587" w:rsidRPr="00EB35CD" w:rsidRDefault="00AE5587" w:rsidP="00AE5587">
                  <w:pPr>
                    <w:jc w:val="right"/>
                    <w:rPr>
                      <w:rFonts w:asciiTheme="minorHAnsi" w:hAnsiTheme="minorHAnsi" w:cstheme="minorHAnsi"/>
                      <w:sz w:val="18"/>
                      <w:szCs w:val="18"/>
                      <w:lang w:val="en-IN"/>
                    </w:rPr>
                  </w:pPr>
                  <w:r w:rsidRPr="00C56B7F">
                    <w:rPr>
                      <w:rFonts w:asciiTheme="minorHAnsi" w:hAnsiTheme="minorHAnsi" w:cstheme="minorHAnsi"/>
                      <w:i/>
                      <w:iCs/>
                      <w:color w:val="5B9BD5" w:themeColor="accent1"/>
                      <w:sz w:val="18"/>
                      <w:szCs w:val="18"/>
                      <w:lang w:val="en-IN"/>
                    </w:rPr>
                    <w:t>&lt;Natural Death benefit&gt;</w:t>
                  </w:r>
                  <w:r>
                    <w:rPr>
                      <w:rFonts w:asciiTheme="minorHAnsi" w:hAnsiTheme="minorHAnsi" w:cstheme="minorHAnsi"/>
                      <w:i/>
                      <w:iCs/>
                      <w:color w:val="5B9BD5" w:themeColor="accent1"/>
                      <w:sz w:val="18"/>
                      <w:szCs w:val="18"/>
                      <w:lang w:val="en-IN"/>
                    </w:rPr>
                    <w:t xml:space="preserve"> refer to actuarial calculator</w:t>
                  </w:r>
                </w:p>
              </w:tc>
              <w:tc>
                <w:tcPr>
                  <w:tcW w:w="2268" w:type="dxa"/>
                  <w:shd w:val="clear" w:color="auto" w:fill="BFBFBF" w:themeFill="background1" w:themeFillShade="BF"/>
                </w:tcPr>
                <w:p w14:paraId="2270F7FC" w14:textId="56E976C0" w:rsidR="00AE5587" w:rsidRPr="00EB35CD" w:rsidRDefault="00AE5587" w:rsidP="00AE5587">
                  <w:pPr>
                    <w:jc w:val="right"/>
                    <w:rPr>
                      <w:rFonts w:asciiTheme="minorHAnsi" w:hAnsiTheme="minorHAnsi" w:cstheme="minorHAnsi"/>
                      <w:sz w:val="18"/>
                      <w:szCs w:val="18"/>
                      <w:lang w:val="en-IN"/>
                    </w:rPr>
                  </w:pPr>
                  <w:r w:rsidRPr="00AC242B">
                    <w:rPr>
                      <w:rFonts w:asciiTheme="minorHAnsi" w:hAnsiTheme="minorHAnsi" w:cstheme="minorHAnsi"/>
                      <w:i/>
                      <w:iCs/>
                      <w:color w:val="5B9BD5" w:themeColor="accent1"/>
                      <w:sz w:val="18"/>
                      <w:szCs w:val="18"/>
                      <w:lang w:val="id-ID"/>
                    </w:rPr>
                    <w:t>&lt;Accidental death benefit&gt;Refer to actuarial calculator</w:t>
                  </w:r>
                </w:p>
              </w:tc>
            </w:tr>
            <w:tr w:rsidR="00AE5587" w:rsidRPr="00EB35CD" w14:paraId="1EF9D59B" w14:textId="77777777" w:rsidTr="00433872">
              <w:trPr>
                <w:trHeight w:val="126"/>
                <w:jc w:val="center"/>
              </w:trPr>
              <w:tc>
                <w:tcPr>
                  <w:tcW w:w="1307" w:type="dxa"/>
                  <w:shd w:val="clear" w:color="auto" w:fill="BFBFBF" w:themeFill="background1" w:themeFillShade="BF"/>
                </w:tcPr>
                <w:p w14:paraId="1658E56F" w14:textId="43D82CAA" w:rsidR="00AE5587" w:rsidRPr="00EB35CD" w:rsidRDefault="00AE5587" w:rsidP="00AE5587">
                  <w:pPr>
                    <w:jc w:val="center"/>
                    <w:rPr>
                      <w:rFonts w:asciiTheme="minorHAnsi" w:hAnsiTheme="minorHAnsi" w:cstheme="minorHAnsi"/>
                      <w:sz w:val="18"/>
                      <w:szCs w:val="18"/>
                    </w:rPr>
                  </w:pPr>
                  <w:r w:rsidRPr="00C4203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38D12B89" w14:textId="4DC12D6C" w:rsidR="00AE5587" w:rsidRPr="00EB35CD" w:rsidRDefault="00AE5587" w:rsidP="00AE5587">
                  <w:pPr>
                    <w:jc w:val="center"/>
                    <w:rPr>
                      <w:rFonts w:asciiTheme="minorHAnsi" w:hAnsiTheme="minorHAnsi" w:cstheme="minorHAnsi"/>
                      <w:sz w:val="18"/>
                      <w:szCs w:val="18"/>
                    </w:rPr>
                  </w:pPr>
                  <w:r w:rsidRPr="00BE2174">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4B7FFBAA" w14:textId="1BC934DC" w:rsidR="00AE5587" w:rsidRPr="00EB35CD" w:rsidRDefault="00AE5587" w:rsidP="00AE5587">
                  <w:pPr>
                    <w:jc w:val="right"/>
                    <w:rPr>
                      <w:rFonts w:asciiTheme="minorHAnsi" w:hAnsiTheme="minorHAnsi" w:cstheme="minorHAnsi"/>
                      <w:sz w:val="18"/>
                      <w:szCs w:val="18"/>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07E67AE2" w14:textId="561F2A8C" w:rsidR="00AE5587" w:rsidRPr="00EB35CD" w:rsidRDefault="00AE5587" w:rsidP="00AE5587">
                  <w:pPr>
                    <w:jc w:val="right"/>
                    <w:rPr>
                      <w:rFonts w:asciiTheme="minorHAnsi" w:hAnsiTheme="minorHAnsi" w:cstheme="minorHAnsi"/>
                      <w:sz w:val="18"/>
                      <w:szCs w:val="18"/>
                      <w:lang w:val="id-ID"/>
                    </w:rPr>
                  </w:pPr>
                  <w:r w:rsidRPr="00E33951">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3004E693" w14:textId="062810D3" w:rsidR="00AE5587" w:rsidRPr="00EB35CD" w:rsidRDefault="00AE5587" w:rsidP="00AE5587">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470E7144" w14:textId="2F16A498" w:rsidR="00AE5587" w:rsidRPr="00EB35CD" w:rsidRDefault="00AE5587" w:rsidP="00AE5587">
                  <w:pPr>
                    <w:jc w:val="right"/>
                    <w:rPr>
                      <w:rFonts w:asciiTheme="minorHAnsi" w:hAnsiTheme="minorHAnsi" w:cstheme="minorHAnsi"/>
                      <w:sz w:val="18"/>
                      <w:szCs w:val="18"/>
                      <w:lang w:val="en-IN"/>
                    </w:rPr>
                  </w:pPr>
                  <w:r w:rsidRPr="003B26E2">
                    <w:rPr>
                      <w:rFonts w:asciiTheme="minorHAnsi" w:hAnsiTheme="minorHAnsi" w:cstheme="minorHAnsi"/>
                      <w:i/>
                      <w:iCs/>
                      <w:color w:val="5B9BD5" w:themeColor="accent1"/>
                      <w:sz w:val="18"/>
                      <w:szCs w:val="18"/>
                      <w:lang w:val="en-IN"/>
                    </w:rPr>
                    <w:t>&lt;Natural Death benefit&gt; refer to actuarial calculator</w:t>
                  </w:r>
                </w:p>
              </w:tc>
              <w:tc>
                <w:tcPr>
                  <w:tcW w:w="2268" w:type="dxa"/>
                  <w:shd w:val="clear" w:color="auto" w:fill="BFBFBF" w:themeFill="background1" w:themeFillShade="BF"/>
                </w:tcPr>
                <w:p w14:paraId="101C0BB5" w14:textId="4DC5D34E" w:rsidR="00AE5587" w:rsidRPr="00EB35CD" w:rsidRDefault="00AE5587" w:rsidP="00AE5587">
                  <w:pPr>
                    <w:jc w:val="right"/>
                    <w:rPr>
                      <w:rFonts w:asciiTheme="minorHAnsi" w:hAnsiTheme="minorHAnsi" w:cstheme="minorHAnsi"/>
                      <w:sz w:val="18"/>
                      <w:szCs w:val="18"/>
                      <w:lang w:val="en-IN"/>
                    </w:rPr>
                  </w:pPr>
                  <w:r w:rsidRPr="00AC242B">
                    <w:rPr>
                      <w:rFonts w:asciiTheme="minorHAnsi" w:hAnsiTheme="minorHAnsi" w:cstheme="minorHAnsi"/>
                      <w:i/>
                      <w:iCs/>
                      <w:color w:val="5B9BD5" w:themeColor="accent1"/>
                      <w:sz w:val="18"/>
                      <w:szCs w:val="18"/>
                      <w:lang w:val="id-ID"/>
                    </w:rPr>
                    <w:t>&lt;Accidental death benefit&gt;Refer to actuarial calculator</w:t>
                  </w:r>
                </w:p>
              </w:tc>
            </w:tr>
            <w:tr w:rsidR="00AE5587" w:rsidRPr="00EB35CD" w14:paraId="4F1E05CD" w14:textId="77777777" w:rsidTr="00433872">
              <w:trPr>
                <w:trHeight w:val="126"/>
                <w:jc w:val="center"/>
              </w:trPr>
              <w:tc>
                <w:tcPr>
                  <w:tcW w:w="1307" w:type="dxa"/>
                  <w:shd w:val="clear" w:color="auto" w:fill="BFBFBF" w:themeFill="background1" w:themeFillShade="BF"/>
                </w:tcPr>
                <w:p w14:paraId="5614E63D" w14:textId="56A47444" w:rsidR="00AE5587" w:rsidRPr="00EB35CD" w:rsidRDefault="00AE5587" w:rsidP="00AE5587">
                  <w:pPr>
                    <w:jc w:val="center"/>
                    <w:rPr>
                      <w:rFonts w:asciiTheme="minorHAnsi" w:hAnsiTheme="minorHAnsi" w:cstheme="minorHAnsi"/>
                      <w:sz w:val="18"/>
                      <w:szCs w:val="18"/>
                    </w:rPr>
                  </w:pPr>
                  <w:r w:rsidRPr="00C4203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71844D48" w14:textId="01810875" w:rsidR="00AE5587" w:rsidRPr="00EB35CD" w:rsidRDefault="00AE5587" w:rsidP="00AE5587">
                  <w:pPr>
                    <w:jc w:val="center"/>
                    <w:rPr>
                      <w:rFonts w:asciiTheme="minorHAnsi" w:hAnsiTheme="minorHAnsi" w:cstheme="minorHAnsi"/>
                      <w:sz w:val="18"/>
                      <w:szCs w:val="18"/>
                    </w:rPr>
                  </w:pPr>
                  <w:r w:rsidRPr="00B50D4B">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7B95C946" w14:textId="51D58F6B" w:rsidR="00AE5587" w:rsidRPr="00EB35CD" w:rsidRDefault="00AE5587" w:rsidP="00AE5587">
                  <w:pPr>
                    <w:jc w:val="right"/>
                    <w:rPr>
                      <w:rFonts w:asciiTheme="minorHAnsi" w:hAnsiTheme="minorHAnsi" w:cstheme="minorHAnsi"/>
                      <w:sz w:val="18"/>
                      <w:szCs w:val="18"/>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tcPr>
                <w:p w14:paraId="3C578807" w14:textId="74520C74" w:rsidR="00AE5587" w:rsidRPr="00EB35CD" w:rsidRDefault="00AE5587" w:rsidP="00AE5587">
                  <w:pPr>
                    <w:jc w:val="right"/>
                    <w:rPr>
                      <w:rFonts w:asciiTheme="minorHAnsi" w:hAnsiTheme="minorHAnsi" w:cstheme="minorHAnsi"/>
                      <w:sz w:val="18"/>
                      <w:szCs w:val="18"/>
                      <w:lang w:val="id-ID"/>
                    </w:rPr>
                  </w:pPr>
                  <w:r w:rsidRPr="00BB19C4">
                    <w:rPr>
                      <w:rFonts w:cstheme="minorHAnsi"/>
                      <w:i/>
                      <w:iCs/>
                      <w:color w:val="5B9BD5" w:themeColor="accent1"/>
                      <w:sz w:val="16"/>
                      <w:szCs w:val="16"/>
                    </w:rPr>
                    <w:t>The value shown is Cash value. Please refer to the cash value table from actuary.</w:t>
                  </w:r>
                </w:p>
              </w:tc>
              <w:tc>
                <w:tcPr>
                  <w:tcW w:w="1363" w:type="dxa"/>
                  <w:shd w:val="clear" w:color="auto" w:fill="BFBFBF" w:themeFill="background1" w:themeFillShade="BF"/>
                </w:tcPr>
                <w:p w14:paraId="050A494A" w14:textId="55DAB616" w:rsidR="00AE5587" w:rsidRPr="00EB35CD" w:rsidRDefault="00AE5587" w:rsidP="00AE5587">
                  <w:pPr>
                    <w:jc w:val="right"/>
                    <w:rPr>
                      <w:rFonts w:asciiTheme="minorHAnsi" w:hAnsiTheme="minorHAnsi" w:cstheme="minorHAnsi"/>
                      <w:sz w:val="18"/>
                      <w:szCs w:val="18"/>
                      <w:lang w:val="id-ID"/>
                    </w:rPr>
                  </w:pPr>
                  <w:r w:rsidRPr="00EB35CD">
                    <w:rPr>
                      <w:rFonts w:asciiTheme="minorHAnsi" w:hAnsiTheme="minorHAnsi" w:cstheme="minorHAnsi"/>
                      <w:sz w:val="18"/>
                      <w:szCs w:val="18"/>
                      <w:lang w:val="en-IN"/>
                    </w:rPr>
                    <w:t>0</w:t>
                  </w:r>
                </w:p>
              </w:tc>
              <w:tc>
                <w:tcPr>
                  <w:tcW w:w="1330" w:type="dxa"/>
                  <w:shd w:val="clear" w:color="auto" w:fill="BFBFBF" w:themeFill="background1" w:themeFillShade="BF"/>
                </w:tcPr>
                <w:p w14:paraId="76AA6011" w14:textId="4965D8CA" w:rsidR="00AE5587" w:rsidRPr="00EB35CD" w:rsidRDefault="00AE5587" w:rsidP="00AE5587">
                  <w:pPr>
                    <w:jc w:val="right"/>
                    <w:rPr>
                      <w:rFonts w:asciiTheme="minorHAnsi" w:hAnsiTheme="minorHAnsi" w:cstheme="minorHAnsi"/>
                      <w:sz w:val="18"/>
                      <w:szCs w:val="18"/>
                      <w:lang w:val="en-IN"/>
                    </w:rPr>
                  </w:pPr>
                  <w:r w:rsidRPr="00C56B7F">
                    <w:rPr>
                      <w:rFonts w:asciiTheme="minorHAnsi" w:hAnsiTheme="minorHAnsi" w:cstheme="minorHAnsi"/>
                      <w:i/>
                      <w:iCs/>
                      <w:color w:val="5B9BD5" w:themeColor="accent1"/>
                      <w:sz w:val="18"/>
                      <w:szCs w:val="18"/>
                      <w:lang w:val="en-IN"/>
                    </w:rPr>
                    <w:t>&lt;Natural Death benefit&gt;</w:t>
                  </w:r>
                  <w:r>
                    <w:rPr>
                      <w:rFonts w:asciiTheme="minorHAnsi" w:hAnsiTheme="minorHAnsi" w:cstheme="minorHAnsi"/>
                      <w:i/>
                      <w:iCs/>
                      <w:color w:val="5B9BD5" w:themeColor="accent1"/>
                      <w:sz w:val="18"/>
                      <w:szCs w:val="18"/>
                      <w:lang w:val="en-IN"/>
                    </w:rPr>
                    <w:t xml:space="preserve"> refer to actuarial calculator</w:t>
                  </w:r>
                </w:p>
              </w:tc>
              <w:tc>
                <w:tcPr>
                  <w:tcW w:w="2268" w:type="dxa"/>
                  <w:shd w:val="clear" w:color="auto" w:fill="BFBFBF" w:themeFill="background1" w:themeFillShade="BF"/>
                </w:tcPr>
                <w:p w14:paraId="01345142" w14:textId="7B8901CF" w:rsidR="00AE5587" w:rsidRPr="00EB35CD" w:rsidRDefault="00AE5587" w:rsidP="00AE5587">
                  <w:pPr>
                    <w:jc w:val="right"/>
                    <w:rPr>
                      <w:rFonts w:asciiTheme="minorHAnsi" w:hAnsiTheme="minorHAnsi" w:cstheme="minorHAnsi"/>
                      <w:sz w:val="18"/>
                      <w:szCs w:val="18"/>
                      <w:lang w:val="en-IN"/>
                    </w:rPr>
                  </w:pPr>
                  <w:r w:rsidRPr="005A2140">
                    <w:rPr>
                      <w:rFonts w:asciiTheme="minorHAnsi" w:hAnsiTheme="minorHAnsi" w:cstheme="minorHAnsi"/>
                      <w:i/>
                      <w:iCs/>
                      <w:color w:val="5B9BD5" w:themeColor="accent1"/>
                      <w:sz w:val="18"/>
                      <w:szCs w:val="18"/>
                      <w:lang w:val="id-ID"/>
                    </w:rPr>
                    <w:t>&lt;Accidental death benefit&gt;Refer to actuarial calculator</w:t>
                  </w:r>
                </w:p>
              </w:tc>
            </w:tr>
            <w:tr w:rsidR="00AE5587" w:rsidRPr="00EB35CD" w14:paraId="784ACC6C" w14:textId="77777777" w:rsidTr="00433872">
              <w:trPr>
                <w:trHeight w:val="150"/>
                <w:jc w:val="center"/>
              </w:trPr>
              <w:tc>
                <w:tcPr>
                  <w:tcW w:w="1307" w:type="dxa"/>
                  <w:shd w:val="clear" w:color="auto" w:fill="BFBFBF" w:themeFill="background1" w:themeFillShade="BF"/>
                </w:tcPr>
                <w:p w14:paraId="57F9BF5F" w14:textId="5C20EC42" w:rsidR="00AE5587" w:rsidRPr="00EB35CD" w:rsidRDefault="00AE5587" w:rsidP="00AE5587">
                  <w:pPr>
                    <w:jc w:val="center"/>
                    <w:rPr>
                      <w:rFonts w:asciiTheme="minorHAnsi" w:hAnsiTheme="minorHAnsi" w:cstheme="minorHAnsi"/>
                      <w:sz w:val="18"/>
                      <w:szCs w:val="18"/>
                    </w:rPr>
                  </w:pPr>
                  <w:r w:rsidRPr="00C4203B">
                    <w:rPr>
                      <w:rFonts w:asciiTheme="minorHAnsi" w:hAnsiTheme="minorHAnsi" w:cstheme="minorHAnsi"/>
                      <w:i/>
                      <w:iCs/>
                      <w:color w:val="5B9BD5" w:themeColor="accent1"/>
                      <w:sz w:val="18"/>
                      <w:szCs w:val="18"/>
                    </w:rPr>
                    <w:t>&lt;Current insured age&gt;</w:t>
                  </w:r>
                </w:p>
              </w:tc>
              <w:tc>
                <w:tcPr>
                  <w:tcW w:w="978" w:type="dxa"/>
                  <w:shd w:val="clear" w:color="auto" w:fill="BFBFBF" w:themeFill="background1" w:themeFillShade="BF"/>
                </w:tcPr>
                <w:p w14:paraId="4DD1657C" w14:textId="5C5D97E3" w:rsidR="00AE5587" w:rsidRPr="00EB35CD" w:rsidRDefault="00AE5587" w:rsidP="00AE5587">
                  <w:pPr>
                    <w:jc w:val="center"/>
                    <w:rPr>
                      <w:rFonts w:asciiTheme="minorHAnsi" w:hAnsiTheme="minorHAnsi" w:cstheme="minorHAnsi"/>
                      <w:sz w:val="18"/>
                      <w:szCs w:val="18"/>
                    </w:rPr>
                  </w:pPr>
                  <w:r w:rsidRPr="00BE2174">
                    <w:rPr>
                      <w:rFonts w:asciiTheme="minorHAnsi" w:hAnsiTheme="minorHAnsi" w:cstheme="minorHAnsi"/>
                      <w:i/>
                      <w:iCs/>
                      <w:color w:val="5B9BD5" w:themeColor="accent1"/>
                      <w:sz w:val="18"/>
                      <w:szCs w:val="18"/>
                      <w:lang w:val="id-ID"/>
                    </w:rPr>
                    <w:t>&lt;Policy Year&gt;</w:t>
                  </w:r>
                </w:p>
              </w:tc>
              <w:tc>
                <w:tcPr>
                  <w:tcW w:w="1152" w:type="dxa"/>
                  <w:shd w:val="clear" w:color="auto" w:fill="BFBFBF" w:themeFill="background1" w:themeFillShade="BF"/>
                </w:tcPr>
                <w:p w14:paraId="752F2D72" w14:textId="04D5F8C1" w:rsidR="00AE5587" w:rsidRPr="00EB35CD" w:rsidRDefault="00AE5587" w:rsidP="00AE5587">
                  <w:pPr>
                    <w:jc w:val="right"/>
                    <w:rPr>
                      <w:rFonts w:asciiTheme="minorHAnsi" w:hAnsiTheme="minorHAnsi" w:cstheme="minorHAnsi"/>
                      <w:sz w:val="18"/>
                      <w:szCs w:val="18"/>
                    </w:rPr>
                  </w:pPr>
                  <w:r w:rsidRPr="00EB35CD">
                    <w:rPr>
                      <w:rFonts w:asciiTheme="minorHAnsi" w:hAnsiTheme="minorHAnsi" w:cstheme="minorHAnsi"/>
                      <w:sz w:val="18"/>
                      <w:szCs w:val="18"/>
                      <w:lang w:val="en-IN"/>
                    </w:rPr>
                    <w:t>0</w:t>
                  </w:r>
                </w:p>
              </w:tc>
              <w:tc>
                <w:tcPr>
                  <w:tcW w:w="1378" w:type="dxa"/>
                  <w:tcBorders>
                    <w:top w:val="single" w:sz="4" w:space="0" w:color="auto"/>
                    <w:left w:val="nil"/>
                    <w:bottom w:val="single" w:sz="4" w:space="0" w:color="auto"/>
                    <w:right w:val="nil"/>
                  </w:tcBorders>
                  <w:shd w:val="clear" w:color="auto" w:fill="BFBFBF" w:themeFill="background1" w:themeFillShade="BF"/>
                  <w:vAlign w:val="bottom"/>
                </w:tcPr>
                <w:p w14:paraId="2DEF61BB" w14:textId="1FB4BFC2" w:rsidR="00AE5587" w:rsidRPr="00EB35CD" w:rsidRDefault="00AE5587" w:rsidP="00AE5587">
                  <w:pPr>
                    <w:jc w:val="right"/>
                    <w:rPr>
                      <w:rFonts w:asciiTheme="minorHAnsi" w:hAnsiTheme="minorHAnsi" w:cstheme="minorHAnsi"/>
                      <w:sz w:val="18"/>
                      <w:szCs w:val="18"/>
                      <w:lang w:val="id-ID"/>
                    </w:rPr>
                  </w:pPr>
                  <w:r w:rsidRPr="00EB35CD">
                    <w:rPr>
                      <w:rFonts w:ascii="Calibri" w:hAnsi="Calibri" w:cs="Calibri"/>
                      <w:color w:val="000000"/>
                      <w:sz w:val="18"/>
                      <w:szCs w:val="18"/>
                    </w:rPr>
                    <w:t>0</w:t>
                  </w:r>
                </w:p>
              </w:tc>
              <w:tc>
                <w:tcPr>
                  <w:tcW w:w="1363" w:type="dxa"/>
                  <w:shd w:val="clear" w:color="auto" w:fill="BFBFBF" w:themeFill="background1" w:themeFillShade="BF"/>
                </w:tcPr>
                <w:p w14:paraId="53850B63" w14:textId="21A18672" w:rsidR="00AE5587" w:rsidRPr="00EB35CD" w:rsidRDefault="00AE5587" w:rsidP="00AE5587">
                  <w:pPr>
                    <w:jc w:val="right"/>
                    <w:rPr>
                      <w:rFonts w:asciiTheme="minorHAnsi" w:hAnsiTheme="minorHAnsi" w:cstheme="minorHAnsi"/>
                      <w:sz w:val="18"/>
                      <w:szCs w:val="18"/>
                      <w:lang w:val="id-ID"/>
                    </w:rPr>
                  </w:pPr>
                  <w:r w:rsidRPr="00177EBC">
                    <w:rPr>
                      <w:rFonts w:asciiTheme="minorHAnsi" w:hAnsiTheme="minorHAnsi" w:cstheme="minorHAnsi"/>
                      <w:i/>
                      <w:iCs/>
                      <w:color w:val="5B9BD5" w:themeColor="accent1"/>
                      <w:sz w:val="18"/>
                      <w:szCs w:val="18"/>
                      <w:lang w:val="id-ID"/>
                    </w:rPr>
                    <w:t>&lt;Payout benefit &gt; please refer to actuary calculator</w:t>
                  </w:r>
                </w:p>
              </w:tc>
              <w:tc>
                <w:tcPr>
                  <w:tcW w:w="1330" w:type="dxa"/>
                  <w:shd w:val="clear" w:color="auto" w:fill="BFBFBF" w:themeFill="background1" w:themeFillShade="BF"/>
                </w:tcPr>
                <w:p w14:paraId="3212C79B" w14:textId="4B57241D" w:rsidR="00AE5587" w:rsidRPr="00EB35CD" w:rsidRDefault="00AE5587" w:rsidP="00AE5587">
                  <w:pPr>
                    <w:jc w:val="right"/>
                    <w:rPr>
                      <w:rFonts w:asciiTheme="minorHAnsi" w:hAnsiTheme="minorHAnsi" w:cstheme="minorHAnsi"/>
                      <w:sz w:val="18"/>
                      <w:szCs w:val="18"/>
                      <w:lang w:val="en-IN"/>
                    </w:rPr>
                  </w:pPr>
                  <w:r w:rsidRPr="00C56B7F">
                    <w:rPr>
                      <w:rFonts w:asciiTheme="minorHAnsi" w:hAnsiTheme="minorHAnsi" w:cstheme="minorHAnsi"/>
                      <w:i/>
                      <w:iCs/>
                      <w:color w:val="5B9BD5" w:themeColor="accent1"/>
                      <w:sz w:val="18"/>
                      <w:szCs w:val="18"/>
                      <w:lang w:val="en-IN"/>
                    </w:rPr>
                    <w:t>&lt;Natural Death benefit&gt;</w:t>
                  </w:r>
                  <w:r>
                    <w:rPr>
                      <w:rFonts w:asciiTheme="minorHAnsi" w:hAnsiTheme="minorHAnsi" w:cstheme="minorHAnsi"/>
                      <w:i/>
                      <w:iCs/>
                      <w:color w:val="5B9BD5" w:themeColor="accent1"/>
                      <w:sz w:val="18"/>
                      <w:szCs w:val="18"/>
                      <w:lang w:val="en-IN"/>
                    </w:rPr>
                    <w:t xml:space="preserve"> refer to actuarial calculator</w:t>
                  </w:r>
                </w:p>
              </w:tc>
              <w:tc>
                <w:tcPr>
                  <w:tcW w:w="2268" w:type="dxa"/>
                  <w:shd w:val="clear" w:color="auto" w:fill="BFBFBF" w:themeFill="background1" w:themeFillShade="BF"/>
                </w:tcPr>
                <w:p w14:paraId="15805BB4" w14:textId="639D3864" w:rsidR="00AE5587" w:rsidRPr="00EB35CD" w:rsidRDefault="00AE5587" w:rsidP="00AE5587">
                  <w:pPr>
                    <w:jc w:val="right"/>
                    <w:rPr>
                      <w:rFonts w:asciiTheme="minorHAnsi" w:hAnsiTheme="minorHAnsi" w:cstheme="minorHAnsi"/>
                      <w:sz w:val="18"/>
                      <w:szCs w:val="18"/>
                      <w:lang w:val="en-IN"/>
                    </w:rPr>
                  </w:pPr>
                  <w:r w:rsidRPr="005A2140">
                    <w:rPr>
                      <w:rFonts w:asciiTheme="minorHAnsi" w:hAnsiTheme="minorHAnsi" w:cstheme="minorHAnsi"/>
                      <w:i/>
                      <w:iCs/>
                      <w:color w:val="5B9BD5" w:themeColor="accent1"/>
                      <w:sz w:val="18"/>
                      <w:szCs w:val="18"/>
                      <w:lang w:val="id-ID"/>
                    </w:rPr>
                    <w:t>&lt;Accidental death benefit&gt;Refer to actuarial calculator</w:t>
                  </w:r>
                </w:p>
              </w:tc>
            </w:tr>
          </w:tbl>
          <w:p w14:paraId="31173346" w14:textId="77777777" w:rsidR="0006387C" w:rsidRPr="00EB35CD" w:rsidRDefault="0006387C" w:rsidP="00312F38">
            <w:pPr>
              <w:ind w:left="459" w:hanging="425"/>
              <w:jc w:val="both"/>
              <w:rPr>
                <w:rFonts w:asciiTheme="minorHAnsi" w:hAnsiTheme="minorHAnsi" w:cstheme="minorHAnsi"/>
                <w:b/>
                <w:bCs/>
                <w:sz w:val="18"/>
                <w:szCs w:val="18"/>
              </w:rPr>
            </w:pPr>
            <w:r w:rsidRPr="00EB35CD">
              <w:rPr>
                <w:rFonts w:asciiTheme="minorHAnsi" w:hAnsiTheme="minorHAnsi" w:cstheme="minorHAnsi"/>
                <w:b/>
                <w:bCs/>
                <w:sz w:val="18"/>
                <w:szCs w:val="18"/>
              </w:rPr>
              <w:t>Catatan Tabel Premi dan Manfaat Asuransi</w:t>
            </w:r>
          </w:p>
          <w:p w14:paraId="71D064E7" w14:textId="77777777" w:rsidR="0006387C" w:rsidRPr="00EB35CD" w:rsidRDefault="0006387C" w:rsidP="00312F38">
            <w:pPr>
              <w:pStyle w:val="ListParagraph"/>
              <w:numPr>
                <w:ilvl w:val="0"/>
                <w:numId w:val="51"/>
              </w:numPr>
              <w:ind w:left="459"/>
              <w:jc w:val="both"/>
              <w:rPr>
                <w:rFonts w:asciiTheme="minorHAnsi" w:hAnsiTheme="minorHAnsi" w:cstheme="minorHAnsi"/>
                <w:sz w:val="18"/>
                <w:szCs w:val="18"/>
              </w:rPr>
            </w:pPr>
            <w:r w:rsidRPr="00EB35CD">
              <w:rPr>
                <w:rFonts w:asciiTheme="minorHAnsi" w:hAnsiTheme="minorHAnsi" w:cstheme="minorHAnsi"/>
                <w:sz w:val="18"/>
                <w:szCs w:val="18"/>
              </w:rPr>
              <w:t>Premi yang disetahunkan yang tertera pada tabel di atas merupakan Premi dasar, jika terdapat Premi tambahan, maka Penanggung akan menginformasikan melalui Endorsemen.</w:t>
            </w:r>
          </w:p>
          <w:p w14:paraId="6C7577E7" w14:textId="77777777" w:rsidR="0006387C" w:rsidRPr="00EB35CD" w:rsidRDefault="0006387C" w:rsidP="00312F38">
            <w:pPr>
              <w:pStyle w:val="ListParagraph"/>
              <w:numPr>
                <w:ilvl w:val="0"/>
                <w:numId w:val="51"/>
              </w:numPr>
              <w:ind w:left="459" w:right="1"/>
              <w:jc w:val="both"/>
              <w:rPr>
                <w:rFonts w:asciiTheme="minorHAnsi" w:hAnsiTheme="minorHAnsi" w:cstheme="minorHAnsi"/>
                <w:sz w:val="18"/>
                <w:szCs w:val="18"/>
              </w:rPr>
            </w:pPr>
            <w:r w:rsidRPr="00EB35CD">
              <w:rPr>
                <w:rFonts w:asciiTheme="minorHAnsi" w:hAnsiTheme="minorHAnsi" w:cstheme="minorHAnsi"/>
                <w:sz w:val="18"/>
                <w:szCs w:val="18"/>
              </w:rPr>
              <w:lastRenderedPageBreak/>
              <w:t>Manfaat Asuransi yang disajikan pada tabel di atas dihitung berdasarkan suatu persentase atas total Premi yang disetahunkan, sehingga jika terdapat perbedaan antara jumlah Premi sesungguhnya yang telah dibayarkan dengan rujukan nilai Premi yang tertera pada tabel di atas, perhitungan Manfaat Asuransi akan mengikuti jumlah Premi sesungguhnya yang telah dibayarkan dan diterima penuh oleh Penanggung.</w:t>
            </w:r>
          </w:p>
          <w:p w14:paraId="04AB1146" w14:textId="372D0B9D" w:rsidR="0006387C" w:rsidRPr="00EB35CD" w:rsidRDefault="0006387C" w:rsidP="0006387C">
            <w:pPr>
              <w:pStyle w:val="ListParagraph"/>
              <w:numPr>
                <w:ilvl w:val="0"/>
                <w:numId w:val="51"/>
              </w:numPr>
              <w:ind w:left="459"/>
              <w:jc w:val="both"/>
              <w:rPr>
                <w:rFonts w:asciiTheme="minorHAnsi" w:hAnsiTheme="minorHAnsi" w:cstheme="minorHAnsi"/>
                <w:sz w:val="18"/>
                <w:szCs w:val="18"/>
              </w:rPr>
            </w:pPr>
            <w:r w:rsidRPr="00EB35CD">
              <w:rPr>
                <w:rFonts w:asciiTheme="minorHAnsi" w:hAnsiTheme="minorHAnsi" w:cstheme="minorHAnsi"/>
                <w:sz w:val="18"/>
                <w:szCs w:val="18"/>
              </w:rPr>
              <w:t xml:space="preserve">Ketentuan selengkapnya mengenai Manfaat Asuransi berlaku sebagaimana dijelaskan pada ketentuan Polis. </w:t>
            </w:r>
          </w:p>
          <w:p w14:paraId="59238683" w14:textId="20347FAF" w:rsidR="0006387C" w:rsidRPr="00EB35CD" w:rsidRDefault="0006387C" w:rsidP="0006387C">
            <w:pPr>
              <w:jc w:val="both"/>
              <w:rPr>
                <w:rFonts w:asciiTheme="minorHAnsi" w:hAnsiTheme="minorHAnsi" w:cstheme="minorHAnsi"/>
                <w:sz w:val="20"/>
                <w:szCs w:val="20"/>
              </w:rPr>
            </w:pPr>
          </w:p>
          <w:p w14:paraId="77F2B276" w14:textId="77777777" w:rsidR="0006387C" w:rsidRPr="00EB35CD" w:rsidRDefault="0006387C" w:rsidP="0006387C">
            <w:pPr>
              <w:ind w:left="-54"/>
              <w:jc w:val="both"/>
              <w:rPr>
                <w:rFonts w:asciiTheme="minorHAnsi" w:hAnsiTheme="minorHAnsi" w:cstheme="minorHAnsi"/>
                <w:b/>
                <w:sz w:val="20"/>
                <w:szCs w:val="20"/>
                <w:u w:val="single"/>
              </w:rPr>
            </w:pPr>
            <w:r w:rsidRPr="00EB35CD">
              <w:rPr>
                <w:rFonts w:asciiTheme="minorHAnsi" w:hAnsiTheme="minorHAnsi" w:cstheme="minorHAnsi"/>
                <w:b/>
                <w:sz w:val="20"/>
                <w:szCs w:val="20"/>
                <w:u w:val="single"/>
              </w:rPr>
              <w:t>Simulasi Manfaat Asuransi</w:t>
            </w:r>
          </w:p>
          <w:p w14:paraId="34B53DF2" w14:textId="52826602" w:rsidR="0006387C" w:rsidRPr="00EB35CD" w:rsidRDefault="0006387C" w:rsidP="0006387C">
            <w:pPr>
              <w:pStyle w:val="ListParagraph"/>
              <w:numPr>
                <w:ilvl w:val="0"/>
                <w:numId w:val="8"/>
              </w:numPr>
              <w:jc w:val="both"/>
              <w:rPr>
                <w:rFonts w:asciiTheme="minorHAnsi" w:hAnsiTheme="minorHAnsi" w:cstheme="minorHAnsi"/>
                <w:b/>
                <w:sz w:val="20"/>
                <w:szCs w:val="20"/>
              </w:rPr>
            </w:pPr>
            <w:r w:rsidRPr="00EB35CD">
              <w:rPr>
                <w:rFonts w:asciiTheme="minorHAnsi" w:hAnsiTheme="minorHAnsi" w:cstheme="minorHAnsi"/>
                <w:b/>
                <w:sz w:val="20"/>
                <w:szCs w:val="20"/>
              </w:rPr>
              <w:t xml:space="preserve">Manfaat Meninggal Dunia </w:t>
            </w:r>
          </w:p>
          <w:p w14:paraId="79D8E974" w14:textId="4A7B9527" w:rsidR="0006387C" w:rsidRPr="00EB35CD" w:rsidRDefault="0006387C" w:rsidP="00312F38">
            <w:pPr>
              <w:pStyle w:val="ListParagraph"/>
              <w:shd w:val="clear" w:color="auto" w:fill="BFBFBF" w:themeFill="background1" w:themeFillShade="BF"/>
              <w:ind w:left="318"/>
              <w:jc w:val="both"/>
            </w:pPr>
            <w:r w:rsidRPr="00EB35CD">
              <w:rPr>
                <w:rFonts w:asciiTheme="minorHAnsi" w:hAnsiTheme="minorHAnsi" w:cstheme="minorHAnsi"/>
                <w:sz w:val="20"/>
                <w:szCs w:val="20"/>
              </w:rPr>
              <w:t>Tertanggung meninggal dunia pada bulan ke 12 terhitung sejak Tanggal Berlakunya Polis akibat menderita sakit (yang tidak termasuk dalam</w:t>
            </w:r>
            <w:r w:rsidR="00831DC0" w:rsidRPr="00EB35CD">
              <w:rPr>
                <w:rFonts w:asciiTheme="minorHAnsi" w:hAnsiTheme="minorHAnsi" w:cstheme="minorHAnsi"/>
                <w:sz w:val="20"/>
                <w:szCs w:val="20"/>
              </w:rPr>
              <w:t xml:space="preserve"> Masa Tunggu dan</w:t>
            </w:r>
            <w:r w:rsidRPr="00EB35CD">
              <w:rPr>
                <w:rFonts w:asciiTheme="minorHAnsi" w:hAnsiTheme="minorHAnsi" w:cstheme="minorHAnsi"/>
                <w:sz w:val="20"/>
                <w:szCs w:val="20"/>
              </w:rPr>
              <w:t xml:space="preserve"> daftar Pengecualian), maka Manfaat Asuransi yang akan dibayarkan kepada Penerima Manfaat adalah sebesar 150% akumulasi Premi yang sudah dibayarkan, </w:t>
            </w:r>
            <w:r w:rsidRPr="00EB35CD">
              <w:rPr>
                <w:rFonts w:asciiTheme="minorHAnsi" w:hAnsiTheme="minorHAnsi" w:cstheme="minorHAnsi"/>
                <w:sz w:val="20"/>
                <w:szCs w:val="20"/>
                <w:shd w:val="clear" w:color="auto" w:fill="BFBFBF" w:themeFill="background1" w:themeFillShade="BF"/>
              </w:rPr>
              <w:t xml:space="preserve">yaitu </w:t>
            </w:r>
            <w:r w:rsidR="00831DC0" w:rsidRPr="00EB35CD">
              <w:rPr>
                <w:rFonts w:asciiTheme="minorHAnsi" w:hAnsiTheme="minorHAnsi" w:cstheme="minorHAnsi"/>
                <w:b/>
                <w:bCs/>
                <w:sz w:val="20"/>
                <w:szCs w:val="20"/>
                <w:shd w:val="clear" w:color="auto" w:fill="BFBFBF" w:themeFill="background1" w:themeFillShade="BF"/>
              </w:rPr>
              <w:t>Rp</w:t>
            </w:r>
            <w:r w:rsidR="00AE5587" w:rsidRPr="00AE5587">
              <w:rPr>
                <w:rFonts w:asciiTheme="minorHAnsi" w:hAnsiTheme="minorHAnsi" w:cstheme="minorHAnsi"/>
                <w:b/>
                <w:bCs/>
                <w:i/>
                <w:iCs/>
                <w:color w:val="4472C4" w:themeColor="accent5"/>
                <w:sz w:val="20"/>
                <w:szCs w:val="20"/>
                <w:shd w:val="clear" w:color="auto" w:fill="BFBFBF" w:themeFill="background1" w:themeFillShade="BF"/>
              </w:rPr>
              <w:t>&lt;Natural death benefit&gt;</w:t>
            </w:r>
            <w:r w:rsidR="00831DC0" w:rsidRPr="00EB35CD">
              <w:rPr>
                <w:rFonts w:asciiTheme="minorHAnsi" w:hAnsiTheme="minorHAnsi" w:cstheme="minorHAnsi"/>
                <w:sz w:val="20"/>
                <w:szCs w:val="20"/>
                <w:shd w:val="clear" w:color="auto" w:fill="BFBFBF" w:themeFill="background1" w:themeFillShade="BF"/>
              </w:rPr>
              <w:t xml:space="preserve"> </w:t>
            </w:r>
            <w:r w:rsidRPr="00EB35CD">
              <w:rPr>
                <w:rFonts w:asciiTheme="minorHAnsi" w:hAnsiTheme="minorHAnsi" w:cstheme="minorHAnsi"/>
                <w:sz w:val="20"/>
                <w:szCs w:val="20"/>
              </w:rPr>
              <w:t>(dengan kondisi tidak ada pembayaran Premi yang tertunggak) dan Polis menjadi berakhir setelah Manfaat Asuransi dibayarkan kepada Penerima Manfaat.</w:t>
            </w:r>
          </w:p>
          <w:p w14:paraId="11810972" w14:textId="2DBDB2E1" w:rsidR="0006387C" w:rsidRPr="00EB35CD" w:rsidRDefault="0006387C" w:rsidP="0006387C">
            <w:pPr>
              <w:pStyle w:val="ListParagraph"/>
              <w:numPr>
                <w:ilvl w:val="0"/>
                <w:numId w:val="8"/>
              </w:numPr>
              <w:jc w:val="both"/>
              <w:rPr>
                <w:rFonts w:asciiTheme="minorHAnsi" w:hAnsiTheme="minorHAnsi" w:cstheme="minorHAnsi"/>
                <w:b/>
                <w:sz w:val="20"/>
                <w:szCs w:val="20"/>
              </w:rPr>
            </w:pPr>
            <w:r w:rsidRPr="00EB35CD">
              <w:rPr>
                <w:rFonts w:asciiTheme="minorHAnsi" w:hAnsiTheme="minorHAnsi" w:cstheme="minorHAnsi"/>
                <w:b/>
                <w:sz w:val="20"/>
                <w:szCs w:val="20"/>
              </w:rPr>
              <w:t>Manfaat Meninggal Dunia akibat Kecelakaan</w:t>
            </w:r>
          </w:p>
          <w:p w14:paraId="18EDBDC8" w14:textId="14E5E978" w:rsidR="0006387C" w:rsidRPr="00EB35CD" w:rsidRDefault="0006387C" w:rsidP="00312F38">
            <w:pPr>
              <w:pStyle w:val="ListParagraph"/>
              <w:shd w:val="clear" w:color="auto" w:fill="BFBFBF" w:themeFill="background1" w:themeFillShade="BF"/>
              <w:ind w:left="318"/>
              <w:jc w:val="both"/>
            </w:pPr>
            <w:r w:rsidRPr="00EB35CD">
              <w:rPr>
                <w:rFonts w:asciiTheme="minorHAnsi" w:hAnsiTheme="minorHAnsi" w:cstheme="minorHAnsi"/>
                <w:sz w:val="20"/>
                <w:szCs w:val="20"/>
              </w:rPr>
              <w:t>Tertanggung meninggal dunia pada bulan ke 24 terhitung sejak Tanggal Berlakunya Polis akibat kecelakaan dalam Masa Asuransi, maka Manfaat Asuransi yang akan dibayarkan kepada Penerima Manfaat adalah sebesar 200% Manfaat Meninggal Dunia (dimana perhitungan Manfaat Meninggal Dunia = 150% akumulasi Premi yang sudah dibayarkan, sehingga total Manfaat Asuransi yang akan dibayarkan sebesar</w:t>
            </w:r>
            <w:r w:rsidR="00831DC0" w:rsidRPr="00EB35CD">
              <w:rPr>
                <w:rFonts w:asciiTheme="minorHAnsi" w:hAnsiTheme="minorHAnsi" w:cstheme="minorHAnsi"/>
                <w:sz w:val="20"/>
                <w:szCs w:val="20"/>
              </w:rPr>
              <w:t xml:space="preserve"> </w:t>
            </w:r>
            <w:r w:rsidR="00831DC0" w:rsidRPr="00EB35CD">
              <w:rPr>
                <w:rFonts w:asciiTheme="minorHAnsi" w:hAnsiTheme="minorHAnsi" w:cstheme="minorHAnsi"/>
                <w:b/>
                <w:bCs/>
                <w:sz w:val="20"/>
                <w:szCs w:val="20"/>
              </w:rPr>
              <w:t>Rp</w:t>
            </w:r>
            <w:r w:rsidR="00182C57" w:rsidRPr="00182C57">
              <w:rPr>
                <w:rFonts w:asciiTheme="minorHAnsi" w:hAnsiTheme="minorHAnsi" w:cstheme="minorHAnsi"/>
                <w:b/>
                <w:bCs/>
                <w:i/>
                <w:iCs/>
                <w:color w:val="4472C4" w:themeColor="accent5"/>
                <w:sz w:val="20"/>
                <w:szCs w:val="20"/>
              </w:rPr>
              <w:t>&lt;Accidental death benefit&gt;</w:t>
            </w:r>
            <w:r w:rsidRPr="00EB35CD">
              <w:rPr>
                <w:rFonts w:asciiTheme="minorHAnsi" w:hAnsiTheme="minorHAnsi" w:cstheme="minorHAnsi"/>
                <w:sz w:val="20"/>
                <w:szCs w:val="20"/>
              </w:rPr>
              <w:t xml:space="preserve"> </w:t>
            </w:r>
            <w:r w:rsidRPr="00EB35CD">
              <w:rPr>
                <w:rFonts w:asciiTheme="minorHAnsi" w:hAnsiTheme="minorHAnsi" w:cstheme="minorHAnsi"/>
                <w:b/>
                <w:bCs/>
                <w:sz w:val="20"/>
                <w:szCs w:val="20"/>
              </w:rPr>
              <w:t>(</w:t>
            </w:r>
            <w:r w:rsidRPr="00EB35CD">
              <w:rPr>
                <w:rFonts w:asciiTheme="minorHAnsi" w:hAnsiTheme="minorHAnsi" w:cstheme="minorHAnsi"/>
                <w:sz w:val="20"/>
                <w:szCs w:val="20"/>
              </w:rPr>
              <w:t>dengan kondisi tidak ada pembayaran Premi yang tertunggak) dan Polis menjadi berakhir setelah Manfaat Asuransi dibayarkan kepada Penerima Manfaat.</w:t>
            </w:r>
          </w:p>
          <w:p w14:paraId="73964FE2" w14:textId="574D9EDA" w:rsidR="0006387C" w:rsidRPr="00EB35CD" w:rsidRDefault="0006387C" w:rsidP="0006387C">
            <w:pPr>
              <w:pStyle w:val="ListParagraph"/>
              <w:numPr>
                <w:ilvl w:val="0"/>
                <w:numId w:val="8"/>
              </w:numPr>
              <w:jc w:val="both"/>
              <w:rPr>
                <w:rFonts w:asciiTheme="minorHAnsi" w:hAnsiTheme="minorHAnsi" w:cstheme="minorHAnsi"/>
                <w:b/>
                <w:sz w:val="20"/>
                <w:szCs w:val="20"/>
              </w:rPr>
            </w:pPr>
            <w:r w:rsidRPr="00EB35CD">
              <w:rPr>
                <w:rFonts w:asciiTheme="minorHAnsi" w:hAnsiTheme="minorHAnsi" w:cstheme="minorHAnsi"/>
                <w:b/>
                <w:sz w:val="20"/>
                <w:szCs w:val="20"/>
              </w:rPr>
              <w:t>Manfaat Beasiswa Pendidikan</w:t>
            </w:r>
          </w:p>
          <w:p w14:paraId="276BD7D4" w14:textId="14F66711" w:rsidR="0006387C" w:rsidRPr="00EB35CD" w:rsidRDefault="0006387C" w:rsidP="00312F38">
            <w:pPr>
              <w:pStyle w:val="ListParagraph"/>
              <w:shd w:val="clear" w:color="auto" w:fill="BFBFBF" w:themeFill="background1" w:themeFillShade="BF"/>
              <w:ind w:left="318"/>
              <w:jc w:val="both"/>
              <w:rPr>
                <w:rFonts w:asciiTheme="minorHAnsi" w:hAnsiTheme="minorHAnsi" w:cstheme="minorHAnsi"/>
                <w:sz w:val="20"/>
                <w:szCs w:val="20"/>
              </w:rPr>
            </w:pPr>
            <w:r w:rsidRPr="00EB35CD">
              <w:rPr>
                <w:rFonts w:asciiTheme="minorHAnsi" w:hAnsiTheme="minorHAnsi" w:cstheme="minorHAnsi"/>
                <w:sz w:val="20"/>
                <w:szCs w:val="20"/>
              </w:rPr>
              <w:t xml:space="preserve">Polis tetap aktif hingga akhir Masa Asuransi, maka manfaat Beasiswa Pendidikan yang akan diserahkan kepada Pemegang Polis sebesar </w:t>
            </w:r>
            <w:r w:rsidR="00831DC0" w:rsidRPr="00EB35CD">
              <w:rPr>
                <w:rFonts w:asciiTheme="minorHAnsi" w:hAnsiTheme="minorHAnsi" w:cstheme="minorHAnsi"/>
                <w:b/>
                <w:bCs/>
                <w:sz w:val="20"/>
                <w:szCs w:val="20"/>
              </w:rPr>
              <w:t>Rp</w:t>
            </w:r>
            <w:r w:rsidR="00182C57" w:rsidRPr="00182C57">
              <w:rPr>
                <w:rFonts w:asciiTheme="minorHAnsi" w:hAnsiTheme="minorHAnsi" w:cstheme="minorHAnsi"/>
                <w:b/>
                <w:bCs/>
                <w:i/>
                <w:iCs/>
                <w:color w:val="4472C4" w:themeColor="accent5"/>
                <w:sz w:val="20"/>
                <w:szCs w:val="20"/>
              </w:rPr>
              <w:t>&lt;payout benefit&gt;</w:t>
            </w:r>
            <w:r w:rsidR="00831DC0" w:rsidRPr="00EB35CD">
              <w:rPr>
                <w:rFonts w:asciiTheme="minorHAnsi" w:hAnsiTheme="minorHAnsi" w:cstheme="minorHAnsi"/>
                <w:b/>
                <w:bCs/>
                <w:sz w:val="20"/>
                <w:szCs w:val="20"/>
              </w:rPr>
              <w:t xml:space="preserve"> </w:t>
            </w:r>
            <w:r w:rsidRPr="00EB35CD">
              <w:rPr>
                <w:rFonts w:asciiTheme="minorHAnsi" w:hAnsiTheme="minorHAnsi" w:cstheme="minorHAnsi"/>
                <w:sz w:val="20"/>
                <w:szCs w:val="20"/>
              </w:rPr>
              <w:t>(dengan kondisi tidak ada pembayaran Premi yang tertunggak) dan Polis menjadi berakhir setelah Manfaat Asuransi dibayarkan kepada Pemegang Polis.</w:t>
            </w:r>
          </w:p>
          <w:p w14:paraId="79337207" w14:textId="65EC381A" w:rsidR="0006387C" w:rsidRPr="00EB35CD" w:rsidRDefault="0006387C" w:rsidP="0006387C">
            <w:pPr>
              <w:tabs>
                <w:tab w:val="left" w:pos="2882"/>
                <w:tab w:val="left" w:pos="2980"/>
              </w:tabs>
              <w:jc w:val="both"/>
              <w:rPr>
                <w:rFonts w:asciiTheme="minorHAnsi" w:hAnsiTheme="minorHAnsi" w:cstheme="minorHAnsi"/>
                <w:sz w:val="20"/>
                <w:szCs w:val="20"/>
              </w:rPr>
            </w:pPr>
          </w:p>
          <w:p w14:paraId="45AA6DC1" w14:textId="77777777" w:rsidR="0006387C" w:rsidRPr="00EB35CD" w:rsidRDefault="0006387C" w:rsidP="0006387C">
            <w:pPr>
              <w:tabs>
                <w:tab w:val="left" w:pos="2880"/>
                <w:tab w:val="left" w:pos="2982"/>
              </w:tabs>
              <w:ind w:left="318"/>
              <w:jc w:val="both"/>
              <w:rPr>
                <w:rFonts w:asciiTheme="minorHAnsi" w:hAnsiTheme="minorHAnsi" w:cstheme="minorHAnsi"/>
                <w:b/>
                <w:sz w:val="20"/>
                <w:szCs w:val="20"/>
                <w:u w:val="single"/>
              </w:rPr>
            </w:pPr>
            <w:r w:rsidRPr="00EB35CD">
              <w:rPr>
                <w:rFonts w:asciiTheme="minorHAnsi" w:hAnsiTheme="minorHAnsi" w:cstheme="minorHAnsi"/>
                <w:b/>
                <w:sz w:val="20"/>
                <w:szCs w:val="20"/>
                <w:u w:val="single"/>
              </w:rPr>
              <w:t>Catatan Penting</w:t>
            </w:r>
          </w:p>
          <w:p w14:paraId="290FB17A" w14:textId="320D9129" w:rsidR="0006387C" w:rsidRPr="00EB35CD" w:rsidRDefault="0006387C" w:rsidP="0006387C">
            <w:pPr>
              <w:spacing w:after="40"/>
              <w:ind w:left="340"/>
              <w:jc w:val="both"/>
              <w:rPr>
                <w:rFonts w:asciiTheme="minorHAnsi" w:hAnsiTheme="minorHAnsi" w:cstheme="minorHAnsi"/>
                <w:sz w:val="20"/>
                <w:szCs w:val="20"/>
              </w:rPr>
            </w:pPr>
            <w:r w:rsidRPr="00EB35CD">
              <w:rPr>
                <w:rFonts w:asciiTheme="minorHAnsi" w:hAnsiTheme="minorHAnsi" w:cstheme="minorHAnsi"/>
                <w:sz w:val="20"/>
                <w:szCs w:val="20"/>
              </w:rPr>
              <w:t>Simulasi di atas digunakan untuk tujuan ilustrasi semata, tidak mengikat, bukan merupakan perjanjian asuransi dan bukan merupakan bagian dari Polis. Hak dan kewajiban sebagai Pemegang Polis atau Tertanggung, serta syarat dan ketentuan Mega Asuransi Maksima Edukasi secara lengkap tercantum dalam Polis.</w:t>
            </w:r>
          </w:p>
        </w:tc>
      </w:tr>
      <w:tr w:rsidR="0006387C" w:rsidRPr="00EB35CD" w14:paraId="156840B7" w14:textId="77777777" w:rsidTr="00BB4295">
        <w:trPr>
          <w:trHeight w:val="122"/>
        </w:trPr>
        <w:tc>
          <w:tcPr>
            <w:tcW w:w="10620" w:type="dxa"/>
            <w:gridSpan w:val="17"/>
            <w:tcBorders>
              <w:bottom w:val="single" w:sz="4" w:space="0" w:color="auto"/>
            </w:tcBorders>
            <w:vAlign w:val="center"/>
          </w:tcPr>
          <w:p w14:paraId="0972D529" w14:textId="77777777" w:rsidR="0006387C" w:rsidRPr="00EB35CD" w:rsidRDefault="0006387C" w:rsidP="0006387C">
            <w:pPr>
              <w:spacing w:after="40"/>
              <w:jc w:val="center"/>
              <w:rPr>
                <w:rFonts w:asciiTheme="minorHAnsi" w:hAnsiTheme="minorHAnsi" w:cstheme="minorHAnsi"/>
                <w:b/>
                <w:color w:val="FFFFFF" w:themeColor="background1"/>
                <w:sz w:val="20"/>
                <w:szCs w:val="20"/>
              </w:rPr>
            </w:pPr>
          </w:p>
        </w:tc>
      </w:tr>
      <w:tr w:rsidR="0006387C" w:rsidRPr="00EB35CD" w14:paraId="49EE33E1" w14:textId="77777777" w:rsidTr="00BB4295">
        <w:trPr>
          <w:trHeight w:val="122"/>
        </w:trPr>
        <w:tc>
          <w:tcPr>
            <w:tcW w:w="10620" w:type="dxa"/>
            <w:gridSpan w:val="17"/>
            <w:tcBorders>
              <w:bottom w:val="single" w:sz="4" w:space="0" w:color="auto"/>
            </w:tcBorders>
            <w:shd w:val="clear" w:color="auto" w:fill="000000" w:themeFill="text1"/>
            <w:vAlign w:val="center"/>
          </w:tcPr>
          <w:p w14:paraId="434F07E2" w14:textId="77777777" w:rsidR="0006387C" w:rsidRPr="00EB35CD" w:rsidRDefault="0006387C" w:rsidP="0006387C">
            <w:pPr>
              <w:spacing w:after="40"/>
              <w:jc w:val="center"/>
              <w:rPr>
                <w:rFonts w:asciiTheme="minorHAnsi" w:hAnsiTheme="minorHAnsi" w:cstheme="minorHAnsi"/>
                <w:b/>
                <w:sz w:val="20"/>
                <w:szCs w:val="20"/>
              </w:rPr>
            </w:pPr>
            <w:r w:rsidRPr="00EB35CD">
              <w:rPr>
                <w:rFonts w:asciiTheme="minorHAnsi" w:hAnsiTheme="minorHAnsi" w:cstheme="minorHAnsi"/>
                <w:b/>
                <w:color w:val="FFFFFF" w:themeColor="background1"/>
                <w:sz w:val="20"/>
                <w:szCs w:val="20"/>
              </w:rPr>
              <w:t>Informasi Tambahan</w:t>
            </w:r>
          </w:p>
        </w:tc>
      </w:tr>
      <w:tr w:rsidR="0006387C" w:rsidRPr="00EB35CD" w14:paraId="36825CC5" w14:textId="77777777" w:rsidTr="00BB4295">
        <w:trPr>
          <w:trHeight w:val="122"/>
        </w:trPr>
        <w:tc>
          <w:tcPr>
            <w:tcW w:w="10620" w:type="dxa"/>
            <w:gridSpan w:val="17"/>
            <w:tcBorders>
              <w:top w:val="single" w:sz="4" w:space="0" w:color="auto"/>
              <w:bottom w:val="single" w:sz="4" w:space="0" w:color="auto"/>
            </w:tcBorders>
            <w:shd w:val="clear" w:color="auto" w:fill="FFFFFF" w:themeFill="background1"/>
            <w:vAlign w:val="center"/>
          </w:tcPr>
          <w:p w14:paraId="52492337" w14:textId="77777777" w:rsidR="0006387C" w:rsidRPr="00EB35CD" w:rsidRDefault="0006387C" w:rsidP="0006387C">
            <w:pPr>
              <w:jc w:val="both"/>
              <w:rPr>
                <w:rFonts w:asciiTheme="minorHAnsi" w:hAnsiTheme="minorHAnsi" w:cstheme="minorHAnsi"/>
                <w:sz w:val="20"/>
                <w:szCs w:val="20"/>
              </w:rPr>
            </w:pPr>
          </w:p>
          <w:p w14:paraId="5AD8E512" w14:textId="6CCF4351"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Definisi-definisi penting:</w:t>
            </w:r>
          </w:p>
          <w:p w14:paraId="6386F946" w14:textId="77777777"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Dokter adalah orang yang memiliki izin praktik sebagai dokter dari lembaga yang berwenang dan tidak termasuk sebagai pihak-pihak di bawah ini:</w:t>
            </w:r>
          </w:p>
          <w:p w14:paraId="4C15E5E5" w14:textId="77777777" w:rsidR="0006387C" w:rsidRPr="00EB35CD" w:rsidRDefault="0006387C" w:rsidP="0006387C">
            <w:pPr>
              <w:pStyle w:val="ListParagraph"/>
              <w:numPr>
                <w:ilvl w:val="0"/>
                <w:numId w:val="10"/>
              </w:numPr>
              <w:ind w:left="1062" w:hanging="378"/>
              <w:jc w:val="both"/>
              <w:rPr>
                <w:rFonts w:asciiTheme="minorHAnsi" w:hAnsiTheme="minorHAnsi" w:cstheme="minorHAnsi"/>
                <w:sz w:val="20"/>
                <w:szCs w:val="20"/>
              </w:rPr>
            </w:pPr>
            <w:r w:rsidRPr="00EB35CD">
              <w:rPr>
                <w:rFonts w:asciiTheme="minorHAnsi" w:hAnsiTheme="minorHAnsi" w:cstheme="minorHAnsi"/>
                <w:sz w:val="20"/>
                <w:szCs w:val="20"/>
              </w:rPr>
              <w:t>Pemegang Polis,</w:t>
            </w:r>
          </w:p>
          <w:p w14:paraId="7F215881" w14:textId="77777777" w:rsidR="0006387C" w:rsidRPr="00EB35CD" w:rsidRDefault="0006387C" w:rsidP="0006387C">
            <w:pPr>
              <w:pStyle w:val="ListParagraph"/>
              <w:numPr>
                <w:ilvl w:val="0"/>
                <w:numId w:val="10"/>
              </w:numPr>
              <w:ind w:left="1062" w:hanging="378"/>
              <w:jc w:val="both"/>
              <w:rPr>
                <w:rFonts w:asciiTheme="minorHAnsi" w:hAnsiTheme="minorHAnsi" w:cstheme="minorHAnsi"/>
                <w:sz w:val="20"/>
                <w:szCs w:val="20"/>
              </w:rPr>
            </w:pPr>
            <w:r w:rsidRPr="00EB35CD">
              <w:rPr>
                <w:rFonts w:asciiTheme="minorHAnsi" w:hAnsiTheme="minorHAnsi" w:cstheme="minorHAnsi"/>
                <w:sz w:val="20"/>
                <w:szCs w:val="20"/>
              </w:rPr>
              <w:t>Tertanggung,</w:t>
            </w:r>
          </w:p>
          <w:p w14:paraId="3D4D56A8" w14:textId="77777777" w:rsidR="0006387C" w:rsidRPr="00EB35CD" w:rsidRDefault="0006387C" w:rsidP="0006387C">
            <w:pPr>
              <w:pStyle w:val="ListParagraph"/>
              <w:numPr>
                <w:ilvl w:val="0"/>
                <w:numId w:val="10"/>
              </w:numPr>
              <w:ind w:left="1062" w:hanging="378"/>
              <w:jc w:val="both"/>
              <w:rPr>
                <w:rFonts w:asciiTheme="minorHAnsi" w:hAnsiTheme="minorHAnsi" w:cstheme="minorHAnsi"/>
                <w:sz w:val="20"/>
                <w:szCs w:val="20"/>
              </w:rPr>
            </w:pPr>
            <w:r w:rsidRPr="00EB35CD">
              <w:rPr>
                <w:rFonts w:asciiTheme="minorHAnsi" w:hAnsiTheme="minorHAnsi" w:cstheme="minorHAnsi"/>
                <w:sz w:val="20"/>
                <w:szCs w:val="20"/>
              </w:rPr>
              <w:t>Penerima Manfaat,</w:t>
            </w:r>
          </w:p>
          <w:p w14:paraId="5B02465E" w14:textId="77777777" w:rsidR="0006387C" w:rsidRPr="00EB35CD" w:rsidRDefault="0006387C" w:rsidP="0006387C">
            <w:pPr>
              <w:pStyle w:val="ListParagraph"/>
              <w:numPr>
                <w:ilvl w:val="0"/>
                <w:numId w:val="10"/>
              </w:numPr>
              <w:ind w:left="1062" w:hanging="378"/>
              <w:jc w:val="both"/>
              <w:rPr>
                <w:rFonts w:asciiTheme="minorHAnsi" w:hAnsiTheme="minorHAnsi" w:cstheme="minorHAnsi"/>
                <w:sz w:val="20"/>
                <w:szCs w:val="20"/>
              </w:rPr>
            </w:pPr>
            <w:r w:rsidRPr="00EB35CD">
              <w:rPr>
                <w:rFonts w:asciiTheme="minorHAnsi" w:hAnsiTheme="minorHAnsi" w:cstheme="minorHAnsi"/>
                <w:sz w:val="20"/>
                <w:szCs w:val="20"/>
              </w:rPr>
              <w:t>Tenaga pemasar Penanggung,</w:t>
            </w:r>
          </w:p>
          <w:p w14:paraId="01526E1A" w14:textId="77777777" w:rsidR="0006387C" w:rsidRPr="00EB35CD" w:rsidRDefault="0006387C" w:rsidP="0006387C">
            <w:pPr>
              <w:pStyle w:val="ListParagraph"/>
              <w:numPr>
                <w:ilvl w:val="0"/>
                <w:numId w:val="10"/>
              </w:numPr>
              <w:ind w:left="1062" w:hanging="378"/>
              <w:jc w:val="both"/>
              <w:rPr>
                <w:rFonts w:asciiTheme="minorHAnsi" w:hAnsiTheme="minorHAnsi" w:cstheme="minorHAnsi"/>
                <w:sz w:val="20"/>
                <w:szCs w:val="20"/>
              </w:rPr>
            </w:pPr>
            <w:r w:rsidRPr="00EB35CD">
              <w:rPr>
                <w:rFonts w:asciiTheme="minorHAnsi" w:hAnsiTheme="minorHAnsi" w:cstheme="minorHAnsi"/>
                <w:sz w:val="20"/>
                <w:szCs w:val="20"/>
              </w:rPr>
              <w:t>Orang-orang yang mempunyai hubungan keluarga sedarah atau semenda dengan Pemegang Polis dan/atau Tertanggung dan/atau Penerima Manfaat,</w:t>
            </w:r>
          </w:p>
          <w:p w14:paraId="7F283452" w14:textId="1B30947A" w:rsidR="0006387C" w:rsidRPr="00EB35CD" w:rsidRDefault="0006387C" w:rsidP="0006387C">
            <w:pPr>
              <w:pStyle w:val="ListParagraph"/>
              <w:numPr>
                <w:ilvl w:val="0"/>
                <w:numId w:val="10"/>
              </w:numPr>
              <w:ind w:left="1062" w:hanging="378"/>
              <w:jc w:val="both"/>
              <w:rPr>
                <w:rFonts w:asciiTheme="minorHAnsi" w:hAnsiTheme="minorHAnsi" w:cstheme="minorHAnsi"/>
                <w:sz w:val="20"/>
                <w:szCs w:val="20"/>
              </w:rPr>
            </w:pPr>
            <w:r w:rsidRPr="00EB35CD">
              <w:rPr>
                <w:rFonts w:asciiTheme="minorHAnsi" w:hAnsiTheme="minorHAnsi" w:cstheme="minorHAnsi"/>
                <w:sz w:val="20"/>
                <w:szCs w:val="20"/>
              </w:rPr>
              <w:t>Orang-orang yang mempunyai hubungan keluarga sedarah atau semenda dengan tenaga pemasar Penanggung sampai dengan derajat ketiga.</w:t>
            </w:r>
          </w:p>
          <w:p w14:paraId="6816F3FC" w14:textId="12F7F80A"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Kecelakaan adalah suatu peristiwa yang terjadi secara tiba-tiba, tidak terduga sebelumnya dan datang dari luar diri Tertanggung, bersifat kekerasan, tidak dikehendaki serta tidak ada unsur kesengajaan dalam peristiwa yang mengakibatkan Tertanggung meninggal dunia atau cedera secara fisik dan dapat dilihat secara kasat mata serta memerlukan perawatan Dokter.</w:t>
            </w:r>
          </w:p>
          <w:p w14:paraId="6177EC75" w14:textId="6947B980"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Manfaat Asuransi adalah manfaat yang diperjanjikan, sehubungan dengan terjadinya peristiwa atau risiko yang dijamin di dalam Polis, yang dapat dibayarkan oleh Penanggung dengan tunduk pada syarat dan ketentuan Polis yang berlaku.</w:t>
            </w:r>
          </w:p>
          <w:p w14:paraId="24DC7BAC" w14:textId="307707ED"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Masa Leluasa (</w:t>
            </w:r>
            <w:r w:rsidRPr="00EB35CD">
              <w:rPr>
                <w:rFonts w:asciiTheme="minorHAnsi" w:hAnsiTheme="minorHAnsi" w:cstheme="minorHAnsi"/>
                <w:i/>
                <w:sz w:val="20"/>
                <w:szCs w:val="20"/>
              </w:rPr>
              <w:t>Grace Period</w:t>
            </w:r>
            <w:r w:rsidRPr="00EB35CD">
              <w:rPr>
                <w:rFonts w:asciiTheme="minorHAnsi" w:hAnsiTheme="minorHAnsi" w:cstheme="minorHAnsi"/>
                <w:sz w:val="20"/>
                <w:szCs w:val="20"/>
              </w:rPr>
              <w:t xml:space="preserve">) adalah periode tertentu yang diberikan kepada Pemegang Polis untuk melakukan pembayaran atas Premi yang dibayarkan secara berkala, dimana pertanggungan akan tetap berlaku meskipun Premi belum diterima penuh oleh Penanggung selama periode tersebut. </w:t>
            </w:r>
            <w:r w:rsidRPr="00EB35CD">
              <w:rPr>
                <w:rFonts w:asciiTheme="minorHAnsi" w:hAnsiTheme="minorHAnsi" w:cstheme="minorHAnsi"/>
                <w:sz w:val="20"/>
                <w:szCs w:val="20"/>
                <w:lang w:val="id-ID"/>
              </w:rPr>
              <w:t xml:space="preserve">Penanggung memberikan </w:t>
            </w:r>
            <w:r w:rsidRPr="00EB35CD">
              <w:rPr>
                <w:rFonts w:asciiTheme="minorHAnsi" w:hAnsiTheme="minorHAnsi" w:cstheme="minorHAnsi"/>
                <w:sz w:val="20"/>
                <w:szCs w:val="20"/>
              </w:rPr>
              <w:t>Masa Leluasa (</w:t>
            </w:r>
            <w:r w:rsidRPr="00EB35CD">
              <w:rPr>
                <w:rFonts w:asciiTheme="minorHAnsi" w:hAnsiTheme="minorHAnsi" w:cstheme="minorHAnsi"/>
                <w:i/>
                <w:sz w:val="20"/>
                <w:szCs w:val="20"/>
              </w:rPr>
              <w:t>Grace Period</w:t>
            </w:r>
            <w:r w:rsidRPr="00EB35CD">
              <w:rPr>
                <w:rFonts w:asciiTheme="minorHAnsi" w:hAnsiTheme="minorHAnsi" w:cstheme="minorHAnsi"/>
                <w:sz w:val="20"/>
                <w:szCs w:val="20"/>
              </w:rPr>
              <w:t>)</w:t>
            </w:r>
            <w:r w:rsidRPr="00EB35CD">
              <w:rPr>
                <w:rFonts w:asciiTheme="minorHAnsi" w:hAnsiTheme="minorHAnsi" w:cstheme="minorHAnsi"/>
                <w:sz w:val="20"/>
                <w:szCs w:val="20"/>
                <w:lang w:val="id-ID"/>
              </w:rPr>
              <w:t xml:space="preserve"> </w:t>
            </w:r>
            <w:r w:rsidRPr="00EB35CD">
              <w:rPr>
                <w:rFonts w:asciiTheme="minorHAnsi" w:hAnsiTheme="minorHAnsi" w:cstheme="minorHAnsi"/>
                <w:sz w:val="20"/>
                <w:szCs w:val="20"/>
              </w:rPr>
              <w:t xml:space="preserve">pada Polis dengan pembayaran Premi berkala, </w:t>
            </w:r>
            <w:r w:rsidRPr="00EB35CD">
              <w:rPr>
                <w:rFonts w:asciiTheme="minorHAnsi" w:hAnsiTheme="minorHAnsi" w:cstheme="minorHAnsi"/>
                <w:sz w:val="20"/>
                <w:szCs w:val="20"/>
                <w:lang w:val="id-ID"/>
              </w:rPr>
              <w:t xml:space="preserve">selama </w:t>
            </w:r>
            <w:r w:rsidRPr="00EB35CD">
              <w:rPr>
                <w:rFonts w:asciiTheme="minorHAnsi" w:hAnsiTheme="minorHAnsi" w:cstheme="minorHAnsi"/>
                <w:sz w:val="20"/>
                <w:szCs w:val="20"/>
              </w:rPr>
              <w:t>30</w:t>
            </w:r>
            <w:r w:rsidRPr="00EB35CD">
              <w:rPr>
                <w:rFonts w:asciiTheme="minorHAnsi" w:hAnsiTheme="minorHAnsi" w:cstheme="minorHAnsi"/>
                <w:sz w:val="20"/>
                <w:szCs w:val="20"/>
                <w:lang w:val="id-ID"/>
              </w:rPr>
              <w:t xml:space="preserve"> (</w:t>
            </w:r>
            <w:r w:rsidRPr="00EB35CD">
              <w:rPr>
                <w:rFonts w:asciiTheme="minorHAnsi" w:hAnsiTheme="minorHAnsi" w:cstheme="minorHAnsi"/>
                <w:sz w:val="20"/>
                <w:szCs w:val="20"/>
              </w:rPr>
              <w:t>tiga puluh</w:t>
            </w:r>
            <w:r w:rsidRPr="00EB35CD">
              <w:rPr>
                <w:rFonts w:asciiTheme="minorHAnsi" w:hAnsiTheme="minorHAnsi" w:cstheme="minorHAnsi"/>
                <w:sz w:val="20"/>
                <w:szCs w:val="20"/>
                <w:lang w:val="id-ID"/>
              </w:rPr>
              <w:t xml:space="preserve">) hari kalender terhitung sejak </w:t>
            </w:r>
            <w:r w:rsidRPr="00EB35CD">
              <w:rPr>
                <w:rFonts w:asciiTheme="minorHAnsi" w:hAnsiTheme="minorHAnsi" w:cstheme="minorHAnsi"/>
                <w:sz w:val="20"/>
                <w:szCs w:val="20"/>
              </w:rPr>
              <w:t>Tanggal Jatuh Tempo Pembayaran Premi.</w:t>
            </w:r>
          </w:p>
          <w:p w14:paraId="78C726A2" w14:textId="26AC500A"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Nilai Tunai adalah sejumlah uang yang terbentuk pada Polis yang akan dibayarkan jika Pemegang Polis mengajukan penebusan Polis sebelum Masa Asuransi berakhir.</w:t>
            </w:r>
          </w:p>
          <w:p w14:paraId="361B3F32" w14:textId="3068F484"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lastRenderedPageBreak/>
              <w:t>Pemegang Polis adalah pihak, baik orang perseorangan ataupun badan, yang mengikatkan diri berdasarkan perjanjian asuransi dengan Penanggung untuk mendapatkan perlindungan atau pengelolaan atas risiko bagi Tertanggung sesuai ketentuan Polis, sebagaimana tertera dalam Ringkasan Polis.</w:t>
            </w:r>
          </w:p>
          <w:p w14:paraId="4E542307" w14:textId="302E6519"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 xml:space="preserve">Penanggung adalah PT PFI Mega Life Insurance </w:t>
            </w:r>
            <w:r w:rsidRPr="00EB35CD">
              <w:rPr>
                <w:rFonts w:asciiTheme="minorHAnsi" w:hAnsiTheme="minorHAnsi" w:cstheme="minorHAnsi"/>
                <w:sz w:val="20"/>
                <w:szCs w:val="20"/>
                <w:lang w:val="id-ID"/>
              </w:rPr>
              <w:t>(atau penggantinya yang sah menurut hukum) yang merupakan perusahaan asuransi yang menyelenggarakan</w:t>
            </w:r>
            <w:r w:rsidRPr="00EB35CD">
              <w:rPr>
                <w:rFonts w:asciiTheme="minorHAnsi" w:hAnsiTheme="minorHAnsi" w:cstheme="minorHAnsi"/>
                <w:sz w:val="20"/>
                <w:szCs w:val="20"/>
              </w:rPr>
              <w:t xml:space="preserve"> </w:t>
            </w:r>
            <w:r w:rsidRPr="00EB35CD">
              <w:rPr>
                <w:rFonts w:asciiTheme="minorHAnsi" w:hAnsiTheme="minorHAnsi" w:cstheme="minorHAnsi"/>
                <w:sz w:val="20"/>
                <w:szCs w:val="20"/>
                <w:lang w:val="id-ID"/>
              </w:rPr>
              <w:t>usaha</w:t>
            </w:r>
            <w:r w:rsidRPr="00EB35CD">
              <w:rPr>
                <w:rFonts w:asciiTheme="minorHAnsi" w:hAnsiTheme="minorHAnsi" w:cstheme="minorHAnsi"/>
                <w:sz w:val="20"/>
                <w:szCs w:val="20"/>
              </w:rPr>
              <w:t xml:space="preserve"> asuransi jiwa.</w:t>
            </w:r>
          </w:p>
          <w:p w14:paraId="4583CA2A" w14:textId="7473496F"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Penerima Manfaat adalah pihak yang ditunjuk untuk menerima Manfaat Asuransi apabila Tertanggung meninggal dunia, dengan tunduk pada syarat dan ketentuan Polis ini.</w:t>
            </w:r>
          </w:p>
          <w:p w14:paraId="4CBF0FB3" w14:textId="77777777"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Polis adalah dokumen perjanjian asuransi jiwa antara Penanggung dengan Pemegang Polis, yang terdiri atas:</w:t>
            </w:r>
          </w:p>
          <w:p w14:paraId="58CA1B85" w14:textId="77777777" w:rsidR="0006387C" w:rsidRPr="00EB35CD" w:rsidRDefault="0006387C" w:rsidP="0006387C">
            <w:pPr>
              <w:pStyle w:val="ListParagraph"/>
              <w:numPr>
                <w:ilvl w:val="0"/>
                <w:numId w:val="41"/>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Surat Pengajuan Asuransi Jiwa dan/atau dokumen-dokumen dan/atau konfirmasi keikutsertaan yang direkam yang terkait dalam proses pengajuan asuransi yang telah disetujui Penanggung,</w:t>
            </w:r>
          </w:p>
          <w:p w14:paraId="5C8EA0D2" w14:textId="77777777" w:rsidR="0006387C" w:rsidRPr="00EB35CD" w:rsidRDefault="0006387C" w:rsidP="0006387C">
            <w:pPr>
              <w:pStyle w:val="ListParagraph"/>
              <w:numPr>
                <w:ilvl w:val="0"/>
                <w:numId w:val="41"/>
              </w:numPr>
              <w:ind w:left="1066" w:hanging="380"/>
              <w:rPr>
                <w:rFonts w:asciiTheme="minorHAnsi" w:hAnsiTheme="minorHAnsi" w:cstheme="minorHAnsi"/>
                <w:sz w:val="20"/>
                <w:szCs w:val="20"/>
              </w:rPr>
            </w:pPr>
            <w:r w:rsidRPr="00EB35CD">
              <w:rPr>
                <w:rFonts w:asciiTheme="minorHAnsi" w:hAnsiTheme="minorHAnsi" w:cstheme="minorHAnsi"/>
                <w:sz w:val="20"/>
                <w:szCs w:val="20"/>
                <w:lang w:val="id-ID"/>
              </w:rPr>
              <w:t>Ringkasan Polis</w:t>
            </w:r>
            <w:r w:rsidRPr="00EB35CD">
              <w:rPr>
                <w:rFonts w:asciiTheme="minorHAnsi" w:hAnsiTheme="minorHAnsi" w:cstheme="minorHAnsi"/>
                <w:sz w:val="20"/>
                <w:szCs w:val="20"/>
              </w:rPr>
              <w:t>,</w:t>
            </w:r>
          </w:p>
          <w:p w14:paraId="66BC7A85" w14:textId="77777777" w:rsidR="0006387C" w:rsidRPr="00EB35CD" w:rsidRDefault="0006387C" w:rsidP="0006387C">
            <w:pPr>
              <w:pStyle w:val="ListParagraph"/>
              <w:numPr>
                <w:ilvl w:val="0"/>
                <w:numId w:val="41"/>
              </w:numPr>
              <w:ind w:left="1066" w:hanging="380"/>
              <w:rPr>
                <w:rFonts w:asciiTheme="minorHAnsi" w:hAnsiTheme="minorHAnsi" w:cstheme="minorHAnsi"/>
                <w:sz w:val="20"/>
                <w:szCs w:val="20"/>
              </w:rPr>
            </w:pPr>
            <w:r w:rsidRPr="00EB35CD">
              <w:rPr>
                <w:rFonts w:asciiTheme="minorHAnsi" w:hAnsiTheme="minorHAnsi" w:cstheme="minorHAnsi"/>
                <w:sz w:val="20"/>
                <w:szCs w:val="20"/>
              </w:rPr>
              <w:t>Ketentuan Umum</w:t>
            </w:r>
            <w:r w:rsidRPr="00EB35CD">
              <w:rPr>
                <w:rFonts w:asciiTheme="minorHAnsi" w:hAnsiTheme="minorHAnsi" w:cstheme="minorHAnsi"/>
                <w:sz w:val="20"/>
                <w:szCs w:val="20"/>
                <w:lang w:val="id-ID"/>
              </w:rPr>
              <w:t xml:space="preserve"> Polis</w:t>
            </w:r>
            <w:r w:rsidRPr="00EB35CD">
              <w:rPr>
                <w:rFonts w:asciiTheme="minorHAnsi" w:hAnsiTheme="minorHAnsi" w:cstheme="minorHAnsi"/>
                <w:sz w:val="20"/>
                <w:szCs w:val="20"/>
              </w:rPr>
              <w:t>,</w:t>
            </w:r>
          </w:p>
          <w:p w14:paraId="67B51F2C" w14:textId="77777777" w:rsidR="0006387C" w:rsidRPr="00EB35CD" w:rsidRDefault="0006387C" w:rsidP="0006387C">
            <w:pPr>
              <w:pStyle w:val="ListParagraph"/>
              <w:numPr>
                <w:ilvl w:val="0"/>
                <w:numId w:val="41"/>
              </w:numPr>
              <w:ind w:left="1066" w:hanging="380"/>
              <w:rPr>
                <w:rFonts w:asciiTheme="minorHAnsi" w:hAnsiTheme="minorHAnsi" w:cstheme="minorHAnsi"/>
                <w:sz w:val="20"/>
                <w:szCs w:val="20"/>
              </w:rPr>
            </w:pPr>
            <w:r w:rsidRPr="00EB35CD">
              <w:rPr>
                <w:rFonts w:asciiTheme="minorHAnsi" w:hAnsiTheme="minorHAnsi" w:cstheme="minorHAnsi"/>
                <w:sz w:val="20"/>
                <w:szCs w:val="20"/>
              </w:rPr>
              <w:t>Ketentuan Khusus</w:t>
            </w:r>
            <w:r w:rsidRPr="00EB35CD">
              <w:rPr>
                <w:rFonts w:asciiTheme="minorHAnsi" w:hAnsiTheme="minorHAnsi" w:cstheme="minorHAnsi"/>
                <w:sz w:val="20"/>
                <w:szCs w:val="20"/>
                <w:lang w:val="id-ID"/>
              </w:rPr>
              <w:t xml:space="preserve"> Polis</w:t>
            </w:r>
            <w:r w:rsidRPr="00EB35CD">
              <w:rPr>
                <w:rFonts w:asciiTheme="minorHAnsi" w:hAnsiTheme="minorHAnsi" w:cstheme="minorHAnsi"/>
                <w:sz w:val="20"/>
                <w:szCs w:val="20"/>
              </w:rPr>
              <w:t>,</w:t>
            </w:r>
          </w:p>
          <w:p w14:paraId="2A79D98A" w14:textId="77777777" w:rsidR="0006387C" w:rsidRPr="00EB35CD" w:rsidRDefault="0006387C" w:rsidP="0006387C">
            <w:pPr>
              <w:pStyle w:val="ListParagraph"/>
              <w:numPr>
                <w:ilvl w:val="0"/>
                <w:numId w:val="41"/>
              </w:numPr>
              <w:ind w:left="1066" w:hanging="380"/>
              <w:rPr>
                <w:rFonts w:asciiTheme="minorHAnsi" w:hAnsiTheme="minorHAnsi" w:cstheme="minorHAnsi"/>
                <w:sz w:val="20"/>
                <w:szCs w:val="20"/>
              </w:rPr>
            </w:pPr>
            <w:r w:rsidRPr="00EB35CD">
              <w:rPr>
                <w:rFonts w:asciiTheme="minorHAnsi" w:hAnsiTheme="minorHAnsi" w:cstheme="minorHAnsi"/>
                <w:sz w:val="20"/>
                <w:szCs w:val="20"/>
              </w:rPr>
              <w:t>Ketentuan Tambahan Polis (jika ada),</w:t>
            </w:r>
          </w:p>
          <w:p w14:paraId="1F9B54F5" w14:textId="77777777" w:rsidR="0006387C" w:rsidRPr="00EB35CD" w:rsidRDefault="0006387C" w:rsidP="0006387C">
            <w:pPr>
              <w:pStyle w:val="ListParagraph"/>
              <w:numPr>
                <w:ilvl w:val="0"/>
                <w:numId w:val="41"/>
              </w:numPr>
              <w:ind w:left="1066" w:hanging="380"/>
              <w:rPr>
                <w:rFonts w:asciiTheme="minorHAnsi" w:hAnsiTheme="minorHAnsi" w:cstheme="minorHAnsi"/>
                <w:sz w:val="20"/>
                <w:szCs w:val="20"/>
              </w:rPr>
            </w:pPr>
            <w:r w:rsidRPr="00EB35CD">
              <w:rPr>
                <w:rFonts w:asciiTheme="minorHAnsi" w:hAnsiTheme="minorHAnsi" w:cstheme="minorHAnsi"/>
                <w:sz w:val="20"/>
                <w:szCs w:val="20"/>
              </w:rPr>
              <w:t>Lampiran Polis (jika ada),</w:t>
            </w:r>
          </w:p>
          <w:p w14:paraId="2516FBF8" w14:textId="77777777" w:rsidR="0006387C" w:rsidRPr="00EB35CD" w:rsidRDefault="0006387C" w:rsidP="0006387C">
            <w:pPr>
              <w:pStyle w:val="ListParagraph"/>
              <w:numPr>
                <w:ilvl w:val="0"/>
                <w:numId w:val="41"/>
              </w:numPr>
              <w:ind w:left="1066" w:hanging="380"/>
              <w:rPr>
                <w:rFonts w:asciiTheme="minorHAnsi" w:hAnsiTheme="minorHAnsi" w:cstheme="minorHAnsi"/>
                <w:sz w:val="20"/>
                <w:szCs w:val="20"/>
              </w:rPr>
            </w:pPr>
            <w:r w:rsidRPr="00EB35CD">
              <w:rPr>
                <w:rFonts w:asciiTheme="minorHAnsi" w:hAnsiTheme="minorHAnsi" w:cstheme="minorHAnsi"/>
                <w:sz w:val="20"/>
                <w:szCs w:val="20"/>
              </w:rPr>
              <w:t>Ketentuan lainnya (jika ada),</w:t>
            </w:r>
          </w:p>
          <w:p w14:paraId="7DCD1F13" w14:textId="77777777" w:rsidR="0006387C" w:rsidRPr="00EB35CD" w:rsidRDefault="0006387C" w:rsidP="0006387C">
            <w:pPr>
              <w:pStyle w:val="ListParagraph"/>
              <w:numPr>
                <w:ilvl w:val="0"/>
                <w:numId w:val="41"/>
              </w:numPr>
              <w:ind w:left="1066" w:hanging="380"/>
              <w:rPr>
                <w:rFonts w:asciiTheme="minorHAnsi" w:hAnsiTheme="minorHAnsi" w:cstheme="minorHAnsi"/>
                <w:sz w:val="20"/>
                <w:szCs w:val="20"/>
              </w:rPr>
            </w:pPr>
            <w:r w:rsidRPr="00EB35CD">
              <w:rPr>
                <w:rFonts w:asciiTheme="minorHAnsi" w:hAnsiTheme="minorHAnsi" w:cstheme="minorHAnsi"/>
                <w:sz w:val="20"/>
                <w:szCs w:val="20"/>
              </w:rPr>
              <w:t>Endorsemen, dan</w:t>
            </w:r>
          </w:p>
          <w:p w14:paraId="412E0EC5" w14:textId="77777777" w:rsidR="0006387C" w:rsidRPr="00EB35CD" w:rsidRDefault="0006387C" w:rsidP="0006387C">
            <w:pPr>
              <w:pStyle w:val="ListParagraph"/>
              <w:numPr>
                <w:ilvl w:val="0"/>
                <w:numId w:val="41"/>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Segala dokumen tambahan dan perubahan Polis yang dibuat sesuai dengan syarat dan ketentuan Polis,</w:t>
            </w:r>
          </w:p>
          <w:p w14:paraId="05D51D91" w14:textId="55205464" w:rsidR="0006387C" w:rsidRPr="00EB35CD" w:rsidRDefault="0006387C" w:rsidP="0006387C">
            <w:pPr>
              <w:pStyle w:val="ListParagraph"/>
              <w:ind w:left="663"/>
              <w:jc w:val="both"/>
              <w:rPr>
                <w:rFonts w:asciiTheme="minorHAnsi" w:hAnsiTheme="minorHAnsi" w:cstheme="minorHAnsi"/>
                <w:sz w:val="20"/>
                <w:szCs w:val="20"/>
              </w:rPr>
            </w:pPr>
            <w:r w:rsidRPr="00EB35CD">
              <w:rPr>
                <w:rFonts w:asciiTheme="minorHAnsi" w:hAnsiTheme="minorHAnsi" w:cstheme="minorHAnsi"/>
                <w:sz w:val="20"/>
                <w:szCs w:val="20"/>
              </w:rPr>
              <w:t>yang dapat dibuat dalam bentuk cetak atau elektronik, yang secara keseluruhan merupakan satu kesatuan dan menjadi bagian yang tidak terpisahkan dari Polis</w:t>
            </w:r>
            <w:r w:rsidRPr="00EB35CD">
              <w:rPr>
                <w:rFonts w:asciiTheme="minorHAnsi" w:hAnsiTheme="minorHAnsi" w:cstheme="minorHAnsi"/>
                <w:sz w:val="20"/>
                <w:szCs w:val="20"/>
                <w:lang w:val="id-ID"/>
              </w:rPr>
              <w:t>.</w:t>
            </w:r>
          </w:p>
          <w:p w14:paraId="099ABCCB" w14:textId="14F0B9B4"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 xml:space="preserve">Surat Pengajuan Asuransi Jiwa adalah formulir yang </w:t>
            </w:r>
            <w:r w:rsidRPr="00EB35CD">
              <w:rPr>
                <w:rFonts w:asciiTheme="minorHAnsi" w:hAnsiTheme="minorHAnsi" w:cstheme="minorHAnsi"/>
                <w:sz w:val="20"/>
                <w:szCs w:val="20"/>
                <w:lang w:val="id-ID"/>
              </w:rPr>
              <w:t>memuat keterangan dan/atau pernyataan yang diberikan oleh calon Pemegang Polis pada saat pengajuan asuransi termasuk namun tidak terbatas hal-hal terkait calon Tertanggung, yang merupakan satu kesatuan dan menjadi bagian yang tidak terpisahkan dari Polis.</w:t>
            </w:r>
          </w:p>
          <w:p w14:paraId="280C1A59" w14:textId="71E2170A"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Tanggal Berlakunya Polis adalah tanggal dimulainya pertanggungan asuransi, sebagaimana dicantumkan di dalam Ringkasan Polis.</w:t>
            </w:r>
          </w:p>
          <w:p w14:paraId="353582F2" w14:textId="447D525C" w:rsidR="0006387C" w:rsidRPr="00EB35CD" w:rsidRDefault="0006387C" w:rsidP="0006387C">
            <w:pPr>
              <w:pStyle w:val="ListParagraph"/>
              <w:numPr>
                <w:ilvl w:val="0"/>
                <w:numId w:val="9"/>
              </w:numPr>
              <w:jc w:val="both"/>
              <w:rPr>
                <w:rFonts w:asciiTheme="minorHAnsi" w:hAnsiTheme="minorHAnsi" w:cstheme="minorHAnsi"/>
                <w:sz w:val="20"/>
                <w:szCs w:val="20"/>
              </w:rPr>
            </w:pPr>
            <w:r w:rsidRPr="00EB35CD">
              <w:rPr>
                <w:rFonts w:asciiTheme="minorHAnsi" w:hAnsiTheme="minorHAnsi" w:cstheme="minorHAnsi"/>
                <w:sz w:val="20"/>
                <w:szCs w:val="20"/>
              </w:rPr>
              <w:t xml:space="preserve">Tertanggung adalah orang perseorangan yang menghadapi risiko yang atas dirinya diadakan asuransi jiwa, memiliki keterikatan asuransi dengan Pemegang Polis dan Penerima Manfaat yang memenuhi syarat kepesertaan, sebagaimana tercantum dalam Polis. </w:t>
            </w:r>
          </w:p>
          <w:p w14:paraId="70910DB3" w14:textId="05D43DAF"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Nilai Tunai:</w:t>
            </w:r>
          </w:p>
          <w:p w14:paraId="3A4F2350" w14:textId="5AB06708" w:rsidR="0006387C" w:rsidRPr="00EB35CD" w:rsidRDefault="0006387C" w:rsidP="0006387C">
            <w:pPr>
              <w:pStyle w:val="ListParagraph"/>
              <w:ind w:left="249"/>
              <w:jc w:val="both"/>
              <w:rPr>
                <w:rFonts w:asciiTheme="minorHAnsi" w:hAnsiTheme="minorHAnsi" w:cstheme="minorHAnsi"/>
                <w:sz w:val="20"/>
                <w:szCs w:val="20"/>
              </w:rPr>
            </w:pPr>
            <w:r w:rsidRPr="00EB35CD">
              <w:rPr>
                <w:rFonts w:asciiTheme="minorHAnsi" w:hAnsiTheme="minorHAnsi" w:cstheme="minorHAnsi"/>
                <w:sz w:val="20"/>
                <w:szCs w:val="20"/>
              </w:rPr>
              <w:t>Polis ini pada waktunya akan mempunyai Nilai Tunai berdasarkan perhitungan teknis asuransi jiwa (aktuaria) sesuai dengan apa yang tercantum dalam tabel Nilai Tunai sebagaimana dicantumkan di dalam Ringkasan Polis.</w:t>
            </w:r>
          </w:p>
          <w:p w14:paraId="76259571" w14:textId="3B4624B9"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Penebusan Polis:</w:t>
            </w:r>
          </w:p>
          <w:p w14:paraId="29C1C9C6" w14:textId="77777777" w:rsidR="0006387C" w:rsidRPr="00EB35CD" w:rsidRDefault="0006387C" w:rsidP="0006387C">
            <w:pPr>
              <w:pStyle w:val="ListParagraph"/>
              <w:numPr>
                <w:ilvl w:val="0"/>
                <w:numId w:val="47"/>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Wajib menyerahkan formulir yang disediakan Penanggung yang telah diisi dengan lengkap beserta dokumen lainnya sebagaimana ditentukan oleh Penanggung, termasuk Polis asli dan/atau Ringkasan Polis asli dalam hal Polis dibuat secara elektronik.</w:t>
            </w:r>
          </w:p>
          <w:p w14:paraId="65F64634" w14:textId="77777777" w:rsidR="0006387C" w:rsidRPr="00EB35CD" w:rsidRDefault="0006387C" w:rsidP="0006387C">
            <w:pPr>
              <w:pStyle w:val="ListParagraph"/>
              <w:numPr>
                <w:ilvl w:val="0"/>
                <w:numId w:val="47"/>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 xml:space="preserve">Dalam hal penebusan Polis disetujui, maka Polis akan berakhir dan semua pertanggungan berdasarkan Polis menjadi berakhir sejak persetujuan permohonan penebusan Polis tersebut. Penanggung akan membayarkan Nilai Tunai yang telah terbentuk kepada Pemegang Polis setelah terlebih dahulu dikurangi dengan kewajiban/biaya tertunggak (jika ada). </w:t>
            </w:r>
          </w:p>
          <w:p w14:paraId="0CFBADCB" w14:textId="3FBA37AA" w:rsidR="0006387C" w:rsidRPr="00EB35CD" w:rsidRDefault="0006387C" w:rsidP="0006387C">
            <w:pPr>
              <w:pStyle w:val="ListParagraph"/>
              <w:numPr>
                <w:ilvl w:val="0"/>
                <w:numId w:val="47"/>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Permohonan penebusan Polis yang telah diajukan kepada Penanggung tidak dapat ditarik kembali.</w:t>
            </w:r>
          </w:p>
          <w:p w14:paraId="459DF7C4" w14:textId="625F1E98"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Prosedur dan ketentuan klaim:</w:t>
            </w:r>
          </w:p>
          <w:p w14:paraId="5836F05F" w14:textId="6C2802B5" w:rsidR="0006387C" w:rsidRPr="00EB35CD" w:rsidRDefault="0006387C" w:rsidP="0006387C">
            <w:pPr>
              <w:pStyle w:val="ListParagraph"/>
              <w:numPr>
                <w:ilvl w:val="0"/>
                <w:numId w:val="11"/>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 xml:space="preserve">Dokumen </w:t>
            </w:r>
            <w:r w:rsidRPr="00EB35CD">
              <w:rPr>
                <w:rFonts w:asciiTheme="minorHAnsi" w:hAnsiTheme="minorHAnsi" w:cstheme="minorHAnsi"/>
                <w:bCs/>
                <w:sz w:val="20"/>
                <w:szCs w:val="20"/>
              </w:rPr>
              <w:t xml:space="preserve">klaim, </w:t>
            </w:r>
            <w:bookmarkStart w:id="2" w:name="_Hlk103256927"/>
            <w:r w:rsidRPr="00EB35CD">
              <w:rPr>
                <w:rFonts w:asciiTheme="minorHAnsi" w:hAnsiTheme="minorHAnsi" w:cstheme="minorHAnsi"/>
                <w:bCs/>
                <w:sz w:val="20"/>
                <w:szCs w:val="20"/>
              </w:rPr>
              <w:t xml:space="preserve">yang harus disampaikan dan diterima secara lengkap oleh Penanggung </w:t>
            </w:r>
            <w:r w:rsidRPr="00EB35CD">
              <w:rPr>
                <w:rFonts w:asciiTheme="minorHAnsi" w:hAnsiTheme="minorHAnsi" w:cstheme="minorHAnsi"/>
                <w:bCs/>
                <w:sz w:val="20"/>
                <w:szCs w:val="20"/>
                <w:lang w:bidi="en-GB"/>
              </w:rPr>
              <w:t>selambat-lambatnya 90 (sembilan puluh) hari kalender sejak Tertanggung meninggal dunia</w:t>
            </w:r>
            <w:r w:rsidRPr="00EB35CD">
              <w:rPr>
                <w:rFonts w:asciiTheme="minorHAnsi" w:hAnsiTheme="minorHAnsi" w:cstheme="minorHAnsi"/>
                <w:b/>
                <w:bCs/>
                <w:sz w:val="20"/>
                <w:szCs w:val="20"/>
                <w:lang w:bidi="en-GB"/>
              </w:rPr>
              <w:t xml:space="preserve">, </w:t>
            </w:r>
            <w:r w:rsidRPr="00EB35CD">
              <w:rPr>
                <w:rFonts w:asciiTheme="minorHAnsi" w:hAnsiTheme="minorHAnsi" w:cstheme="minorHAnsi"/>
                <w:bCs/>
                <w:sz w:val="20"/>
                <w:szCs w:val="20"/>
                <w:lang w:bidi="en-GB"/>
              </w:rPr>
              <w:t xml:space="preserve">adalah </w:t>
            </w:r>
            <w:r w:rsidRPr="00EB35CD">
              <w:rPr>
                <w:rFonts w:asciiTheme="minorHAnsi" w:hAnsiTheme="minorHAnsi" w:cstheme="minorHAnsi"/>
                <w:bCs/>
                <w:sz w:val="20"/>
                <w:szCs w:val="20"/>
              </w:rPr>
              <w:t>sebagai berikut</w:t>
            </w:r>
            <w:r w:rsidRPr="00EB35CD">
              <w:rPr>
                <w:rFonts w:asciiTheme="minorHAnsi" w:hAnsiTheme="minorHAnsi" w:cstheme="minorHAnsi"/>
                <w:sz w:val="20"/>
                <w:szCs w:val="20"/>
              </w:rPr>
              <w:t>:</w:t>
            </w:r>
          </w:p>
          <w:p w14:paraId="0F4F1579" w14:textId="77777777"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Formulir klaim meninggal dunia yang dikeluarkan oleh Penanggung dan yang telah diisi dengan lengkap dan benar oleh Penerima Manfaat,</w:t>
            </w:r>
          </w:p>
          <w:p w14:paraId="29A9A509" w14:textId="5C7F6900"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Polis asli atau Ringkasan Polis asli dalam hal Polis dibuat dalam bentuk Polis elektronik,</w:t>
            </w:r>
          </w:p>
          <w:p w14:paraId="39E4B40E" w14:textId="1EEBFDDE"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Salinan KTP Tertanggung dan Penerima Manfaat yang masih berlaku serta salinan kartu keluarga/akta kelahiran/dokumen legal lainnya sebagai bukti hubungan kepentingan asuransi (</w:t>
            </w:r>
            <w:r w:rsidRPr="00EB35CD">
              <w:rPr>
                <w:rFonts w:asciiTheme="minorHAnsi" w:hAnsiTheme="minorHAnsi" w:cstheme="minorHAnsi"/>
                <w:i/>
                <w:iCs/>
                <w:sz w:val="20"/>
                <w:szCs w:val="20"/>
              </w:rPr>
              <w:t>insurable interest</w:t>
            </w:r>
            <w:r w:rsidRPr="00EB35CD">
              <w:rPr>
                <w:rFonts w:asciiTheme="minorHAnsi" w:hAnsiTheme="minorHAnsi" w:cstheme="minorHAnsi"/>
                <w:sz w:val="20"/>
                <w:szCs w:val="20"/>
              </w:rPr>
              <w:t>) antara Tertanggung dan Penerima Manfaat,</w:t>
            </w:r>
          </w:p>
          <w:p w14:paraId="4F416052" w14:textId="5E76F175"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Salinan SIM Tertanggung yang masih berlaku (apabila Tertanggung meninggal dunia karena Kecelakaan lalu lintas, dalam hal Tertanggung bertindak sebagai pengemudi kendaraan bermotor),</w:t>
            </w:r>
          </w:p>
          <w:p w14:paraId="064D51D9" w14:textId="77777777"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Surat keterangan Dokter yang dikeluarkan oleh Penanggung dan yang telah diisi dengan lengkap dan benar oleh Dokter pemeriksa tentang penyebab kematian/resume medis, apabila Tertanggung meninggal dunia di rumah sakit,</w:t>
            </w:r>
          </w:p>
          <w:p w14:paraId="117B9CE0" w14:textId="77777777"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Formulir kronologis kematian yang dikeluarkan oleh Penanggung dan yang telah diisi dengan lengkap dan benar oleh Penerima Manfaat, apabila Tertanggung meninggal dunia bukan di rumah sakit,</w:t>
            </w:r>
          </w:p>
          <w:p w14:paraId="094BE0F5" w14:textId="77777777"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Salinan akta kematian atau surat keterangan kematian dari instansi yang berwenang,</w:t>
            </w:r>
          </w:p>
          <w:p w14:paraId="0F9D1928" w14:textId="77777777"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lastRenderedPageBreak/>
              <w:t xml:space="preserve">Lembar asli atau legalisir hasil </w:t>
            </w:r>
            <w:r w:rsidRPr="00EB35CD">
              <w:rPr>
                <w:rFonts w:asciiTheme="minorHAnsi" w:hAnsiTheme="minorHAnsi" w:cstheme="minorHAnsi"/>
                <w:i/>
                <w:iCs/>
                <w:sz w:val="20"/>
                <w:szCs w:val="20"/>
              </w:rPr>
              <w:t>visum et repertum</w:t>
            </w:r>
            <w:r w:rsidRPr="00EB35CD">
              <w:rPr>
                <w:rFonts w:asciiTheme="minorHAnsi" w:hAnsiTheme="minorHAnsi" w:cstheme="minorHAnsi"/>
                <w:sz w:val="20"/>
                <w:szCs w:val="20"/>
              </w:rPr>
              <w:t xml:space="preserve"> (apabila Tertanggung meninggal dunia secara tidak wajar dan jika diperlukan selama tidak bertentangan dengan hukum yang berlaku),</w:t>
            </w:r>
          </w:p>
          <w:p w14:paraId="5D97C988" w14:textId="1419FE1B"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Lembar asli atau legalisir surat keterangan Berita Acara Pemeriksaan (BAP) dari Kepolisian setempat dalam hal Tertanggung meninggal dunia secara tidak wajar atau karena Kecelakaan, tindakan kriminal, dan sebagainya,</w:t>
            </w:r>
          </w:p>
          <w:p w14:paraId="44681CA1" w14:textId="7CBE1379" w:rsidR="0006387C" w:rsidRPr="00EB35CD" w:rsidRDefault="0006387C" w:rsidP="0006387C">
            <w:pPr>
              <w:pStyle w:val="ListParagraph"/>
              <w:numPr>
                <w:ilvl w:val="0"/>
                <w:numId w:val="12"/>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Lembar asli atau legalisir surat keterangan dari Kedutaan Besar Republik Indonesia setempat dalam hal Tertanggung meninggal dunia di luar negeri.</w:t>
            </w:r>
          </w:p>
          <w:bookmarkEnd w:id="2"/>
          <w:p w14:paraId="6805201C" w14:textId="6ABCED6D" w:rsidR="0006387C" w:rsidRPr="00EB35CD" w:rsidRDefault="0006387C" w:rsidP="0006387C">
            <w:pPr>
              <w:pStyle w:val="ListParagraph"/>
              <w:numPr>
                <w:ilvl w:val="0"/>
                <w:numId w:val="11"/>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Penanggung akan menyelesaikan pembayaran Manfaat Asuransi paling lambat 30 (tiga puluh) hari kalender sejak adanya persetujuan Penanggung dan pembayaran Manfaat Asuransi akan disampaikan ke rekening Penerima Manfaat melalui transfer bank.</w:t>
            </w:r>
          </w:p>
          <w:p w14:paraId="3502B7AD" w14:textId="302DCC58" w:rsidR="0006387C" w:rsidRPr="00EB35CD" w:rsidRDefault="0006387C" w:rsidP="0006387C">
            <w:pPr>
              <w:pStyle w:val="ListParagraph"/>
              <w:numPr>
                <w:ilvl w:val="0"/>
                <w:numId w:val="11"/>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Pembayaran manfaat beasiswa pendidikan akan ditujukan ke rekening Pemegang Polis yang tercatat pada sistem Penanggung yang akan disampaikan melalui surat pemberitahuan. Dalam hal diperlukan pembaharuan informasi rekening untuk pembayaran manfaat beasiswa pendidikan tersebut, maka berikut adalah dokumen yang harus dilengkapi:</w:t>
            </w:r>
          </w:p>
          <w:p w14:paraId="04A678E3" w14:textId="77777777" w:rsidR="0006387C" w:rsidRPr="00EB35CD" w:rsidRDefault="0006387C" w:rsidP="0006387C">
            <w:pPr>
              <w:pStyle w:val="ListParagraph"/>
              <w:numPr>
                <w:ilvl w:val="0"/>
                <w:numId w:val="43"/>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Formulir pembayaran Manfaat Asuransi yang dikeluarkan oleh Penanggung dan yang telah diisi dengan lengkap dan benar oleh Pemegang Polis, dan</w:t>
            </w:r>
          </w:p>
          <w:p w14:paraId="557BE113" w14:textId="62DCEE94" w:rsidR="0006387C" w:rsidRPr="00EB35CD" w:rsidRDefault="0006387C" w:rsidP="0006387C">
            <w:pPr>
              <w:pStyle w:val="ListParagraph"/>
              <w:numPr>
                <w:ilvl w:val="0"/>
                <w:numId w:val="43"/>
              </w:numPr>
              <w:ind w:left="1066" w:hanging="380"/>
              <w:jc w:val="both"/>
              <w:rPr>
                <w:rFonts w:asciiTheme="minorHAnsi" w:hAnsiTheme="minorHAnsi" w:cstheme="minorHAnsi"/>
                <w:sz w:val="20"/>
                <w:szCs w:val="20"/>
              </w:rPr>
            </w:pPr>
            <w:r w:rsidRPr="00EB35CD">
              <w:rPr>
                <w:rFonts w:asciiTheme="minorHAnsi" w:hAnsiTheme="minorHAnsi" w:cstheme="minorHAnsi"/>
                <w:sz w:val="20"/>
                <w:szCs w:val="20"/>
              </w:rPr>
              <w:t>Salinan KTP atau tanda kenal diri Pemegang Polis yang masih berlaku.</w:t>
            </w:r>
          </w:p>
          <w:p w14:paraId="2A66095B" w14:textId="219A9DC6"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Perubahan Produk:</w:t>
            </w:r>
          </w:p>
          <w:p w14:paraId="317398C8" w14:textId="77777777" w:rsidR="0006387C" w:rsidRPr="00EB35CD" w:rsidRDefault="0006387C" w:rsidP="0006387C">
            <w:pPr>
              <w:pStyle w:val="ListParagraph"/>
              <w:numPr>
                <w:ilvl w:val="0"/>
                <w:numId w:val="44"/>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Apabila dalam Masa Asuransi ternyata ada perubahan ketentuan produk asuransi yang mempengaruhi besaran Premi, Manfaat Asuransi, atau syarat dan ketentuan dari pertanggungan pada Polis ini, maka Penanggung akan menyampaikan suatu pemberitahuan tertulis, paling lambat 30 (tiga puluh) hari kerja sebelum perubahan, kepada Pemegang Polis untuk membuat keputusan atas perubahan tersebut.</w:t>
            </w:r>
          </w:p>
          <w:p w14:paraId="6B4DE713" w14:textId="45BBEDB4" w:rsidR="0006387C" w:rsidRPr="00EB35CD" w:rsidRDefault="0006387C" w:rsidP="0006387C">
            <w:pPr>
              <w:pStyle w:val="ListParagraph"/>
              <w:numPr>
                <w:ilvl w:val="0"/>
                <w:numId w:val="44"/>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Dalam hal Pemegang Polis telah diberikan waktu untuk menyampaikan pendapatnya sebagaimana dimaksud pada poin (5) (a) dan Pemegang Polis tidak memberikan pendapatnya, maka Penanggung akan mengganggap bahwa Pemegang Polis menyetujui perubahan tersebut.</w:t>
            </w:r>
          </w:p>
          <w:p w14:paraId="43A38541" w14:textId="37E326DF" w:rsidR="0006387C" w:rsidRPr="00EB35CD" w:rsidRDefault="0006387C" w:rsidP="0006387C">
            <w:pPr>
              <w:pStyle w:val="ListParagraph"/>
              <w:numPr>
                <w:ilvl w:val="0"/>
                <w:numId w:val="44"/>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Dalam hal Pemegang Polis tidak menyetujui perubahan sebagaimana dimaksud pada pada poin (5) (a), maka Pemegang Polis berhak menghentikan Polis sesuai dengan ketentuan penebusan Polis sebagaimana diatur dalam Polis.</w:t>
            </w:r>
          </w:p>
          <w:p w14:paraId="76661944" w14:textId="55C8CBCC"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Pertanggungan Asuransi akan berakhir masa berlakunya apabila salah satu dari kondisi berikut terpenuhi:</w:t>
            </w:r>
          </w:p>
          <w:p w14:paraId="08F568F4" w14:textId="77777777" w:rsidR="0006387C" w:rsidRPr="00EB35CD" w:rsidRDefault="0006387C" w:rsidP="0006387C">
            <w:pPr>
              <w:pStyle w:val="ListParagraph"/>
              <w:numPr>
                <w:ilvl w:val="0"/>
                <w:numId w:val="15"/>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Tercapainya Tanggal Berakhirnya Polis sebagaimana dicantumkan pada Ringkasan Polis.</w:t>
            </w:r>
          </w:p>
          <w:p w14:paraId="1DE137DB" w14:textId="77777777" w:rsidR="0006387C" w:rsidRPr="00EB35CD" w:rsidRDefault="0006387C" w:rsidP="0006387C">
            <w:pPr>
              <w:pStyle w:val="ListParagraph"/>
              <w:numPr>
                <w:ilvl w:val="0"/>
                <w:numId w:val="15"/>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Tertanggung meninggal dunia.</w:t>
            </w:r>
          </w:p>
          <w:p w14:paraId="3606C530" w14:textId="77777777" w:rsidR="0006387C" w:rsidRPr="00EB35CD" w:rsidRDefault="0006387C" w:rsidP="0006387C">
            <w:pPr>
              <w:pStyle w:val="ListParagraph"/>
              <w:numPr>
                <w:ilvl w:val="0"/>
                <w:numId w:val="15"/>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Polis dibatalkan, jika terjadi suatu hal yang dapat membatalkan Polis sebagaimana diatur di dalam Polis, termasuk dalam rangka pemenuhan ketentuan perundang-undangan yang berlaku.</w:t>
            </w:r>
          </w:p>
          <w:p w14:paraId="229DBECE" w14:textId="77777777" w:rsidR="0006387C" w:rsidRPr="00EB35CD" w:rsidRDefault="0006387C" w:rsidP="0006387C">
            <w:pPr>
              <w:pStyle w:val="ListParagraph"/>
              <w:numPr>
                <w:ilvl w:val="0"/>
                <w:numId w:val="15"/>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Penanggung menyetujui permintaan penebusan Polis yang diajukan oleh Pemegang Polis.</w:t>
            </w:r>
          </w:p>
          <w:p w14:paraId="7E7C254C" w14:textId="4DEE412A" w:rsidR="0006387C" w:rsidRPr="00EB35CD" w:rsidRDefault="0006387C" w:rsidP="0006387C">
            <w:pPr>
              <w:pStyle w:val="ListParagraph"/>
              <w:numPr>
                <w:ilvl w:val="0"/>
                <w:numId w:val="15"/>
              </w:numPr>
              <w:ind w:left="658" w:hanging="357"/>
              <w:jc w:val="both"/>
              <w:rPr>
                <w:rFonts w:asciiTheme="minorHAnsi" w:hAnsiTheme="minorHAnsi" w:cstheme="minorHAnsi"/>
                <w:sz w:val="20"/>
                <w:szCs w:val="20"/>
              </w:rPr>
            </w:pPr>
            <w:r w:rsidRPr="00EB35CD">
              <w:rPr>
                <w:rFonts w:asciiTheme="minorHAnsi" w:hAnsiTheme="minorHAnsi" w:cstheme="minorHAnsi"/>
                <w:sz w:val="20"/>
                <w:szCs w:val="20"/>
              </w:rPr>
              <w:t>Polis lewat waktu (</w:t>
            </w:r>
            <w:r w:rsidRPr="00EB35CD">
              <w:rPr>
                <w:rFonts w:asciiTheme="minorHAnsi" w:hAnsiTheme="minorHAnsi" w:cstheme="minorHAnsi"/>
                <w:i/>
                <w:sz w:val="20"/>
                <w:szCs w:val="20"/>
              </w:rPr>
              <w:t>lapse</w:t>
            </w:r>
            <w:r w:rsidRPr="00EB35CD">
              <w:rPr>
                <w:rFonts w:asciiTheme="minorHAnsi" w:hAnsiTheme="minorHAnsi" w:cstheme="minorHAnsi"/>
                <w:sz w:val="20"/>
                <w:szCs w:val="20"/>
              </w:rPr>
              <w:t>).</w:t>
            </w:r>
          </w:p>
          <w:p w14:paraId="68354A7D" w14:textId="77777777" w:rsidR="00BB4295" w:rsidRPr="00EB35CD" w:rsidRDefault="00BB4295" w:rsidP="00BB4295">
            <w:pPr>
              <w:pStyle w:val="ListParagraph"/>
              <w:ind w:left="658"/>
              <w:jc w:val="both"/>
              <w:rPr>
                <w:rFonts w:asciiTheme="minorHAnsi" w:hAnsiTheme="minorHAnsi" w:cstheme="minorHAnsi"/>
                <w:sz w:val="20"/>
                <w:szCs w:val="20"/>
              </w:rPr>
            </w:pPr>
          </w:p>
          <w:p w14:paraId="0AF7A0EF" w14:textId="77777777" w:rsidR="00BB4295" w:rsidRPr="00EB35CD" w:rsidRDefault="00BB4295" w:rsidP="00BB4295">
            <w:pPr>
              <w:pStyle w:val="ListParagraph"/>
              <w:ind w:left="658"/>
              <w:jc w:val="both"/>
              <w:rPr>
                <w:rFonts w:asciiTheme="minorHAnsi" w:hAnsiTheme="minorHAnsi" w:cstheme="minorHAnsi"/>
                <w:sz w:val="20"/>
                <w:szCs w:val="20"/>
              </w:rPr>
            </w:pPr>
          </w:p>
          <w:p w14:paraId="7BAFC406" w14:textId="77777777"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Penggunaan informasi dan data:</w:t>
            </w:r>
          </w:p>
          <w:p w14:paraId="21001E48" w14:textId="02AD4BAD" w:rsidR="0006387C" w:rsidRPr="00EB35CD" w:rsidRDefault="0006387C" w:rsidP="0006387C">
            <w:pPr>
              <w:pStyle w:val="ListParagraph"/>
              <w:ind w:left="249"/>
              <w:jc w:val="both"/>
              <w:rPr>
                <w:rFonts w:asciiTheme="minorHAnsi" w:hAnsiTheme="minorHAnsi" w:cstheme="minorHAnsi"/>
                <w:sz w:val="20"/>
                <w:szCs w:val="20"/>
              </w:rPr>
            </w:pPr>
            <w:r w:rsidRPr="00EB35CD">
              <w:rPr>
                <w:rFonts w:asciiTheme="minorHAnsi" w:hAnsiTheme="minorHAnsi" w:cstheme="minorHAnsi"/>
                <w:sz w:val="20"/>
                <w:szCs w:val="20"/>
              </w:rPr>
              <w:t>Penanggung berhak untuk mengumpulkan data pribadi Tertanggung untuk menyediakan, mengelola, mengembangkan dan menawarkan produk dan layanan asuransi kepada Tertanggung. Untuk mencapai hal ini, Penanggung dapat mengungkapkan data pribadi Tertanggung kepada pihak ketiga yang berada di dalam atau di luar wilayah Republik Indonesia, termasuk penyedia layanan dan perusahaan lain Penanggung. Tertanggung menyetujui tindakan Penanggung untuk merekam, menggunakan dan mengungkapkan data pribadi Tertanggung dengan cara ini.</w:t>
            </w:r>
          </w:p>
          <w:p w14:paraId="1C966CA0" w14:textId="77777777" w:rsidR="0006387C" w:rsidRPr="005A75A8" w:rsidRDefault="0006387C" w:rsidP="0006387C">
            <w:pPr>
              <w:pStyle w:val="ListParagraph"/>
              <w:numPr>
                <w:ilvl w:val="0"/>
                <w:numId w:val="3"/>
              </w:numPr>
              <w:ind w:left="249" w:hanging="306"/>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Prosedur penanganan keluhan:</w:t>
            </w:r>
          </w:p>
          <w:p w14:paraId="2D3CD01C" w14:textId="77777777" w:rsidR="006E27E0" w:rsidRPr="005A75A8" w:rsidRDefault="006E27E0" w:rsidP="006E27E0">
            <w:pPr>
              <w:pStyle w:val="ListParagraph"/>
              <w:numPr>
                <w:ilvl w:val="0"/>
                <w:numId w:val="57"/>
              </w:numPr>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 xml:space="preserve">Penanggung senantiasa berusaha untuk memberikan layanan terbaik dan mempertahankannya. Terkait pertanyaan dan/atau keluhan yang berhubungan dengan Polis ini, maka dapat disampaikan kepada Penanggung melalui layanan </w:t>
            </w:r>
            <w:r w:rsidRPr="005A75A8">
              <w:rPr>
                <w:rFonts w:asciiTheme="minorHAnsi" w:hAnsiTheme="minorHAnsi" w:cstheme="minorHAnsi"/>
                <w:i/>
                <w:iCs/>
                <w:sz w:val="20"/>
                <w:szCs w:val="20"/>
                <w:highlight w:val="yellow"/>
              </w:rPr>
              <w:t>customer service</w:t>
            </w:r>
            <w:r w:rsidRPr="005A75A8">
              <w:rPr>
                <w:rFonts w:asciiTheme="minorHAnsi" w:hAnsiTheme="minorHAnsi" w:cstheme="minorHAnsi"/>
                <w:sz w:val="20"/>
                <w:szCs w:val="20"/>
                <w:highlight w:val="yellow"/>
              </w:rPr>
              <w:t xml:space="preserve">. </w:t>
            </w:r>
          </w:p>
          <w:p w14:paraId="11088D07" w14:textId="77777777" w:rsidR="006E27E0" w:rsidRPr="005A75A8" w:rsidRDefault="006E27E0" w:rsidP="006E27E0">
            <w:pPr>
              <w:pStyle w:val="ListParagraph"/>
              <w:numPr>
                <w:ilvl w:val="0"/>
                <w:numId w:val="57"/>
              </w:numPr>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Penanggung akan memberikan tindak lanjut atas:</w:t>
            </w:r>
          </w:p>
          <w:p w14:paraId="10170AA1" w14:textId="77777777" w:rsidR="006E27E0" w:rsidRPr="005A75A8" w:rsidRDefault="006E27E0" w:rsidP="006E27E0">
            <w:pPr>
              <w:pStyle w:val="ListParagraph"/>
              <w:numPr>
                <w:ilvl w:val="0"/>
                <w:numId w:val="58"/>
              </w:numPr>
              <w:ind w:left="1032" w:hanging="357"/>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Pengaduan secara lisan maksimal 5 (lima) hari kerja sejak pengaduan diterima oleh Penanggung.</w:t>
            </w:r>
          </w:p>
          <w:p w14:paraId="5EFF8818" w14:textId="77777777" w:rsidR="006E27E0" w:rsidRPr="005A75A8" w:rsidRDefault="006E27E0" w:rsidP="006E27E0">
            <w:pPr>
              <w:pStyle w:val="ListParagraph"/>
              <w:numPr>
                <w:ilvl w:val="0"/>
                <w:numId w:val="58"/>
              </w:numPr>
              <w:ind w:left="1034"/>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Pengaduan secara tertulis maksimal 10 (sepuluh) hari kerja sejak dokumen diterima secara lengkap oleh Penanggung.</w:t>
            </w:r>
          </w:p>
          <w:p w14:paraId="0C14F71C" w14:textId="4C1992BB" w:rsidR="006E27E0" w:rsidRPr="005A75A8" w:rsidRDefault="006E27E0" w:rsidP="006E27E0">
            <w:pPr>
              <w:pStyle w:val="ListParagraph"/>
              <w:numPr>
                <w:ilvl w:val="0"/>
                <w:numId w:val="57"/>
              </w:numPr>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 xml:space="preserve">Pengaduan sebagaimana yang dimaksud pada </w:t>
            </w:r>
            <w:r w:rsidR="00BB4295" w:rsidRPr="005A75A8">
              <w:rPr>
                <w:rFonts w:asciiTheme="minorHAnsi" w:hAnsiTheme="minorHAnsi" w:cstheme="minorHAnsi"/>
                <w:sz w:val="20"/>
                <w:szCs w:val="20"/>
                <w:highlight w:val="yellow"/>
              </w:rPr>
              <w:t>poin b</w:t>
            </w:r>
            <w:r w:rsidRPr="005A75A8">
              <w:rPr>
                <w:rFonts w:asciiTheme="minorHAnsi" w:hAnsiTheme="minorHAnsi" w:cstheme="minorHAnsi"/>
                <w:sz w:val="20"/>
                <w:szCs w:val="20"/>
                <w:highlight w:val="yellow"/>
              </w:rPr>
              <w:t xml:space="preserve"> baik secara lisan maupun tertulis wajib melengkapi dokumen dan/atau informasi yang dipersyaratkan oleh Penanggung yang terdiri atas:</w:t>
            </w:r>
          </w:p>
          <w:p w14:paraId="1B58A05A" w14:textId="77777777" w:rsidR="006E27E0" w:rsidRPr="005A75A8" w:rsidRDefault="006E27E0" w:rsidP="006E27E0">
            <w:pPr>
              <w:pStyle w:val="ListParagraph"/>
              <w:numPr>
                <w:ilvl w:val="0"/>
                <w:numId w:val="59"/>
              </w:numPr>
              <w:ind w:left="1032" w:hanging="357"/>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Identitas Pemegang Polis/Tertanggung;</w:t>
            </w:r>
          </w:p>
          <w:p w14:paraId="320C527F" w14:textId="77777777" w:rsidR="006E27E0" w:rsidRPr="005A75A8" w:rsidRDefault="006E27E0" w:rsidP="006E27E0">
            <w:pPr>
              <w:pStyle w:val="ListParagraph"/>
              <w:numPr>
                <w:ilvl w:val="0"/>
                <w:numId w:val="59"/>
              </w:numPr>
              <w:ind w:left="1032" w:hanging="357"/>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Jenis dan tanggal pemanfaatan produk dan/atau layanan;</w:t>
            </w:r>
          </w:p>
          <w:p w14:paraId="1DC595A6" w14:textId="77777777" w:rsidR="006E27E0" w:rsidRPr="005A75A8" w:rsidRDefault="006E27E0" w:rsidP="006E27E0">
            <w:pPr>
              <w:pStyle w:val="ListParagraph"/>
              <w:numPr>
                <w:ilvl w:val="0"/>
                <w:numId w:val="59"/>
              </w:numPr>
              <w:ind w:left="1032" w:hanging="357"/>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Permasalahan yang diadukan; dan</w:t>
            </w:r>
          </w:p>
          <w:p w14:paraId="400ACE08" w14:textId="77777777" w:rsidR="006E27E0" w:rsidRPr="005A75A8" w:rsidRDefault="006E27E0" w:rsidP="006E27E0">
            <w:pPr>
              <w:pStyle w:val="ListParagraph"/>
              <w:numPr>
                <w:ilvl w:val="0"/>
                <w:numId w:val="59"/>
              </w:numPr>
              <w:ind w:left="1032" w:hanging="357"/>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 xml:space="preserve">Dokumen lain yang dipersyaratkan oleh Penanggung. </w:t>
            </w:r>
          </w:p>
          <w:p w14:paraId="798EE2BE" w14:textId="31DB6CC8" w:rsidR="006E27E0" w:rsidRPr="005A75A8" w:rsidRDefault="006E27E0" w:rsidP="006E27E0">
            <w:pPr>
              <w:pStyle w:val="ListParagraph"/>
              <w:numPr>
                <w:ilvl w:val="0"/>
                <w:numId w:val="57"/>
              </w:numPr>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lastRenderedPageBreak/>
              <w:t xml:space="preserve">Jika terdapat kondisi tertentu yang memerlukan komunikasi atau penelitian secara khusus atau adanya keterlibatan pihak ketiga, maka sebelum periode penyelesaian keluhan sebagaimana disebutkan pada </w:t>
            </w:r>
            <w:r w:rsidR="00527C43" w:rsidRPr="005A75A8">
              <w:rPr>
                <w:rFonts w:asciiTheme="minorHAnsi" w:hAnsiTheme="minorHAnsi" w:cstheme="minorHAnsi"/>
                <w:sz w:val="20"/>
                <w:szCs w:val="20"/>
                <w:highlight w:val="yellow"/>
              </w:rPr>
              <w:t>poin b</w:t>
            </w:r>
            <w:r w:rsidRPr="005A75A8">
              <w:rPr>
                <w:rFonts w:asciiTheme="minorHAnsi" w:hAnsiTheme="minorHAnsi" w:cstheme="minorHAnsi"/>
                <w:sz w:val="20"/>
                <w:szCs w:val="20"/>
                <w:highlight w:val="yellow"/>
              </w:rPr>
              <w:t xml:space="preserve"> berakhir, Penanggung akan menginformasikan dalam bentuk tertulis perpanjangan jangka waktu penyelesaian keluhan selama 10 (sepuluh) hari kerja serta penjelasan atas kondisi tertentu yang dihadapi. </w:t>
            </w:r>
          </w:p>
          <w:p w14:paraId="799D8B0E" w14:textId="77777777" w:rsidR="006E27E0" w:rsidRPr="005A75A8" w:rsidRDefault="006E27E0" w:rsidP="006E27E0">
            <w:pPr>
              <w:pStyle w:val="ListParagraph"/>
              <w:numPr>
                <w:ilvl w:val="0"/>
                <w:numId w:val="57"/>
              </w:numPr>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 xml:space="preserve">Mohon hubungi kami pada alamat di bawah ini dan jika ada pembaharuan alamat maka Penanggung akan memberitahukan kepada Pemegang Polis atau Tertanggung: </w:t>
            </w:r>
          </w:p>
          <w:p w14:paraId="2BEC97FD" w14:textId="77777777" w:rsidR="006E27E0" w:rsidRPr="005A75A8" w:rsidRDefault="006E27E0" w:rsidP="006E27E0">
            <w:pPr>
              <w:pStyle w:val="ListParagraph"/>
              <w:ind w:left="609"/>
              <w:jc w:val="both"/>
              <w:rPr>
                <w:rFonts w:asciiTheme="minorHAnsi" w:hAnsiTheme="minorHAnsi" w:cstheme="minorHAnsi"/>
                <w:b/>
                <w:bCs/>
                <w:sz w:val="20"/>
                <w:szCs w:val="20"/>
                <w:highlight w:val="yellow"/>
              </w:rPr>
            </w:pPr>
            <w:r w:rsidRPr="005A75A8">
              <w:rPr>
                <w:rFonts w:asciiTheme="minorHAnsi" w:hAnsiTheme="minorHAnsi" w:cstheme="minorHAnsi"/>
                <w:sz w:val="20"/>
                <w:szCs w:val="20"/>
                <w:highlight w:val="yellow"/>
              </w:rPr>
              <w:t xml:space="preserve">Alamat </w:t>
            </w:r>
            <w:r w:rsidRPr="005A75A8">
              <w:rPr>
                <w:rFonts w:asciiTheme="minorHAnsi" w:hAnsiTheme="minorHAnsi" w:cstheme="minorHAnsi"/>
                <w:sz w:val="20"/>
                <w:szCs w:val="20"/>
                <w:highlight w:val="yellow"/>
              </w:rPr>
              <w:tab/>
              <w:t xml:space="preserve">  : </w:t>
            </w:r>
            <w:r w:rsidRPr="005A75A8">
              <w:rPr>
                <w:rFonts w:asciiTheme="minorHAnsi" w:hAnsiTheme="minorHAnsi" w:cstheme="minorHAnsi"/>
                <w:b/>
                <w:bCs/>
                <w:sz w:val="20"/>
                <w:szCs w:val="20"/>
                <w:highlight w:val="yellow"/>
              </w:rPr>
              <w:t xml:space="preserve">PT PFI Mega Life Insurance </w:t>
            </w:r>
          </w:p>
          <w:p w14:paraId="2E8FA126" w14:textId="77777777" w:rsidR="006E27E0" w:rsidRPr="005A75A8" w:rsidRDefault="006E27E0" w:rsidP="006E27E0">
            <w:pPr>
              <w:pStyle w:val="ListParagraph"/>
              <w:ind w:left="609"/>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ab/>
            </w:r>
            <w:r w:rsidRPr="005A75A8">
              <w:rPr>
                <w:rFonts w:asciiTheme="minorHAnsi" w:hAnsiTheme="minorHAnsi" w:cstheme="minorHAnsi"/>
                <w:sz w:val="20"/>
                <w:szCs w:val="20"/>
                <w:highlight w:val="yellow"/>
              </w:rPr>
              <w:tab/>
              <w:t xml:space="preserve">     GKM Green Tower Lantai 17 </w:t>
            </w:r>
          </w:p>
          <w:p w14:paraId="5725F948" w14:textId="77777777" w:rsidR="006E27E0" w:rsidRPr="005A75A8" w:rsidRDefault="006E27E0" w:rsidP="006E27E0">
            <w:pPr>
              <w:pStyle w:val="ListParagraph"/>
              <w:ind w:left="609"/>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ab/>
            </w:r>
            <w:r w:rsidRPr="005A75A8">
              <w:rPr>
                <w:rFonts w:asciiTheme="minorHAnsi" w:hAnsiTheme="minorHAnsi" w:cstheme="minorHAnsi"/>
                <w:sz w:val="20"/>
                <w:szCs w:val="20"/>
                <w:highlight w:val="yellow"/>
              </w:rPr>
              <w:tab/>
              <w:t xml:space="preserve">     Jl TB Simatupang Kav. 89G, </w:t>
            </w:r>
          </w:p>
          <w:p w14:paraId="66D92E1F" w14:textId="77777777" w:rsidR="006E27E0" w:rsidRPr="005A75A8" w:rsidRDefault="006E27E0" w:rsidP="006E27E0">
            <w:pPr>
              <w:pStyle w:val="ListParagraph"/>
              <w:ind w:left="609"/>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ab/>
            </w:r>
            <w:r w:rsidRPr="005A75A8">
              <w:rPr>
                <w:rFonts w:asciiTheme="minorHAnsi" w:hAnsiTheme="minorHAnsi" w:cstheme="minorHAnsi"/>
                <w:sz w:val="20"/>
                <w:szCs w:val="20"/>
                <w:highlight w:val="yellow"/>
              </w:rPr>
              <w:tab/>
              <w:t xml:space="preserve">     Kebagusan, Pasar Minggu, </w:t>
            </w:r>
          </w:p>
          <w:p w14:paraId="34CB5BD7" w14:textId="77777777" w:rsidR="006E27E0" w:rsidRPr="005A75A8" w:rsidRDefault="006E27E0" w:rsidP="006E27E0">
            <w:pPr>
              <w:pStyle w:val="ListParagraph"/>
              <w:ind w:left="609"/>
              <w:jc w:val="both"/>
              <w:rPr>
                <w:rFonts w:asciiTheme="minorHAnsi" w:hAnsiTheme="minorHAnsi" w:cstheme="minorHAnsi"/>
                <w:sz w:val="20"/>
                <w:szCs w:val="20"/>
                <w:highlight w:val="yellow"/>
              </w:rPr>
            </w:pPr>
            <w:r w:rsidRPr="005A75A8">
              <w:rPr>
                <w:rFonts w:asciiTheme="minorHAnsi" w:hAnsiTheme="minorHAnsi" w:cstheme="minorHAnsi"/>
                <w:sz w:val="20"/>
                <w:szCs w:val="20"/>
                <w:highlight w:val="yellow"/>
              </w:rPr>
              <w:tab/>
            </w:r>
            <w:r w:rsidRPr="005A75A8">
              <w:rPr>
                <w:rFonts w:asciiTheme="minorHAnsi" w:hAnsiTheme="minorHAnsi" w:cstheme="minorHAnsi"/>
                <w:sz w:val="20"/>
                <w:szCs w:val="20"/>
                <w:highlight w:val="yellow"/>
              </w:rPr>
              <w:tab/>
              <w:t xml:space="preserve">     Jakarta Selatan,12520, Indonesia </w:t>
            </w:r>
          </w:p>
          <w:p w14:paraId="788F1541" w14:textId="77777777" w:rsidR="006E27E0" w:rsidRPr="005A75A8" w:rsidRDefault="006E27E0" w:rsidP="006E27E0">
            <w:pPr>
              <w:pStyle w:val="ListParagraph"/>
              <w:ind w:left="609"/>
              <w:jc w:val="both"/>
              <w:rPr>
                <w:rFonts w:asciiTheme="minorHAnsi" w:hAnsiTheme="minorHAnsi" w:cstheme="minorHAnsi"/>
                <w:sz w:val="20"/>
                <w:szCs w:val="20"/>
                <w:highlight w:val="yellow"/>
              </w:rPr>
            </w:pPr>
            <w:r w:rsidRPr="005A75A8">
              <w:rPr>
                <w:rFonts w:asciiTheme="minorHAnsi" w:hAnsiTheme="minorHAnsi" w:cstheme="minorHAnsi"/>
                <w:i/>
                <w:iCs/>
                <w:sz w:val="20"/>
                <w:szCs w:val="20"/>
                <w:highlight w:val="yellow"/>
              </w:rPr>
              <w:t>Website</w:t>
            </w:r>
            <w:r w:rsidRPr="005A75A8">
              <w:rPr>
                <w:rFonts w:asciiTheme="minorHAnsi" w:hAnsiTheme="minorHAnsi" w:cstheme="minorHAnsi"/>
                <w:sz w:val="20"/>
                <w:szCs w:val="20"/>
                <w:highlight w:val="yellow"/>
              </w:rPr>
              <w:t xml:space="preserve"> </w:t>
            </w:r>
            <w:r w:rsidRPr="005A75A8">
              <w:rPr>
                <w:rFonts w:asciiTheme="minorHAnsi" w:hAnsiTheme="minorHAnsi" w:cstheme="minorHAnsi"/>
                <w:sz w:val="20"/>
                <w:szCs w:val="20"/>
                <w:highlight w:val="yellow"/>
              </w:rPr>
              <w:tab/>
              <w:t xml:space="preserve">  : </w:t>
            </w:r>
            <w:hyperlink r:id="rId14" w:history="1">
              <w:r w:rsidRPr="005A75A8">
                <w:rPr>
                  <w:rStyle w:val="Hyperlink"/>
                  <w:rFonts w:asciiTheme="minorHAnsi" w:hAnsiTheme="minorHAnsi" w:cstheme="minorHAnsi"/>
                  <w:sz w:val="20"/>
                  <w:szCs w:val="20"/>
                  <w:highlight w:val="yellow"/>
                </w:rPr>
                <w:t>www.pfimegalife.co.id</w:t>
              </w:r>
            </w:hyperlink>
            <w:r w:rsidRPr="005A75A8">
              <w:rPr>
                <w:rFonts w:asciiTheme="minorHAnsi" w:hAnsiTheme="minorHAnsi" w:cstheme="minorHAnsi"/>
                <w:sz w:val="20"/>
                <w:szCs w:val="20"/>
                <w:highlight w:val="yellow"/>
              </w:rPr>
              <w:t xml:space="preserve"> </w:t>
            </w:r>
          </w:p>
          <w:p w14:paraId="242F49C3" w14:textId="77777777" w:rsidR="006E27E0" w:rsidRPr="005A75A8" w:rsidRDefault="006E27E0" w:rsidP="006E27E0">
            <w:pPr>
              <w:pStyle w:val="ListParagraph"/>
              <w:ind w:left="609"/>
              <w:jc w:val="both"/>
              <w:rPr>
                <w:rFonts w:asciiTheme="minorHAnsi" w:hAnsiTheme="minorHAnsi" w:cstheme="minorHAnsi"/>
                <w:sz w:val="20"/>
                <w:szCs w:val="20"/>
                <w:highlight w:val="yellow"/>
              </w:rPr>
            </w:pPr>
            <w:r w:rsidRPr="005A75A8">
              <w:rPr>
                <w:rFonts w:asciiTheme="minorHAnsi" w:hAnsiTheme="minorHAnsi" w:cstheme="minorHAnsi"/>
                <w:i/>
                <w:iCs/>
                <w:sz w:val="20"/>
                <w:szCs w:val="20"/>
                <w:highlight w:val="yellow"/>
              </w:rPr>
              <w:t>Call Center</w:t>
            </w:r>
            <w:r w:rsidRPr="005A75A8">
              <w:rPr>
                <w:rFonts w:asciiTheme="minorHAnsi" w:hAnsiTheme="minorHAnsi" w:cstheme="minorHAnsi"/>
                <w:sz w:val="20"/>
                <w:szCs w:val="20"/>
                <w:highlight w:val="yellow"/>
              </w:rPr>
              <w:t xml:space="preserve"> : +62 21 29545555 </w:t>
            </w:r>
          </w:p>
          <w:p w14:paraId="7E12AB26" w14:textId="17499298" w:rsidR="006E27E0" w:rsidRPr="00EB35CD" w:rsidRDefault="006E27E0" w:rsidP="006E27E0">
            <w:pPr>
              <w:pStyle w:val="ListParagraph"/>
              <w:ind w:left="609"/>
              <w:jc w:val="both"/>
              <w:rPr>
                <w:rFonts w:asciiTheme="minorHAnsi" w:hAnsiTheme="minorHAnsi" w:cstheme="minorHAnsi"/>
                <w:sz w:val="20"/>
                <w:szCs w:val="20"/>
              </w:rPr>
            </w:pPr>
            <w:r w:rsidRPr="005A75A8">
              <w:rPr>
                <w:rFonts w:asciiTheme="minorHAnsi" w:hAnsiTheme="minorHAnsi" w:cstheme="minorHAnsi"/>
                <w:i/>
                <w:iCs/>
                <w:sz w:val="20"/>
                <w:szCs w:val="20"/>
                <w:highlight w:val="yellow"/>
              </w:rPr>
              <w:t xml:space="preserve">E-mail </w:t>
            </w:r>
            <w:r w:rsidRPr="005A75A8">
              <w:rPr>
                <w:rFonts w:asciiTheme="minorHAnsi" w:hAnsiTheme="minorHAnsi" w:cstheme="minorHAnsi"/>
                <w:i/>
                <w:iCs/>
                <w:sz w:val="20"/>
                <w:szCs w:val="20"/>
                <w:highlight w:val="yellow"/>
              </w:rPr>
              <w:tab/>
            </w:r>
            <w:r w:rsidRPr="005A75A8">
              <w:rPr>
                <w:rFonts w:asciiTheme="minorHAnsi" w:hAnsiTheme="minorHAnsi" w:cstheme="minorHAnsi"/>
                <w:sz w:val="20"/>
                <w:szCs w:val="20"/>
                <w:highlight w:val="yellow"/>
              </w:rPr>
              <w:t xml:space="preserve">  : </w:t>
            </w:r>
            <w:hyperlink r:id="rId15" w:history="1">
              <w:r w:rsidRPr="005A75A8">
                <w:rPr>
                  <w:rStyle w:val="Hyperlink"/>
                  <w:rFonts w:asciiTheme="minorHAnsi" w:hAnsiTheme="minorHAnsi" w:cstheme="minorHAnsi"/>
                  <w:sz w:val="20"/>
                  <w:szCs w:val="20"/>
                  <w:highlight w:val="yellow"/>
                </w:rPr>
                <w:t>cs@pfimegalife.co.id</w:t>
              </w:r>
            </w:hyperlink>
          </w:p>
          <w:p w14:paraId="6A8F20BA" w14:textId="77777777" w:rsidR="0006387C" w:rsidRPr="00EB35CD" w:rsidRDefault="0006387C" w:rsidP="0006387C">
            <w:pPr>
              <w:pStyle w:val="ListParagraph"/>
              <w:numPr>
                <w:ilvl w:val="0"/>
                <w:numId w:val="3"/>
              </w:numPr>
              <w:ind w:left="249" w:hanging="306"/>
              <w:jc w:val="both"/>
              <w:rPr>
                <w:rFonts w:asciiTheme="minorHAnsi" w:hAnsiTheme="minorHAnsi" w:cstheme="minorHAnsi"/>
                <w:sz w:val="20"/>
                <w:szCs w:val="20"/>
              </w:rPr>
            </w:pPr>
            <w:r w:rsidRPr="00EB35CD">
              <w:rPr>
                <w:rFonts w:asciiTheme="minorHAnsi" w:hAnsiTheme="minorHAnsi" w:cstheme="minorHAnsi"/>
                <w:sz w:val="20"/>
                <w:szCs w:val="20"/>
              </w:rPr>
              <w:t>Informasi lain mengenai manfaat, biaya, risiko, syarat dan ketentuan atas produk maupun layanan dapat diakses melalui situs Penanggung atau media resmi lainnya yang disediakan oleh Penanggung.</w:t>
            </w:r>
          </w:p>
          <w:p w14:paraId="0FCC9525" w14:textId="4A63FFD7" w:rsidR="0006387C" w:rsidRPr="00EB35CD" w:rsidRDefault="0006387C" w:rsidP="0006387C">
            <w:pPr>
              <w:jc w:val="both"/>
              <w:rPr>
                <w:rFonts w:asciiTheme="minorHAnsi" w:hAnsiTheme="minorHAnsi" w:cstheme="minorHAnsi"/>
                <w:sz w:val="20"/>
                <w:szCs w:val="20"/>
              </w:rPr>
            </w:pPr>
          </w:p>
        </w:tc>
      </w:tr>
      <w:tr w:rsidR="0006387C" w:rsidRPr="00EB35CD" w14:paraId="56C473C8" w14:textId="77777777" w:rsidTr="00BB4295">
        <w:trPr>
          <w:trHeight w:val="77"/>
        </w:trPr>
        <w:tc>
          <w:tcPr>
            <w:tcW w:w="10620" w:type="dxa"/>
            <w:gridSpan w:val="17"/>
            <w:tcBorders>
              <w:top w:val="single" w:sz="4" w:space="0" w:color="auto"/>
              <w:bottom w:val="single" w:sz="4" w:space="0" w:color="auto"/>
            </w:tcBorders>
            <w:shd w:val="clear" w:color="auto" w:fill="000000" w:themeFill="text1"/>
          </w:tcPr>
          <w:p w14:paraId="1AF226BA" w14:textId="45809FF7" w:rsidR="0006387C" w:rsidRPr="00EB35CD" w:rsidRDefault="0006387C" w:rsidP="0006387C">
            <w:pPr>
              <w:pStyle w:val="ListParagraph"/>
              <w:ind w:left="360"/>
              <w:jc w:val="center"/>
              <w:rPr>
                <w:rFonts w:asciiTheme="minorHAnsi" w:hAnsiTheme="minorHAnsi" w:cstheme="minorHAnsi"/>
                <w:b/>
                <w:color w:val="FFFFFF" w:themeColor="background1"/>
                <w:sz w:val="20"/>
                <w:szCs w:val="20"/>
              </w:rPr>
            </w:pPr>
            <w:r w:rsidRPr="00EB35CD">
              <w:rPr>
                <w:rFonts w:asciiTheme="minorHAnsi" w:hAnsiTheme="minorHAnsi" w:cstheme="minorHAnsi"/>
                <w:b/>
                <w:color w:val="FFFFFF" w:themeColor="background1"/>
                <w:sz w:val="20"/>
                <w:szCs w:val="20"/>
              </w:rPr>
              <w:lastRenderedPageBreak/>
              <w:t>Pernyataan dan Kesepakatan</w:t>
            </w:r>
          </w:p>
        </w:tc>
      </w:tr>
      <w:tr w:rsidR="0006387C" w:rsidRPr="00DE13A4" w14:paraId="711A04CD" w14:textId="77777777" w:rsidTr="00BB4295">
        <w:trPr>
          <w:trHeight w:val="77"/>
        </w:trPr>
        <w:tc>
          <w:tcPr>
            <w:tcW w:w="10620" w:type="dxa"/>
            <w:gridSpan w:val="17"/>
            <w:tcBorders>
              <w:top w:val="single" w:sz="4" w:space="0" w:color="auto"/>
              <w:bottom w:val="single" w:sz="4" w:space="0" w:color="auto"/>
            </w:tcBorders>
          </w:tcPr>
          <w:p w14:paraId="71651F36" w14:textId="77777777" w:rsidR="0006387C" w:rsidRPr="00EB35CD" w:rsidRDefault="0006387C" w:rsidP="0006387C">
            <w:pPr>
              <w:pStyle w:val="ListParagraph"/>
              <w:ind w:left="360"/>
              <w:jc w:val="both"/>
              <w:rPr>
                <w:rFonts w:asciiTheme="minorHAnsi" w:hAnsiTheme="minorHAnsi" w:cstheme="minorHAnsi"/>
                <w:b/>
                <w:i/>
                <w:sz w:val="20"/>
                <w:szCs w:val="20"/>
              </w:rPr>
            </w:pPr>
          </w:p>
          <w:p w14:paraId="7A4DFD48" w14:textId="73493A42" w:rsidR="0006387C" w:rsidRPr="00EB35CD" w:rsidRDefault="0006387C" w:rsidP="00312F38">
            <w:pPr>
              <w:pStyle w:val="ListParagraph"/>
              <w:ind w:left="-62"/>
              <w:jc w:val="both"/>
              <w:rPr>
                <w:rFonts w:asciiTheme="minorHAnsi" w:hAnsiTheme="minorHAnsi" w:cstheme="minorHAnsi"/>
                <w:b/>
                <w:noProof/>
                <w:sz w:val="20"/>
                <w:szCs w:val="20"/>
              </w:rPr>
            </w:pPr>
            <w:r w:rsidRPr="00EB35CD">
              <w:rPr>
                <w:rFonts w:asciiTheme="minorHAnsi" w:hAnsiTheme="minorHAnsi" w:cstheme="minorHAnsi"/>
                <w:b/>
                <w:noProof/>
                <w:sz w:val="20"/>
                <w:szCs w:val="20"/>
              </w:rPr>
              <w:t>CALON PEMEGANG POLIS</w:t>
            </w:r>
          </w:p>
          <w:p w14:paraId="5D0144A7"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Saya telah membaca, memahami dan mendapat penjelasan yang baik atas produk asuransi yang ditawarkan pada RIPLAY Personal ini, termasuk ketentuan mengenai pemberlakuan Masa Tunggu (</w:t>
            </w:r>
            <w:r w:rsidRPr="00EB35CD">
              <w:rPr>
                <w:rFonts w:asciiTheme="minorHAnsi" w:hAnsiTheme="minorHAnsi" w:cstheme="minorHAnsi"/>
                <w:b/>
                <w:i/>
                <w:iCs/>
                <w:noProof/>
                <w:sz w:val="20"/>
                <w:szCs w:val="20"/>
              </w:rPr>
              <w:t>Waiting Period</w:t>
            </w:r>
            <w:r w:rsidRPr="00EB35CD">
              <w:rPr>
                <w:rFonts w:asciiTheme="minorHAnsi" w:hAnsiTheme="minorHAnsi" w:cstheme="minorHAnsi"/>
                <w:b/>
                <w:noProof/>
                <w:sz w:val="20"/>
                <w:szCs w:val="20"/>
              </w:rPr>
              <w:t>) atas Kondisi yang Sudah Ada Sebelumnya (</w:t>
            </w:r>
            <w:r w:rsidRPr="00EB35CD">
              <w:rPr>
                <w:rFonts w:asciiTheme="minorHAnsi" w:hAnsiTheme="minorHAnsi" w:cstheme="minorHAnsi"/>
                <w:b/>
                <w:i/>
                <w:iCs/>
                <w:noProof/>
                <w:sz w:val="20"/>
                <w:szCs w:val="20"/>
              </w:rPr>
              <w:t>Pre-Existing Condition</w:t>
            </w:r>
            <w:r w:rsidRPr="00EB35CD">
              <w:rPr>
                <w:rFonts w:asciiTheme="minorHAnsi" w:hAnsiTheme="minorHAnsi" w:cstheme="minorHAnsi"/>
                <w:b/>
                <w:noProof/>
                <w:sz w:val="20"/>
                <w:szCs w:val="20"/>
              </w:rPr>
              <w:t>), jika berlaku, serta daftar Pengecualian, dan mengerti atas penjelasan yang disampaikan oleh tenaga pemasar yang namanya tertera di bawah ini.</w:t>
            </w:r>
          </w:p>
          <w:p w14:paraId="4A501516"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Ketentuan pada ayat (1) di atas Saya lakukan sebelum Saya menyetujui pembelian produk asuransi yang ditawarkan dan Saya memahami hak untuk bertanya kepada tenaga pemasar atau pegawai PT PFI Mega Life Insurance atas semua hal terkait RIPLAY Personal ini.</w:t>
            </w:r>
          </w:p>
          <w:p w14:paraId="70E58602"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Saya memahami bahwa RIPLAY Personal ini bukan merupakan bagian dari aplikasi pengajuan asuransi, tidak mengikat dan bukan merupakan bagian dari Polis. Hak dan kewajiban sebagai Pemegang Polis dan/atau Tertanggung dan ketentuan lengkap dan mengikat mengenai produk asuransi ini tercantum dalam Polis.</w:t>
            </w:r>
          </w:p>
          <w:p w14:paraId="120E8251"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Saya berkewajiban untuk membaca, memahami, serta menandatangani Surat Pengajuan Asuransi Jiwa dan Polis.</w:t>
            </w:r>
          </w:p>
          <w:p w14:paraId="0D6971A1"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Saya memutuskan untuk membeli produk asuransi yang ditawarkan ini tanpa ada paksaan dari pihak manapun dan bersedia tunduk pada ketentuan-ketentuan yang tercantum di dalam Polis.</w:t>
            </w:r>
          </w:p>
          <w:p w14:paraId="3E7D4C2A"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Informasi yang tercakup dalam RIPLAY Personal ini berlaku 30 hari kalender sejak tanggal cetak dokumen bersyarat tidak terjadi perubahan perhitungan Usia sebagaimana dicantumkan pada ringkasan ilustrasi saya. Saya mengerti dan menyetujui apabila dalam proses penerbitan Polis terjadi perubahan perhitungan Usia, maka Polis akan diterbitkan dengan menggunakan perhitungan Usia yang berlaku di Penanggung.</w:t>
            </w:r>
          </w:p>
          <w:p w14:paraId="213A5639"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RIPLAY Personal ini harus dianggap sebagai persetujuan awal untuk menerima penawaran asuransi dan dalam hal terdapat perbedaan antara RIPLAY Personal dan Polis, maka Polis yang akan berlaku.</w:t>
            </w:r>
          </w:p>
          <w:p w14:paraId="4DEFBE3B" w14:textId="77777777"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Saya mengetahui bahwa saya mempunyai hak untuk mempelajari Polis dalam waktu 14 hari kalender terhitung sejak tanggal penerimaan Polis.</w:t>
            </w:r>
          </w:p>
          <w:p w14:paraId="7337DD5A" w14:textId="337EA191" w:rsidR="0006387C" w:rsidRPr="00EB35CD" w:rsidRDefault="0006387C" w:rsidP="0006387C">
            <w:pPr>
              <w:pStyle w:val="ListParagraph"/>
              <w:numPr>
                <w:ilvl w:val="0"/>
                <w:numId w:val="54"/>
              </w:numPr>
              <w:ind w:left="249" w:hanging="306"/>
              <w:jc w:val="both"/>
              <w:rPr>
                <w:rFonts w:asciiTheme="minorHAnsi" w:hAnsiTheme="minorHAnsi" w:cstheme="minorHAnsi"/>
                <w:b/>
                <w:noProof/>
                <w:sz w:val="20"/>
                <w:szCs w:val="20"/>
              </w:rPr>
            </w:pPr>
            <w:r w:rsidRPr="00EB35CD">
              <w:rPr>
                <w:rFonts w:asciiTheme="minorHAnsi" w:hAnsiTheme="minorHAnsi" w:cstheme="minorHAnsi"/>
                <w:b/>
                <w:noProof/>
                <w:sz w:val="20"/>
                <w:szCs w:val="20"/>
              </w:rPr>
              <w:t xml:space="preserve"> Saya memberikan kuasa kepada Penanggung atau pihak yang diberikan kuasa oleh Penanggung, untuk menerima, menggunakan dan/atau memberikan data dan informasi mengenai Saya kepada pihak yang berkepentingan (termasuk namun tidak terbatas pada reasuransi, penyidik klaim, mitra pemasaran dan asosiasi industri) yang memiliki kerja sama dengan Penanggung untuk tujuan memproses pengajuan permintaan asuransi Saya dan/atau memproses pembayaran klaim dan/atau keperluan administrasi Polis lainnya serta untuk menawarkan produk asuransi kepada Saya</w:t>
            </w:r>
            <w:r w:rsidRPr="00EB35CD">
              <w:rPr>
                <w:rFonts w:asciiTheme="minorHAnsi" w:hAnsiTheme="minorHAnsi" w:cstheme="minorHAnsi"/>
                <w:b/>
                <w:sz w:val="20"/>
                <w:szCs w:val="20"/>
              </w:rPr>
              <w:t>.</w:t>
            </w:r>
          </w:p>
          <w:p w14:paraId="3BE9657B" w14:textId="77777777" w:rsidR="0006387C" w:rsidRPr="00EB35CD" w:rsidRDefault="0006387C" w:rsidP="0006387C">
            <w:pPr>
              <w:jc w:val="both"/>
              <w:rPr>
                <w:rFonts w:asciiTheme="minorHAnsi" w:hAnsiTheme="minorHAnsi" w:cstheme="minorHAnsi"/>
                <w:b/>
                <w:noProof/>
              </w:rPr>
            </w:pPr>
          </w:p>
          <w:tbl>
            <w:tblPr>
              <w:tblStyle w:val="TableGrid"/>
              <w:tblpPr w:leftFromText="180" w:rightFromText="180" w:vertAnchor="text" w:horzAnchor="margin" w:tblpXSpec="right" w:tblpY="-231"/>
              <w:tblOverlap w:val="never"/>
              <w:tblW w:w="5243" w:type="dxa"/>
              <w:tblBorders>
                <w:insideH w:val="none" w:sz="0" w:space="0" w:color="auto"/>
                <w:insideV w:val="none" w:sz="0" w:space="0" w:color="auto"/>
              </w:tblBorders>
              <w:tblLayout w:type="fixed"/>
              <w:tblLook w:val="04A0" w:firstRow="1" w:lastRow="0" w:firstColumn="1" w:lastColumn="0" w:noHBand="0" w:noVBand="1"/>
            </w:tblPr>
            <w:tblGrid>
              <w:gridCol w:w="277"/>
              <w:gridCol w:w="236"/>
              <w:gridCol w:w="238"/>
              <w:gridCol w:w="4323"/>
              <w:gridCol w:w="169"/>
            </w:tblGrid>
            <w:tr w:rsidR="0006387C" w:rsidRPr="00EB35CD" w14:paraId="6F81D7F2" w14:textId="77777777" w:rsidTr="001E527E">
              <w:trPr>
                <w:gridAfter w:val="1"/>
                <w:wAfter w:w="169" w:type="dxa"/>
                <w:trHeight w:val="77"/>
              </w:trPr>
              <w:tc>
                <w:tcPr>
                  <w:tcW w:w="5074" w:type="dxa"/>
                  <w:gridSpan w:val="4"/>
                  <w:tcBorders>
                    <w:top w:val="nil"/>
                    <w:left w:val="nil"/>
                    <w:bottom w:val="nil"/>
                    <w:right w:val="nil"/>
                  </w:tcBorders>
                  <w:hideMark/>
                </w:tcPr>
                <w:p w14:paraId="1276B81C" w14:textId="77777777" w:rsidR="0006387C" w:rsidRPr="00EB35CD" w:rsidRDefault="0006387C" w:rsidP="0006387C">
                  <w:pPr>
                    <w:ind w:left="-62" w:firstLine="1088"/>
                    <w:rPr>
                      <w:rFonts w:asciiTheme="minorHAnsi" w:hAnsiTheme="minorHAnsi" w:cstheme="minorHAnsi"/>
                      <w:b/>
                      <w:i/>
                      <w:sz w:val="20"/>
                      <w:szCs w:val="20"/>
                    </w:rPr>
                  </w:pPr>
                  <w:r w:rsidRPr="00EB35CD">
                    <w:rPr>
                      <w:rFonts w:asciiTheme="minorHAnsi" w:hAnsiTheme="minorHAnsi" w:cstheme="minorHAnsi"/>
                      <w:sz w:val="20"/>
                      <w:szCs w:val="20"/>
                    </w:rPr>
                    <w:t xml:space="preserve">                Calon Pemegang Polis</w:t>
                  </w:r>
                </w:p>
              </w:tc>
            </w:tr>
            <w:tr w:rsidR="0006387C" w:rsidRPr="00EB35CD" w14:paraId="1B1B31E9" w14:textId="77777777" w:rsidTr="001E527E">
              <w:trPr>
                <w:gridAfter w:val="1"/>
                <w:wAfter w:w="169" w:type="dxa"/>
                <w:trHeight w:val="77"/>
              </w:trPr>
              <w:tc>
                <w:tcPr>
                  <w:tcW w:w="5074" w:type="dxa"/>
                  <w:gridSpan w:val="4"/>
                  <w:tcBorders>
                    <w:top w:val="nil"/>
                    <w:left w:val="nil"/>
                    <w:bottom w:val="nil"/>
                    <w:right w:val="nil"/>
                  </w:tcBorders>
                </w:tcPr>
                <w:p w14:paraId="63464D95"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13489AB4" w14:textId="77777777" w:rsidTr="001E527E">
              <w:trPr>
                <w:trHeight w:val="77"/>
              </w:trPr>
              <w:tc>
                <w:tcPr>
                  <w:tcW w:w="277" w:type="dxa"/>
                  <w:tcBorders>
                    <w:top w:val="nil"/>
                    <w:left w:val="nil"/>
                    <w:bottom w:val="nil"/>
                    <w:right w:val="nil"/>
                  </w:tcBorders>
                </w:tcPr>
                <w:p w14:paraId="7D5676E1"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791BA1A0"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34147C20"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single" w:sz="4" w:space="0" w:color="auto"/>
                    <w:left w:val="single" w:sz="4" w:space="0" w:color="auto"/>
                    <w:bottom w:val="nil"/>
                    <w:right w:val="single" w:sz="4" w:space="0" w:color="auto"/>
                  </w:tcBorders>
                </w:tcPr>
                <w:p w14:paraId="10EA9AFD"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4D70EA08" w14:textId="77777777" w:rsidTr="001E527E">
              <w:trPr>
                <w:trHeight w:val="77"/>
              </w:trPr>
              <w:tc>
                <w:tcPr>
                  <w:tcW w:w="277" w:type="dxa"/>
                  <w:tcBorders>
                    <w:top w:val="nil"/>
                    <w:left w:val="nil"/>
                    <w:bottom w:val="nil"/>
                    <w:right w:val="nil"/>
                  </w:tcBorders>
                </w:tcPr>
                <w:p w14:paraId="6363A71B"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010EAE19"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2B39AF27"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nil"/>
                    <w:left w:val="single" w:sz="4" w:space="0" w:color="auto"/>
                    <w:bottom w:val="nil"/>
                    <w:right w:val="single" w:sz="4" w:space="0" w:color="auto"/>
                  </w:tcBorders>
                </w:tcPr>
                <w:p w14:paraId="5F013C3D"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077A873D" w14:textId="77777777" w:rsidTr="001E527E">
              <w:trPr>
                <w:trHeight w:val="77"/>
              </w:trPr>
              <w:tc>
                <w:tcPr>
                  <w:tcW w:w="277" w:type="dxa"/>
                  <w:tcBorders>
                    <w:top w:val="nil"/>
                    <w:left w:val="nil"/>
                    <w:bottom w:val="nil"/>
                    <w:right w:val="nil"/>
                  </w:tcBorders>
                </w:tcPr>
                <w:p w14:paraId="7FCF0C6B"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451C6B11"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6E44514D"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nil"/>
                    <w:left w:val="single" w:sz="4" w:space="0" w:color="auto"/>
                    <w:bottom w:val="nil"/>
                    <w:right w:val="single" w:sz="4" w:space="0" w:color="auto"/>
                  </w:tcBorders>
                </w:tcPr>
                <w:p w14:paraId="4DEFE6EA"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471FD83C" w14:textId="77777777" w:rsidTr="00312F38">
              <w:trPr>
                <w:trHeight w:val="330"/>
              </w:trPr>
              <w:tc>
                <w:tcPr>
                  <w:tcW w:w="277" w:type="dxa"/>
                  <w:tcBorders>
                    <w:top w:val="nil"/>
                    <w:left w:val="nil"/>
                    <w:bottom w:val="nil"/>
                    <w:right w:val="nil"/>
                  </w:tcBorders>
                </w:tcPr>
                <w:p w14:paraId="02A2D5AD"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3BEC0F43"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6A1246C5"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nil"/>
                    <w:left w:val="single" w:sz="4" w:space="0" w:color="auto"/>
                    <w:bottom w:val="single" w:sz="4" w:space="0" w:color="auto"/>
                    <w:right w:val="single" w:sz="4" w:space="0" w:color="auto"/>
                  </w:tcBorders>
                  <w:hideMark/>
                </w:tcPr>
                <w:p w14:paraId="5A31E4B5" w14:textId="4853B997" w:rsidR="0006387C" w:rsidRPr="00182C57" w:rsidRDefault="0006387C" w:rsidP="00182C57">
                  <w:pPr>
                    <w:ind w:firstLine="301"/>
                    <w:jc w:val="center"/>
                    <w:rPr>
                      <w:rFonts w:asciiTheme="minorHAnsi" w:hAnsiTheme="minorHAnsi" w:cstheme="minorHAnsi"/>
                      <w:b/>
                      <w:i/>
                      <w:iCs/>
                      <w:sz w:val="20"/>
                      <w:szCs w:val="20"/>
                    </w:rPr>
                  </w:pPr>
                  <w:r w:rsidRPr="00EB35CD">
                    <w:rPr>
                      <w:rFonts w:asciiTheme="minorHAnsi" w:hAnsiTheme="minorHAnsi" w:cstheme="minorHAnsi"/>
                      <w:sz w:val="20"/>
                      <w:szCs w:val="20"/>
                      <w:shd w:val="clear" w:color="auto" w:fill="D0CECE" w:themeFill="background2" w:themeFillShade="E6"/>
                    </w:rPr>
                    <w:br/>
                  </w:r>
                  <w:r w:rsidR="00182C57" w:rsidRPr="00182C57">
                    <w:rPr>
                      <w:rFonts w:asciiTheme="minorHAnsi" w:hAnsiTheme="minorHAnsi" w:cstheme="minorHAnsi"/>
                      <w:b/>
                      <w:i/>
                      <w:iCs/>
                      <w:color w:val="4472C4" w:themeColor="accent5"/>
                      <w:sz w:val="20"/>
                      <w:szCs w:val="20"/>
                    </w:rPr>
                    <w:t>&lt;Name of Policy Holder&gt;</w:t>
                  </w:r>
                </w:p>
              </w:tc>
            </w:tr>
          </w:tbl>
          <w:p w14:paraId="7730AE0B" w14:textId="77777777" w:rsidR="0006387C" w:rsidRPr="00EB35CD" w:rsidRDefault="0006387C" w:rsidP="0006387C">
            <w:pPr>
              <w:jc w:val="both"/>
              <w:rPr>
                <w:rFonts w:asciiTheme="minorHAnsi" w:hAnsiTheme="minorHAnsi" w:cstheme="minorHAnsi"/>
                <w:b/>
                <w:noProof/>
              </w:rPr>
            </w:pPr>
          </w:p>
          <w:p w14:paraId="5C19E0A4" w14:textId="77777777" w:rsidR="0006387C" w:rsidRPr="00EB35CD" w:rsidRDefault="0006387C" w:rsidP="0006387C">
            <w:pPr>
              <w:jc w:val="both"/>
              <w:rPr>
                <w:rFonts w:asciiTheme="minorHAnsi" w:hAnsiTheme="minorHAnsi" w:cstheme="minorHAnsi"/>
                <w:b/>
                <w:noProof/>
              </w:rPr>
            </w:pPr>
          </w:p>
          <w:p w14:paraId="421BAC91" w14:textId="77777777" w:rsidR="0006387C" w:rsidRPr="00EB35CD" w:rsidRDefault="0006387C" w:rsidP="0006387C">
            <w:pPr>
              <w:jc w:val="both"/>
              <w:rPr>
                <w:rFonts w:asciiTheme="minorHAnsi" w:hAnsiTheme="minorHAnsi" w:cstheme="minorHAnsi"/>
                <w:b/>
                <w:noProof/>
              </w:rPr>
            </w:pPr>
          </w:p>
          <w:p w14:paraId="77F24C89" w14:textId="77777777" w:rsidR="0006387C" w:rsidRPr="00EB35CD" w:rsidRDefault="0006387C" w:rsidP="0006387C">
            <w:pPr>
              <w:jc w:val="both"/>
              <w:rPr>
                <w:rFonts w:asciiTheme="minorHAnsi" w:hAnsiTheme="minorHAnsi" w:cstheme="minorHAnsi"/>
                <w:b/>
                <w:noProof/>
              </w:rPr>
            </w:pPr>
          </w:p>
          <w:p w14:paraId="18A06652" w14:textId="77777777" w:rsidR="0006387C" w:rsidRPr="00EB35CD" w:rsidRDefault="0006387C" w:rsidP="0006387C">
            <w:pPr>
              <w:jc w:val="both"/>
              <w:rPr>
                <w:rFonts w:asciiTheme="minorHAnsi" w:hAnsiTheme="minorHAnsi" w:cstheme="minorHAnsi"/>
                <w:b/>
                <w:noProof/>
              </w:rPr>
            </w:pPr>
          </w:p>
          <w:p w14:paraId="6F3B2E3A" w14:textId="335EEAF1" w:rsidR="0006387C" w:rsidRPr="00EB35CD" w:rsidRDefault="0006387C" w:rsidP="00312F38">
            <w:pPr>
              <w:jc w:val="both"/>
              <w:rPr>
                <w:rFonts w:asciiTheme="minorHAnsi" w:hAnsiTheme="minorHAnsi" w:cstheme="minorHAnsi"/>
                <w:b/>
                <w:noProof/>
              </w:rPr>
            </w:pPr>
            <w:r w:rsidRPr="00EB35CD">
              <w:rPr>
                <w:rFonts w:asciiTheme="minorHAnsi" w:hAnsiTheme="minorHAnsi" w:cstheme="minorHAnsi"/>
                <w:b/>
                <w:sz w:val="18"/>
                <w:szCs w:val="20"/>
              </w:rPr>
              <w:tab/>
            </w:r>
            <w:r w:rsidRPr="00EB35CD">
              <w:rPr>
                <w:rFonts w:asciiTheme="minorHAnsi" w:hAnsiTheme="minorHAnsi" w:cstheme="minorHAnsi"/>
                <w:b/>
                <w:sz w:val="18"/>
                <w:szCs w:val="20"/>
              </w:rPr>
              <w:tab/>
            </w:r>
            <w:r w:rsidRPr="00EB35CD">
              <w:rPr>
                <w:rFonts w:asciiTheme="minorHAnsi" w:hAnsiTheme="minorHAnsi" w:cstheme="minorHAnsi"/>
                <w:b/>
                <w:sz w:val="18"/>
                <w:szCs w:val="20"/>
              </w:rPr>
              <w:tab/>
              <w:t xml:space="preserve">                  </w:t>
            </w:r>
          </w:p>
          <w:p w14:paraId="4C694CAC" w14:textId="53CCDE42" w:rsidR="0006387C" w:rsidRPr="00EB35CD" w:rsidRDefault="0006387C" w:rsidP="0006387C">
            <w:pPr>
              <w:jc w:val="right"/>
              <w:rPr>
                <w:rFonts w:asciiTheme="minorHAnsi" w:hAnsiTheme="minorHAnsi" w:cstheme="minorHAnsi"/>
                <w:b/>
                <w:sz w:val="18"/>
                <w:szCs w:val="20"/>
              </w:rPr>
            </w:pPr>
          </w:p>
          <w:p w14:paraId="7754055C" w14:textId="124B98A9" w:rsidR="0006387C" w:rsidRPr="00EB35CD" w:rsidRDefault="0006387C" w:rsidP="0006387C">
            <w:pPr>
              <w:pStyle w:val="ListParagraph"/>
              <w:ind w:left="-62"/>
              <w:jc w:val="both"/>
              <w:rPr>
                <w:rFonts w:asciiTheme="minorHAnsi" w:hAnsiTheme="minorHAnsi" w:cstheme="minorHAnsi"/>
                <w:b/>
                <w:noProof/>
                <w:sz w:val="20"/>
                <w:szCs w:val="20"/>
              </w:rPr>
            </w:pPr>
            <w:r w:rsidRPr="00EB35CD">
              <w:rPr>
                <w:rFonts w:asciiTheme="minorHAnsi" w:hAnsiTheme="minorHAnsi" w:cstheme="minorHAnsi"/>
                <w:b/>
                <w:noProof/>
                <w:sz w:val="20"/>
                <w:szCs w:val="20"/>
              </w:rPr>
              <w:lastRenderedPageBreak/>
              <w:t>TENAGA PEMASAR</w:t>
            </w:r>
          </w:p>
          <w:p w14:paraId="4F053602" w14:textId="40266134" w:rsidR="0006387C" w:rsidRPr="00EB35CD" w:rsidRDefault="0006387C" w:rsidP="0006387C">
            <w:pPr>
              <w:ind w:left="-62"/>
              <w:jc w:val="both"/>
              <w:rPr>
                <w:rFonts w:asciiTheme="minorHAnsi" w:hAnsiTheme="minorHAnsi" w:cstheme="minorHAnsi"/>
                <w:b/>
                <w:noProof/>
                <w:sz w:val="20"/>
                <w:szCs w:val="20"/>
              </w:rPr>
            </w:pPr>
            <w:r w:rsidRPr="00EB35CD">
              <w:rPr>
                <w:rFonts w:asciiTheme="minorHAnsi" w:hAnsiTheme="minorHAnsi" w:cstheme="minorHAnsi"/>
                <w:b/>
                <w:noProof/>
                <w:sz w:val="20"/>
                <w:szCs w:val="20"/>
              </w:rPr>
              <w:t>Saya dengan ini menyatakan bahwa Saya sudah menerangkan dan memberikan penjelasan dengan baik atas produk asuransi yang ditawarkan melalui ilustrasi ini secara langsung kepada Calon Pemegang Polis yang namanya tertera pada ilustrasi ini.</w:t>
            </w:r>
          </w:p>
          <w:p w14:paraId="1B6BD24C" w14:textId="77777777" w:rsidR="0006387C" w:rsidRPr="00EB35CD" w:rsidRDefault="0006387C" w:rsidP="0006387C">
            <w:pPr>
              <w:ind w:left="-62"/>
              <w:jc w:val="both"/>
              <w:rPr>
                <w:rFonts w:asciiTheme="minorHAnsi" w:hAnsiTheme="minorHAnsi" w:cstheme="minorHAnsi"/>
                <w:b/>
                <w:noProof/>
              </w:rPr>
            </w:pPr>
          </w:p>
          <w:p w14:paraId="372723F0" w14:textId="5FC0CD0A" w:rsidR="0006387C" w:rsidRPr="00EB35CD" w:rsidRDefault="0006387C" w:rsidP="0006387C">
            <w:pPr>
              <w:ind w:left="-62"/>
              <w:jc w:val="both"/>
              <w:rPr>
                <w:rFonts w:asciiTheme="minorHAnsi" w:hAnsiTheme="minorHAnsi" w:cstheme="minorHAnsi"/>
                <w:b/>
                <w:noProof/>
              </w:rPr>
            </w:pPr>
          </w:p>
          <w:tbl>
            <w:tblPr>
              <w:tblStyle w:val="TableGrid"/>
              <w:tblpPr w:leftFromText="180" w:rightFromText="180" w:vertAnchor="text" w:horzAnchor="margin" w:tblpXSpec="right" w:tblpY="-231"/>
              <w:tblOverlap w:val="never"/>
              <w:tblW w:w="5243" w:type="dxa"/>
              <w:tblBorders>
                <w:insideH w:val="none" w:sz="0" w:space="0" w:color="auto"/>
                <w:insideV w:val="none" w:sz="0" w:space="0" w:color="auto"/>
              </w:tblBorders>
              <w:tblLayout w:type="fixed"/>
              <w:tblLook w:val="04A0" w:firstRow="1" w:lastRow="0" w:firstColumn="1" w:lastColumn="0" w:noHBand="0" w:noVBand="1"/>
            </w:tblPr>
            <w:tblGrid>
              <w:gridCol w:w="277"/>
              <w:gridCol w:w="236"/>
              <w:gridCol w:w="238"/>
              <w:gridCol w:w="4323"/>
              <w:gridCol w:w="169"/>
            </w:tblGrid>
            <w:tr w:rsidR="0006387C" w:rsidRPr="00EB35CD" w14:paraId="108ABB34" w14:textId="77777777" w:rsidTr="00D2297B">
              <w:trPr>
                <w:gridAfter w:val="1"/>
                <w:wAfter w:w="169" w:type="dxa"/>
                <w:trHeight w:val="77"/>
              </w:trPr>
              <w:tc>
                <w:tcPr>
                  <w:tcW w:w="5074" w:type="dxa"/>
                  <w:gridSpan w:val="4"/>
                  <w:tcBorders>
                    <w:top w:val="nil"/>
                    <w:left w:val="nil"/>
                    <w:bottom w:val="nil"/>
                    <w:right w:val="nil"/>
                  </w:tcBorders>
                  <w:hideMark/>
                </w:tcPr>
                <w:p w14:paraId="75DBE91C" w14:textId="59402924" w:rsidR="0006387C" w:rsidRPr="00EB35CD" w:rsidRDefault="0006387C" w:rsidP="00312F38">
                  <w:pPr>
                    <w:ind w:left="-62" w:firstLine="1088"/>
                    <w:jc w:val="center"/>
                    <w:rPr>
                      <w:rFonts w:asciiTheme="minorHAnsi" w:hAnsiTheme="minorHAnsi" w:cstheme="minorHAnsi"/>
                      <w:b/>
                      <w:i/>
                      <w:sz w:val="20"/>
                      <w:szCs w:val="20"/>
                    </w:rPr>
                  </w:pPr>
                  <w:r w:rsidRPr="00EB35CD">
                    <w:rPr>
                      <w:rFonts w:asciiTheme="minorHAnsi" w:hAnsiTheme="minorHAnsi" w:cstheme="minorHAnsi"/>
                      <w:sz w:val="20"/>
                      <w:szCs w:val="20"/>
                    </w:rPr>
                    <w:t>Tenaga Pemasar yang Menjelaskan</w:t>
                  </w:r>
                </w:p>
              </w:tc>
            </w:tr>
            <w:tr w:rsidR="0006387C" w:rsidRPr="00EB35CD" w14:paraId="6D10E03A" w14:textId="77777777" w:rsidTr="00D2297B">
              <w:trPr>
                <w:gridAfter w:val="1"/>
                <w:wAfter w:w="169" w:type="dxa"/>
                <w:trHeight w:val="77"/>
              </w:trPr>
              <w:tc>
                <w:tcPr>
                  <w:tcW w:w="5074" w:type="dxa"/>
                  <w:gridSpan w:val="4"/>
                  <w:tcBorders>
                    <w:top w:val="nil"/>
                    <w:left w:val="nil"/>
                    <w:bottom w:val="nil"/>
                    <w:right w:val="nil"/>
                  </w:tcBorders>
                </w:tcPr>
                <w:p w14:paraId="353C8040"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3E992190" w14:textId="77777777" w:rsidTr="00D2297B">
              <w:trPr>
                <w:trHeight w:val="77"/>
              </w:trPr>
              <w:tc>
                <w:tcPr>
                  <w:tcW w:w="277" w:type="dxa"/>
                  <w:tcBorders>
                    <w:top w:val="nil"/>
                    <w:left w:val="nil"/>
                    <w:bottom w:val="nil"/>
                    <w:right w:val="nil"/>
                  </w:tcBorders>
                </w:tcPr>
                <w:p w14:paraId="3B770E20"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6165C19B"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17C14B4D"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single" w:sz="4" w:space="0" w:color="auto"/>
                    <w:left w:val="single" w:sz="4" w:space="0" w:color="auto"/>
                    <w:bottom w:val="nil"/>
                    <w:right w:val="single" w:sz="4" w:space="0" w:color="auto"/>
                  </w:tcBorders>
                </w:tcPr>
                <w:p w14:paraId="6D728357"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467D25C8" w14:textId="77777777" w:rsidTr="00D2297B">
              <w:trPr>
                <w:trHeight w:val="77"/>
              </w:trPr>
              <w:tc>
                <w:tcPr>
                  <w:tcW w:w="277" w:type="dxa"/>
                  <w:tcBorders>
                    <w:top w:val="nil"/>
                    <w:left w:val="nil"/>
                    <w:bottom w:val="nil"/>
                    <w:right w:val="nil"/>
                  </w:tcBorders>
                </w:tcPr>
                <w:p w14:paraId="04B43843"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10DF143F"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59186750"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nil"/>
                    <w:left w:val="single" w:sz="4" w:space="0" w:color="auto"/>
                    <w:bottom w:val="nil"/>
                    <w:right w:val="single" w:sz="4" w:space="0" w:color="auto"/>
                  </w:tcBorders>
                </w:tcPr>
                <w:p w14:paraId="18404B45"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1D9A389B" w14:textId="77777777" w:rsidTr="00D2297B">
              <w:trPr>
                <w:trHeight w:val="77"/>
              </w:trPr>
              <w:tc>
                <w:tcPr>
                  <w:tcW w:w="277" w:type="dxa"/>
                  <w:tcBorders>
                    <w:top w:val="nil"/>
                    <w:left w:val="nil"/>
                    <w:bottom w:val="nil"/>
                    <w:right w:val="nil"/>
                  </w:tcBorders>
                </w:tcPr>
                <w:p w14:paraId="57AA8A94"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4493269C"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5C3CF627"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nil"/>
                    <w:left w:val="single" w:sz="4" w:space="0" w:color="auto"/>
                    <w:bottom w:val="nil"/>
                    <w:right w:val="single" w:sz="4" w:space="0" w:color="auto"/>
                  </w:tcBorders>
                </w:tcPr>
                <w:p w14:paraId="29BC1AF3" w14:textId="77777777" w:rsidR="0006387C" w:rsidRPr="00EB35CD" w:rsidRDefault="0006387C" w:rsidP="0006387C">
                  <w:pPr>
                    <w:ind w:left="-62" w:firstLine="1088"/>
                    <w:jc w:val="both"/>
                    <w:rPr>
                      <w:rFonts w:asciiTheme="minorHAnsi" w:hAnsiTheme="minorHAnsi" w:cstheme="minorHAnsi"/>
                      <w:b/>
                      <w:i/>
                      <w:sz w:val="20"/>
                      <w:szCs w:val="20"/>
                    </w:rPr>
                  </w:pPr>
                </w:p>
              </w:tc>
            </w:tr>
            <w:tr w:rsidR="0006387C" w:rsidRPr="00EB35CD" w14:paraId="0B134CAD" w14:textId="77777777" w:rsidTr="00312F38">
              <w:trPr>
                <w:trHeight w:val="324"/>
              </w:trPr>
              <w:tc>
                <w:tcPr>
                  <w:tcW w:w="277" w:type="dxa"/>
                  <w:tcBorders>
                    <w:top w:val="nil"/>
                    <w:left w:val="nil"/>
                    <w:bottom w:val="nil"/>
                    <w:right w:val="nil"/>
                  </w:tcBorders>
                </w:tcPr>
                <w:p w14:paraId="51F4FC7B" w14:textId="77777777" w:rsidR="0006387C" w:rsidRPr="00EB35CD" w:rsidRDefault="0006387C" w:rsidP="0006387C">
                  <w:pPr>
                    <w:ind w:left="-62" w:firstLine="1088"/>
                    <w:jc w:val="both"/>
                    <w:rPr>
                      <w:rFonts w:asciiTheme="minorHAnsi" w:hAnsiTheme="minorHAnsi" w:cstheme="minorHAnsi"/>
                      <w:b/>
                      <w:i/>
                      <w:sz w:val="20"/>
                      <w:szCs w:val="20"/>
                    </w:rPr>
                  </w:pPr>
                </w:p>
              </w:tc>
              <w:tc>
                <w:tcPr>
                  <w:tcW w:w="236" w:type="dxa"/>
                  <w:tcBorders>
                    <w:top w:val="nil"/>
                    <w:left w:val="nil"/>
                    <w:bottom w:val="nil"/>
                    <w:right w:val="nil"/>
                  </w:tcBorders>
                </w:tcPr>
                <w:p w14:paraId="3E86D93E" w14:textId="77777777" w:rsidR="0006387C" w:rsidRPr="00EB35CD" w:rsidRDefault="0006387C" w:rsidP="0006387C">
                  <w:pPr>
                    <w:ind w:left="-62" w:firstLine="1088"/>
                    <w:jc w:val="both"/>
                    <w:rPr>
                      <w:rFonts w:asciiTheme="minorHAnsi" w:hAnsiTheme="minorHAnsi" w:cstheme="minorHAnsi"/>
                      <w:b/>
                      <w:i/>
                      <w:sz w:val="20"/>
                      <w:szCs w:val="20"/>
                    </w:rPr>
                  </w:pPr>
                </w:p>
              </w:tc>
              <w:tc>
                <w:tcPr>
                  <w:tcW w:w="238" w:type="dxa"/>
                  <w:tcBorders>
                    <w:top w:val="nil"/>
                    <w:left w:val="nil"/>
                    <w:bottom w:val="nil"/>
                    <w:right w:val="single" w:sz="4" w:space="0" w:color="auto"/>
                  </w:tcBorders>
                </w:tcPr>
                <w:p w14:paraId="56490234" w14:textId="77777777" w:rsidR="0006387C" w:rsidRPr="00EB35CD" w:rsidRDefault="0006387C" w:rsidP="0006387C">
                  <w:pPr>
                    <w:ind w:left="-62" w:firstLine="1088"/>
                    <w:jc w:val="both"/>
                    <w:rPr>
                      <w:rFonts w:asciiTheme="minorHAnsi" w:hAnsiTheme="minorHAnsi" w:cstheme="minorHAnsi"/>
                      <w:b/>
                      <w:i/>
                      <w:sz w:val="20"/>
                      <w:szCs w:val="20"/>
                    </w:rPr>
                  </w:pPr>
                </w:p>
              </w:tc>
              <w:tc>
                <w:tcPr>
                  <w:tcW w:w="4492" w:type="dxa"/>
                  <w:gridSpan w:val="2"/>
                  <w:tcBorders>
                    <w:top w:val="nil"/>
                    <w:left w:val="single" w:sz="4" w:space="0" w:color="auto"/>
                    <w:bottom w:val="single" w:sz="4" w:space="0" w:color="auto"/>
                    <w:right w:val="single" w:sz="4" w:space="0" w:color="auto"/>
                  </w:tcBorders>
                  <w:hideMark/>
                </w:tcPr>
                <w:p w14:paraId="49E66732" w14:textId="5BA0E03C" w:rsidR="0006387C" w:rsidRPr="00182C57" w:rsidRDefault="0006387C" w:rsidP="00182C57">
                  <w:pPr>
                    <w:ind w:firstLine="301"/>
                    <w:jc w:val="center"/>
                    <w:rPr>
                      <w:rFonts w:asciiTheme="minorHAnsi" w:hAnsiTheme="minorHAnsi" w:cstheme="minorHAnsi"/>
                      <w:b/>
                      <w:i/>
                      <w:iCs/>
                      <w:sz w:val="20"/>
                      <w:szCs w:val="20"/>
                    </w:rPr>
                  </w:pPr>
                  <w:r w:rsidRPr="00EB35CD">
                    <w:rPr>
                      <w:rFonts w:asciiTheme="minorHAnsi" w:hAnsiTheme="minorHAnsi" w:cstheme="minorHAnsi"/>
                      <w:sz w:val="20"/>
                      <w:szCs w:val="20"/>
                      <w:shd w:val="clear" w:color="auto" w:fill="D0CECE" w:themeFill="background2" w:themeFillShade="E6"/>
                    </w:rPr>
                    <w:br/>
                  </w:r>
                  <w:r w:rsidR="00182C57" w:rsidRPr="00182C57">
                    <w:rPr>
                      <w:rFonts w:asciiTheme="minorHAnsi" w:hAnsiTheme="minorHAnsi" w:cstheme="minorHAnsi"/>
                      <w:b/>
                      <w:i/>
                      <w:iCs/>
                      <w:color w:val="4472C4" w:themeColor="accent5"/>
                      <w:sz w:val="20"/>
                      <w:szCs w:val="20"/>
                    </w:rPr>
                    <w:t>&lt;Name of Agent&gt;</w:t>
                  </w:r>
                </w:p>
              </w:tc>
            </w:tr>
          </w:tbl>
          <w:p w14:paraId="0286EBF4" w14:textId="18738D08" w:rsidR="0006387C" w:rsidRPr="00EB35CD" w:rsidRDefault="0006387C" w:rsidP="0006387C">
            <w:pPr>
              <w:ind w:left="-62"/>
              <w:jc w:val="both"/>
              <w:rPr>
                <w:rFonts w:asciiTheme="minorHAnsi" w:hAnsiTheme="minorHAnsi" w:cstheme="minorHAnsi"/>
                <w:b/>
                <w:noProof/>
              </w:rPr>
            </w:pPr>
          </w:p>
          <w:p w14:paraId="23F63304" w14:textId="5FA6D1C9" w:rsidR="0006387C" w:rsidRPr="00EB35CD" w:rsidRDefault="0006387C" w:rsidP="0006387C">
            <w:pPr>
              <w:ind w:left="-62"/>
              <w:jc w:val="both"/>
              <w:rPr>
                <w:rFonts w:asciiTheme="minorHAnsi" w:hAnsiTheme="minorHAnsi" w:cstheme="minorHAnsi"/>
                <w:b/>
                <w:noProof/>
              </w:rPr>
            </w:pPr>
          </w:p>
          <w:p w14:paraId="1DCAEABB" w14:textId="240E3F45" w:rsidR="0006387C" w:rsidRPr="00EB35CD" w:rsidRDefault="0006387C" w:rsidP="0006387C">
            <w:pPr>
              <w:ind w:left="-62"/>
              <w:jc w:val="both"/>
              <w:rPr>
                <w:rFonts w:asciiTheme="minorHAnsi" w:hAnsiTheme="minorHAnsi" w:cstheme="minorHAnsi"/>
                <w:b/>
                <w:noProof/>
              </w:rPr>
            </w:pPr>
          </w:p>
          <w:p w14:paraId="519E0E96" w14:textId="6F9546D4" w:rsidR="0006387C" w:rsidRPr="00EB35CD" w:rsidRDefault="0006387C" w:rsidP="00B7418F">
            <w:pPr>
              <w:ind w:left="-62"/>
              <w:jc w:val="right"/>
              <w:rPr>
                <w:rFonts w:asciiTheme="minorHAnsi" w:hAnsiTheme="minorHAnsi" w:cstheme="minorHAnsi"/>
                <w:b/>
                <w:noProof/>
              </w:rPr>
            </w:pPr>
          </w:p>
          <w:p w14:paraId="4CCB1698" w14:textId="6106259F" w:rsidR="0006387C" w:rsidRPr="00EB35CD" w:rsidRDefault="0006387C" w:rsidP="0006387C">
            <w:pPr>
              <w:ind w:left="-62"/>
              <w:jc w:val="both"/>
              <w:rPr>
                <w:rFonts w:asciiTheme="minorHAnsi" w:hAnsiTheme="minorHAnsi" w:cstheme="minorHAnsi"/>
                <w:b/>
                <w:noProof/>
              </w:rPr>
            </w:pPr>
          </w:p>
          <w:p w14:paraId="43DE21BF" w14:textId="77777777" w:rsidR="0006387C" w:rsidRPr="00EB35CD" w:rsidRDefault="0006387C" w:rsidP="00312F38">
            <w:pPr>
              <w:ind w:left="-62"/>
              <w:jc w:val="both"/>
              <w:rPr>
                <w:rFonts w:asciiTheme="minorHAnsi" w:hAnsiTheme="minorHAnsi" w:cstheme="minorHAnsi"/>
                <w:b/>
                <w:noProof/>
              </w:rPr>
            </w:pPr>
          </w:p>
          <w:p w14:paraId="7EAF4802" w14:textId="77777777" w:rsidR="0006387C" w:rsidRPr="00EB35CD" w:rsidRDefault="0006387C" w:rsidP="00312F38">
            <w:pPr>
              <w:rPr>
                <w:rFonts w:asciiTheme="minorHAnsi" w:hAnsiTheme="minorHAnsi" w:cstheme="minorHAnsi"/>
                <w:b/>
                <w:sz w:val="18"/>
                <w:szCs w:val="20"/>
              </w:rPr>
            </w:pPr>
          </w:p>
          <w:p w14:paraId="256A79A7" w14:textId="7A5B1CF7" w:rsidR="0006387C" w:rsidRPr="00EB35CD" w:rsidRDefault="0006387C" w:rsidP="0006387C">
            <w:pPr>
              <w:rPr>
                <w:rFonts w:asciiTheme="minorHAnsi" w:hAnsiTheme="minorHAnsi" w:cstheme="minorHAnsi"/>
                <w:b/>
                <w:sz w:val="18"/>
                <w:szCs w:val="20"/>
              </w:rPr>
            </w:pPr>
            <w:r w:rsidRPr="00EB35CD">
              <w:rPr>
                <w:rFonts w:asciiTheme="minorHAnsi" w:hAnsiTheme="minorHAnsi" w:cstheme="minorHAnsi"/>
                <w:b/>
                <w:sz w:val="18"/>
                <w:szCs w:val="20"/>
              </w:rPr>
              <w:t xml:space="preserve">                           </w:t>
            </w:r>
          </w:p>
          <w:p w14:paraId="00C9B824" w14:textId="7D60C5EA" w:rsidR="0006387C" w:rsidRPr="00EB35CD" w:rsidRDefault="0006387C" w:rsidP="0006387C">
            <w:pPr>
              <w:jc w:val="right"/>
              <w:rPr>
                <w:rFonts w:asciiTheme="minorHAnsi" w:hAnsiTheme="minorHAnsi" w:cstheme="minorHAnsi"/>
                <w:b/>
                <w:sz w:val="20"/>
                <w:szCs w:val="20"/>
              </w:rPr>
            </w:pPr>
            <w:r w:rsidRPr="00EB35CD">
              <w:rPr>
                <w:rFonts w:asciiTheme="minorHAnsi" w:hAnsiTheme="minorHAnsi" w:cstheme="minorHAnsi"/>
                <w:b/>
                <w:sz w:val="18"/>
                <w:szCs w:val="20"/>
              </w:rPr>
              <w:t xml:space="preserve">     </w:t>
            </w:r>
            <w:r w:rsidRPr="00EB35CD">
              <w:rPr>
                <w:rFonts w:asciiTheme="minorHAnsi" w:hAnsiTheme="minorHAnsi" w:cstheme="minorHAnsi"/>
                <w:sz w:val="18"/>
                <w:szCs w:val="20"/>
              </w:rPr>
              <w:tab/>
            </w:r>
            <w:r w:rsidRPr="00EB35CD">
              <w:rPr>
                <w:rFonts w:asciiTheme="minorHAnsi" w:hAnsiTheme="minorHAnsi" w:cstheme="minorHAnsi"/>
                <w:sz w:val="18"/>
                <w:szCs w:val="20"/>
              </w:rPr>
              <w:tab/>
            </w:r>
            <w:r w:rsidRPr="00EB35CD">
              <w:rPr>
                <w:rFonts w:asciiTheme="minorHAnsi" w:hAnsiTheme="minorHAnsi" w:cstheme="minorHAnsi"/>
                <w:sz w:val="18"/>
                <w:szCs w:val="20"/>
              </w:rPr>
              <w:tab/>
            </w:r>
            <w:r w:rsidRPr="00EB35CD">
              <w:rPr>
                <w:rFonts w:asciiTheme="minorHAnsi" w:hAnsiTheme="minorHAnsi" w:cstheme="minorHAnsi"/>
                <w:sz w:val="18"/>
                <w:szCs w:val="20"/>
              </w:rPr>
              <w:tab/>
            </w:r>
            <w:r w:rsidRPr="00EB35CD">
              <w:rPr>
                <w:rFonts w:asciiTheme="minorHAnsi" w:hAnsiTheme="minorHAnsi" w:cstheme="minorHAnsi"/>
                <w:sz w:val="18"/>
                <w:szCs w:val="20"/>
              </w:rPr>
              <w:tab/>
              <w:t xml:space="preserve">       </w:t>
            </w:r>
            <w:r w:rsidRPr="00EB35CD">
              <w:rPr>
                <w:rFonts w:asciiTheme="minorHAnsi" w:hAnsiTheme="minorHAnsi" w:cstheme="minorHAnsi"/>
                <w:b/>
                <w:sz w:val="18"/>
                <w:szCs w:val="20"/>
              </w:rPr>
              <w:t xml:space="preserve">     </w:t>
            </w:r>
            <w:r w:rsidRPr="00EB35CD">
              <w:rPr>
                <w:rFonts w:asciiTheme="minorHAnsi" w:hAnsiTheme="minorHAnsi" w:cstheme="minorHAnsi"/>
                <w:sz w:val="18"/>
                <w:szCs w:val="20"/>
              </w:rPr>
              <w:t>Tanggal Cetak Dokumen</w:t>
            </w:r>
          </w:p>
          <w:p w14:paraId="55A9E098" w14:textId="118B27B0" w:rsidR="0006387C" w:rsidRPr="00182C57" w:rsidRDefault="0006387C" w:rsidP="0006387C">
            <w:pPr>
              <w:jc w:val="right"/>
              <w:rPr>
                <w:rFonts w:asciiTheme="minorHAnsi" w:hAnsiTheme="minorHAnsi" w:cstheme="minorHAnsi"/>
                <w:b/>
                <w:i/>
                <w:iCs/>
                <w:sz w:val="18"/>
                <w:szCs w:val="20"/>
              </w:rPr>
            </w:pPr>
            <w:r w:rsidRPr="00EB35CD">
              <w:rPr>
                <w:rFonts w:asciiTheme="minorHAnsi" w:hAnsiTheme="minorHAnsi" w:cstheme="minorHAnsi"/>
                <w:sz w:val="18"/>
                <w:szCs w:val="20"/>
              </w:rPr>
              <w:t xml:space="preserve">                     </w:t>
            </w:r>
            <w:r w:rsidRPr="00EB35CD">
              <w:rPr>
                <w:rFonts w:asciiTheme="minorHAnsi" w:hAnsiTheme="minorHAnsi" w:cstheme="minorHAnsi"/>
                <w:b/>
                <w:sz w:val="18"/>
                <w:szCs w:val="20"/>
              </w:rPr>
              <w:tab/>
            </w:r>
            <w:r w:rsidRPr="00EB35CD">
              <w:rPr>
                <w:rFonts w:asciiTheme="minorHAnsi" w:hAnsiTheme="minorHAnsi" w:cstheme="minorHAnsi"/>
                <w:b/>
                <w:sz w:val="18"/>
                <w:szCs w:val="20"/>
              </w:rPr>
              <w:tab/>
            </w:r>
            <w:r w:rsidRPr="00EB35CD">
              <w:rPr>
                <w:rFonts w:asciiTheme="minorHAnsi" w:hAnsiTheme="minorHAnsi" w:cstheme="minorHAnsi"/>
                <w:b/>
                <w:sz w:val="18"/>
                <w:szCs w:val="20"/>
              </w:rPr>
              <w:tab/>
            </w:r>
            <w:r w:rsidRPr="00EB35CD">
              <w:rPr>
                <w:rFonts w:asciiTheme="minorHAnsi" w:hAnsiTheme="minorHAnsi" w:cstheme="minorHAnsi"/>
                <w:b/>
                <w:sz w:val="18"/>
                <w:szCs w:val="20"/>
              </w:rPr>
              <w:tab/>
              <w:t xml:space="preserve"> </w:t>
            </w:r>
            <w:r w:rsidRPr="00EB35CD">
              <w:rPr>
                <w:rFonts w:asciiTheme="minorHAnsi" w:hAnsiTheme="minorHAnsi" w:cstheme="minorHAnsi"/>
                <w:b/>
                <w:sz w:val="18"/>
                <w:szCs w:val="20"/>
              </w:rPr>
              <w:tab/>
              <w:t xml:space="preserve">        </w:t>
            </w:r>
            <w:r w:rsidRPr="00EB35CD">
              <w:rPr>
                <w:rFonts w:asciiTheme="minorHAnsi" w:hAnsiTheme="minorHAnsi" w:cstheme="minorHAnsi"/>
                <w:b/>
                <w:sz w:val="18"/>
                <w:szCs w:val="20"/>
              </w:rPr>
              <w:tab/>
              <w:t xml:space="preserve">                </w:t>
            </w:r>
            <w:r w:rsidR="00182C57" w:rsidRPr="00182C57">
              <w:rPr>
                <w:rFonts w:asciiTheme="minorHAnsi" w:hAnsiTheme="minorHAnsi" w:cstheme="minorHAnsi"/>
                <w:b/>
                <w:i/>
                <w:iCs/>
                <w:color w:val="4472C4" w:themeColor="accent5"/>
                <w:sz w:val="18"/>
                <w:szCs w:val="20"/>
              </w:rPr>
              <w:t>&lt;printing date&gt;</w:t>
            </w:r>
          </w:p>
        </w:tc>
      </w:tr>
    </w:tbl>
    <w:p w14:paraId="0E37331F" w14:textId="77777777" w:rsidR="00FB0DD7" w:rsidRDefault="00FB0DD7" w:rsidP="00FB0DD7">
      <w:pPr>
        <w:spacing w:line="20" w:lineRule="exact"/>
        <w:rPr>
          <w:sz w:val="20"/>
          <w:szCs w:val="20"/>
        </w:rPr>
      </w:pPr>
      <w:bookmarkStart w:id="3" w:name="page8"/>
      <w:bookmarkEnd w:id="3"/>
    </w:p>
    <w:p w14:paraId="76B0EF78" w14:textId="77777777" w:rsidR="00FB0DD7" w:rsidRDefault="00FB0DD7" w:rsidP="00FB0DD7">
      <w:pPr>
        <w:spacing w:line="20" w:lineRule="exact"/>
        <w:rPr>
          <w:sz w:val="20"/>
          <w:szCs w:val="20"/>
        </w:rPr>
      </w:pPr>
    </w:p>
    <w:p w14:paraId="7CDFCC2C" w14:textId="77777777" w:rsidR="00FB0DD7" w:rsidRDefault="00FB0DD7" w:rsidP="00FB0DD7">
      <w:pPr>
        <w:spacing w:line="20" w:lineRule="exact"/>
        <w:rPr>
          <w:sz w:val="20"/>
          <w:szCs w:val="20"/>
        </w:rPr>
      </w:pPr>
    </w:p>
    <w:p w14:paraId="30A89E4F" w14:textId="77777777" w:rsidR="00FB0DD7" w:rsidRDefault="00FB0DD7" w:rsidP="00FB0DD7">
      <w:pPr>
        <w:spacing w:line="20" w:lineRule="exact"/>
        <w:rPr>
          <w:sz w:val="20"/>
          <w:szCs w:val="20"/>
        </w:rPr>
      </w:pPr>
    </w:p>
    <w:p w14:paraId="4FCE0CF2" w14:textId="77777777" w:rsidR="00FB0DD7" w:rsidRDefault="00FB0DD7" w:rsidP="00FB0DD7">
      <w:pPr>
        <w:spacing w:line="20" w:lineRule="exact"/>
        <w:rPr>
          <w:sz w:val="20"/>
          <w:szCs w:val="20"/>
        </w:rPr>
      </w:pPr>
    </w:p>
    <w:p w14:paraId="2ED38E5C" w14:textId="77777777" w:rsidR="00FB0DD7" w:rsidRDefault="00FB0DD7" w:rsidP="00FB0DD7">
      <w:pPr>
        <w:spacing w:line="20" w:lineRule="exact"/>
        <w:rPr>
          <w:sz w:val="20"/>
          <w:szCs w:val="20"/>
        </w:rPr>
      </w:pPr>
    </w:p>
    <w:p w14:paraId="05092F39" w14:textId="77777777" w:rsidR="00FB0DD7" w:rsidRDefault="00FB0DD7" w:rsidP="00FB0DD7">
      <w:pPr>
        <w:spacing w:line="20" w:lineRule="exact"/>
        <w:rPr>
          <w:sz w:val="20"/>
          <w:szCs w:val="20"/>
        </w:rPr>
      </w:pPr>
    </w:p>
    <w:p w14:paraId="4C656257" w14:textId="77777777" w:rsidR="00FB0DD7" w:rsidRDefault="00FB0DD7" w:rsidP="00FB0DD7">
      <w:pPr>
        <w:spacing w:line="20" w:lineRule="exact"/>
        <w:rPr>
          <w:sz w:val="20"/>
          <w:szCs w:val="20"/>
        </w:rPr>
      </w:pPr>
    </w:p>
    <w:p w14:paraId="687A8C21" w14:textId="77777777" w:rsidR="00FB0DD7" w:rsidRDefault="00FB0DD7" w:rsidP="00FB0DD7">
      <w:pPr>
        <w:spacing w:line="20" w:lineRule="exact"/>
        <w:rPr>
          <w:sz w:val="20"/>
          <w:szCs w:val="20"/>
        </w:rPr>
      </w:pPr>
    </w:p>
    <w:p w14:paraId="405EB6BD" w14:textId="77777777" w:rsidR="00FB0DD7" w:rsidRDefault="00FB0DD7" w:rsidP="00FB0DD7">
      <w:pPr>
        <w:spacing w:line="20" w:lineRule="exact"/>
        <w:rPr>
          <w:sz w:val="20"/>
          <w:szCs w:val="20"/>
        </w:rPr>
      </w:pPr>
    </w:p>
    <w:p w14:paraId="0C9547F5" w14:textId="77777777" w:rsidR="00FB0DD7" w:rsidRDefault="00FB0DD7" w:rsidP="00FB0DD7">
      <w:pPr>
        <w:spacing w:line="20" w:lineRule="exact"/>
        <w:rPr>
          <w:sz w:val="20"/>
          <w:szCs w:val="20"/>
        </w:rPr>
      </w:pPr>
    </w:p>
    <w:p w14:paraId="55F62691" w14:textId="77777777" w:rsidR="00FB0DD7" w:rsidRDefault="00FB0DD7" w:rsidP="00FB0DD7">
      <w:pPr>
        <w:spacing w:line="20" w:lineRule="exact"/>
        <w:rPr>
          <w:sz w:val="20"/>
          <w:szCs w:val="20"/>
        </w:rPr>
      </w:pPr>
    </w:p>
    <w:p w14:paraId="5F327B17" w14:textId="77777777" w:rsidR="00FB0DD7" w:rsidRDefault="00FB0DD7" w:rsidP="00FB0DD7">
      <w:pPr>
        <w:spacing w:line="20" w:lineRule="exact"/>
        <w:rPr>
          <w:sz w:val="20"/>
          <w:szCs w:val="20"/>
        </w:rPr>
      </w:pPr>
    </w:p>
    <w:sectPr w:rsidR="00FB0DD7" w:rsidSect="00BB4295">
      <w:headerReference w:type="even" r:id="rId16"/>
      <w:headerReference w:type="default" r:id="rId17"/>
      <w:footerReference w:type="even" r:id="rId18"/>
      <w:footerReference w:type="default" r:id="rId19"/>
      <w:headerReference w:type="first" r:id="rId20"/>
      <w:footerReference w:type="first" r:id="rId21"/>
      <w:pgSz w:w="11900" w:h="16832"/>
      <w:pgMar w:top="568" w:right="1044" w:bottom="396" w:left="1300" w:header="0" w:footer="1440" w:gutter="0"/>
      <w:cols w:space="720" w:equalWidth="0">
        <w:col w:w="9560"/>
      </w:cols>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sita P L Tobing" w:date="2022-05-27T17:56:00Z" w:initials="RPLT">
    <w:p w14:paraId="2756C998" w14:textId="09655011" w:rsidR="00632BAC" w:rsidRPr="00632BAC" w:rsidRDefault="00632BAC">
      <w:pPr>
        <w:pStyle w:val="CommentText"/>
        <w:rPr>
          <w:i/>
          <w:iCs/>
          <w:color w:val="44546A" w:themeColor="text2"/>
        </w:rPr>
      </w:pPr>
      <w:r>
        <w:rPr>
          <w:rStyle w:val="CommentReference"/>
        </w:rPr>
        <w:annotationRef/>
      </w:r>
      <w:r w:rsidRPr="00632BAC">
        <w:rPr>
          <w:i/>
          <w:iCs/>
          <w:color w:val="44546A" w:themeColor="text2"/>
        </w:rPr>
        <w:t>If SIO show Masa Tunggu, If FU Null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56C9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3B8F61" w16cex:dateUtc="2022-05-27T1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56C998" w16cid:durableId="263B8F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1252C" w14:textId="77777777" w:rsidR="005F4995" w:rsidRDefault="005F4995" w:rsidP="004C67CA">
      <w:r>
        <w:separator/>
      </w:r>
    </w:p>
  </w:endnote>
  <w:endnote w:type="continuationSeparator" w:id="0">
    <w:p w14:paraId="33FBC24F" w14:textId="77777777" w:rsidR="005F4995" w:rsidRDefault="005F4995" w:rsidP="004C6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379BB" w14:textId="77777777" w:rsidR="00C123A9" w:rsidRDefault="00C123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A3C9" w14:textId="49BCAEFE" w:rsidR="00941706" w:rsidRPr="00F4745D" w:rsidRDefault="00BB4295" w:rsidP="00BB4295">
    <w:pPr>
      <w:pStyle w:val="Footer"/>
      <w:ind w:left="-540"/>
      <w:rPr>
        <w:rFonts w:asciiTheme="minorHAnsi" w:hAnsiTheme="minorHAnsi" w:cstheme="minorHAnsi"/>
        <w:sz w:val="20"/>
        <w:szCs w:val="20"/>
      </w:rPr>
    </w:pPr>
    <w:ins w:id="5" w:author="Indria Mukti Efayanti" w:date="2024-11-19T13:31:00Z" w16du:dateUtc="2024-11-19T06:31:00Z">
      <w:r>
        <w:rPr>
          <w:noProof/>
        </w:rPr>
        <w:drawing>
          <wp:anchor distT="0" distB="0" distL="114300" distR="114300" simplePos="0" relativeHeight="251659264" behindDoc="1" locked="0" layoutInCell="1" allowOverlap="1" wp14:anchorId="6692249B" wp14:editId="61E98CF5">
            <wp:simplePos x="0" y="0"/>
            <wp:positionH relativeFrom="page">
              <wp:posOffset>-176668</wp:posOffset>
            </wp:positionH>
            <wp:positionV relativeFrom="paragraph">
              <wp:posOffset>86829</wp:posOffset>
            </wp:positionV>
            <wp:extent cx="7783492" cy="1012197"/>
            <wp:effectExtent l="0" t="0" r="8255" b="0"/>
            <wp:wrapNone/>
            <wp:docPr id="764920574" name="Picture 76492057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20574" name="Picture 764920574" descr="A white background with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83492" cy="1012197"/>
                    </a:xfrm>
                    <a:prstGeom prst="rect">
                      <a:avLst/>
                    </a:prstGeom>
                    <a:noFill/>
                    <a:ln>
                      <a:noFill/>
                    </a:ln>
                  </pic:spPr>
                </pic:pic>
              </a:graphicData>
            </a:graphic>
            <wp14:sizeRelH relativeFrom="margin">
              <wp14:pctWidth>0</wp14:pctWidth>
            </wp14:sizeRelH>
            <wp14:sizeRelV relativeFrom="margin">
              <wp14:pctHeight>0</wp14:pctHeight>
            </wp14:sizeRelV>
          </wp:anchor>
        </w:drawing>
      </w:r>
    </w:ins>
    <w:r w:rsidR="00941706">
      <w:rPr>
        <w:rFonts w:asciiTheme="minorHAnsi" w:hAnsiTheme="minorHAnsi" w:cstheme="minorHAnsi"/>
        <w:sz w:val="20"/>
        <w:szCs w:val="20"/>
      </w:rPr>
      <w:t xml:space="preserve">RIPLAY </w:t>
    </w:r>
    <w:r w:rsidR="00941706">
      <w:rPr>
        <w:rFonts w:asciiTheme="minorHAnsi" w:hAnsiTheme="minorHAnsi" w:cstheme="minorHAnsi"/>
        <w:b/>
        <w:sz w:val="20"/>
        <w:szCs w:val="20"/>
      </w:rPr>
      <w:t xml:space="preserve">Mega Asuransi Maksima </w:t>
    </w:r>
    <w:r w:rsidR="00941706" w:rsidRPr="00EB35CD">
      <w:rPr>
        <w:rFonts w:asciiTheme="minorHAnsi" w:hAnsiTheme="minorHAnsi" w:cstheme="minorHAnsi"/>
        <w:b/>
        <w:sz w:val="20"/>
        <w:szCs w:val="20"/>
      </w:rPr>
      <w:t>Edukasi</w:t>
    </w:r>
    <w:r w:rsidR="00941706" w:rsidRPr="00EB35CD">
      <w:rPr>
        <w:rFonts w:asciiTheme="minorHAnsi" w:hAnsiTheme="minorHAnsi" w:cstheme="minorHAnsi"/>
        <w:sz w:val="20"/>
        <w:szCs w:val="20"/>
      </w:rPr>
      <w:t>/</w:t>
    </w:r>
    <w:r w:rsidR="006E27E0" w:rsidRPr="00C123A9">
      <w:rPr>
        <w:rFonts w:asciiTheme="minorHAnsi" w:hAnsiTheme="minorHAnsi" w:cstheme="minorHAnsi"/>
        <w:sz w:val="20"/>
        <w:szCs w:val="20"/>
        <w:highlight w:val="yellow"/>
      </w:rPr>
      <w:t>Nov</w:t>
    </w:r>
    <w:r w:rsidR="00941706" w:rsidRPr="00C123A9">
      <w:rPr>
        <w:rFonts w:asciiTheme="minorHAnsi" w:hAnsiTheme="minorHAnsi" w:cstheme="minorHAnsi"/>
        <w:sz w:val="20"/>
        <w:szCs w:val="20"/>
        <w:highlight w:val="yellow"/>
      </w:rPr>
      <w:t>202</w:t>
    </w:r>
    <w:r w:rsidR="006E27E0" w:rsidRPr="00C123A9">
      <w:rPr>
        <w:rFonts w:asciiTheme="minorHAnsi" w:hAnsiTheme="minorHAnsi" w:cstheme="minorHAnsi"/>
        <w:sz w:val="20"/>
        <w:szCs w:val="20"/>
        <w:highlight w:val="yellow"/>
      </w:rPr>
      <w:t>4</w:t>
    </w:r>
    <w:r w:rsidR="00941706">
      <w:rPr>
        <w:rFonts w:asciiTheme="minorHAnsi" w:hAnsiTheme="minorHAnsi" w:cstheme="minorHAnsi"/>
        <w:sz w:val="20"/>
        <w:szCs w:val="20"/>
      </w:rPr>
      <w:tab/>
    </w:r>
    <w:r w:rsidR="00941706">
      <w:rPr>
        <w:rFonts w:asciiTheme="minorHAnsi" w:hAnsiTheme="minorHAnsi" w:cstheme="minorHAnsi"/>
        <w:sz w:val="20"/>
        <w:szCs w:val="20"/>
      </w:rPr>
      <w:tab/>
    </w:r>
    <w:r w:rsidR="00941706" w:rsidRPr="00396A0A">
      <w:rPr>
        <w:rFonts w:asciiTheme="minorHAnsi" w:hAnsiTheme="minorHAnsi" w:cstheme="minorHAnsi"/>
        <w:b/>
        <w:sz w:val="20"/>
        <w:szCs w:val="20"/>
      </w:rPr>
      <w:t>Hal</w:t>
    </w:r>
    <w:r w:rsidR="00941706" w:rsidRPr="00396A0A">
      <w:rPr>
        <w:rFonts w:asciiTheme="minorHAnsi" w:hAnsiTheme="minorHAnsi" w:cstheme="minorHAnsi"/>
        <w:b/>
        <w:sz w:val="20"/>
        <w:szCs w:val="20"/>
        <w:lang w:val="id-ID"/>
      </w:rPr>
      <w:t>:</w:t>
    </w:r>
    <w:r w:rsidR="00941706" w:rsidRPr="00396A0A">
      <w:rPr>
        <w:rFonts w:asciiTheme="minorHAnsi" w:hAnsiTheme="minorHAnsi" w:cstheme="minorHAnsi"/>
        <w:b/>
        <w:sz w:val="20"/>
        <w:szCs w:val="20"/>
      </w:rPr>
      <w:t xml:space="preserve"> </w:t>
    </w:r>
    <w:r w:rsidR="00941706" w:rsidRPr="00396A0A">
      <w:rPr>
        <w:rFonts w:asciiTheme="minorHAnsi" w:hAnsiTheme="minorHAnsi" w:cstheme="minorHAnsi"/>
        <w:sz w:val="20"/>
        <w:szCs w:val="20"/>
      </w:rPr>
      <w:fldChar w:fldCharType="begin"/>
    </w:r>
    <w:r w:rsidR="00941706" w:rsidRPr="00396A0A">
      <w:rPr>
        <w:rFonts w:asciiTheme="minorHAnsi" w:hAnsiTheme="minorHAnsi" w:cstheme="minorHAnsi"/>
        <w:b/>
        <w:color w:val="323E4F"/>
        <w:sz w:val="20"/>
        <w:szCs w:val="20"/>
      </w:rPr>
      <w:instrText xml:space="preserve"> PAGE   \* MERGEFORMAT </w:instrText>
    </w:r>
    <w:r w:rsidR="00941706" w:rsidRPr="00396A0A">
      <w:rPr>
        <w:rFonts w:asciiTheme="minorHAnsi" w:hAnsiTheme="minorHAnsi" w:cstheme="minorHAnsi"/>
        <w:sz w:val="20"/>
        <w:szCs w:val="20"/>
      </w:rPr>
      <w:fldChar w:fldCharType="separate"/>
    </w:r>
    <w:r w:rsidR="000865C9">
      <w:rPr>
        <w:rFonts w:asciiTheme="minorHAnsi" w:hAnsiTheme="minorHAnsi" w:cstheme="minorHAnsi"/>
        <w:b/>
        <w:noProof/>
        <w:color w:val="323E4F"/>
        <w:sz w:val="20"/>
        <w:szCs w:val="20"/>
      </w:rPr>
      <w:t>1</w:t>
    </w:r>
    <w:r w:rsidR="00941706" w:rsidRPr="00396A0A">
      <w:rPr>
        <w:rFonts w:asciiTheme="minorHAnsi" w:hAnsiTheme="minorHAnsi" w:cstheme="minorHAnsi"/>
        <w:sz w:val="20"/>
        <w:szCs w:val="20"/>
      </w:rPr>
      <w:fldChar w:fldCharType="end"/>
    </w:r>
    <w:r w:rsidR="00941706" w:rsidRPr="00396A0A">
      <w:rPr>
        <w:rFonts w:asciiTheme="minorHAnsi" w:hAnsiTheme="minorHAnsi" w:cstheme="minorHAnsi"/>
        <w:b/>
        <w:color w:val="323E4F"/>
        <w:sz w:val="20"/>
        <w:szCs w:val="20"/>
      </w:rPr>
      <w:t xml:space="preserve"> | </w:t>
    </w:r>
    <w:r w:rsidR="00941706" w:rsidRPr="00396A0A">
      <w:rPr>
        <w:rFonts w:asciiTheme="minorHAnsi" w:hAnsiTheme="minorHAnsi" w:cstheme="minorHAnsi"/>
        <w:sz w:val="20"/>
        <w:szCs w:val="20"/>
      </w:rPr>
      <w:fldChar w:fldCharType="begin"/>
    </w:r>
    <w:r w:rsidR="00941706" w:rsidRPr="00396A0A">
      <w:rPr>
        <w:rFonts w:asciiTheme="minorHAnsi" w:hAnsiTheme="minorHAnsi" w:cstheme="minorHAnsi"/>
        <w:b/>
        <w:color w:val="323E4F"/>
        <w:sz w:val="20"/>
        <w:szCs w:val="20"/>
      </w:rPr>
      <w:instrText xml:space="preserve"> NUMPAGES  \* Arabic  \* MERGEFORMAT </w:instrText>
    </w:r>
    <w:r w:rsidR="00941706" w:rsidRPr="00396A0A">
      <w:rPr>
        <w:rFonts w:asciiTheme="minorHAnsi" w:hAnsiTheme="minorHAnsi" w:cstheme="minorHAnsi"/>
        <w:sz w:val="20"/>
        <w:szCs w:val="20"/>
      </w:rPr>
      <w:fldChar w:fldCharType="separate"/>
    </w:r>
    <w:r w:rsidR="000865C9">
      <w:rPr>
        <w:rFonts w:asciiTheme="minorHAnsi" w:hAnsiTheme="minorHAnsi" w:cstheme="minorHAnsi"/>
        <w:b/>
        <w:noProof/>
        <w:color w:val="323E4F"/>
        <w:sz w:val="20"/>
        <w:szCs w:val="20"/>
      </w:rPr>
      <w:t>1</w:t>
    </w:r>
    <w:r w:rsidR="00941706" w:rsidRPr="00396A0A">
      <w:rPr>
        <w:rFonts w:asciiTheme="minorHAnsi" w:hAnsiTheme="minorHAnsi" w:cstheme="minorHAnsi"/>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6F4E" w14:textId="77777777" w:rsidR="00C123A9" w:rsidRDefault="00C12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96FD5" w14:textId="77777777" w:rsidR="005F4995" w:rsidRDefault="005F4995" w:rsidP="004C67CA">
      <w:r>
        <w:separator/>
      </w:r>
    </w:p>
  </w:footnote>
  <w:footnote w:type="continuationSeparator" w:id="0">
    <w:p w14:paraId="51A4F525" w14:textId="77777777" w:rsidR="005F4995" w:rsidRDefault="005F4995" w:rsidP="004C6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1859" w14:textId="77777777" w:rsidR="00C123A9" w:rsidRDefault="00C123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7D65" w14:textId="5914E09F" w:rsidR="00941706" w:rsidRPr="00EF30E1" w:rsidRDefault="00941706" w:rsidP="00987F25">
    <w:pPr>
      <w:pStyle w:val="Title"/>
      <w:tabs>
        <w:tab w:val="left" w:pos="2552"/>
      </w:tabs>
      <w:ind w:left="-851" w:right="340"/>
      <w:contextualSpacing w:val="0"/>
    </w:pPr>
    <w:r w:rsidRPr="00987F25">
      <w:rPr>
        <w:rFonts w:asciiTheme="minorHAnsi" w:eastAsia="Calibri" w:hAnsiTheme="minorHAnsi" w:cstheme="minorHAnsi"/>
        <w:b/>
        <w:color w:val="F2F2F2" w:themeColor="background1" w:themeShade="F2"/>
        <w:sz w:val="22"/>
        <w:szCs w:val="24"/>
      </w:rPr>
      <w:t>.</w:t>
    </w:r>
    <w:r w:rsidRPr="00987F25">
      <w:rPr>
        <w:rFonts w:asciiTheme="minorHAnsi" w:eastAsia="Calibri" w:hAnsiTheme="minorHAnsi" w:cstheme="minorHAnsi"/>
        <w:b/>
        <w:color w:val="FFFFFF" w:themeColor="background1"/>
        <w:sz w:val="18"/>
        <w:szCs w:val="24"/>
      </w:rPr>
      <w:t xml:space="preserve"> </w:t>
    </w:r>
    <w:r w:rsidRPr="00987F25">
      <w:rPr>
        <w:rFonts w:asciiTheme="minorHAnsi" w:eastAsia="Calibri" w:hAnsiTheme="minorHAnsi" w:cstheme="minorHAnsi"/>
        <w:b/>
        <w:color w:val="FFFFFF" w:themeColor="background1"/>
        <w:sz w:val="28"/>
        <w:szCs w:val="24"/>
      </w:rPr>
      <w:t xml:space="preserve">  </w:t>
    </w:r>
    <w:r>
      <w:rPr>
        <w:rFonts w:asciiTheme="minorHAnsi" w:eastAsia="Calibri" w:hAnsiTheme="minorHAnsi" w:cstheme="minorHAnsi"/>
        <w:b/>
        <w:sz w:val="28"/>
        <w:szCs w:val="24"/>
      </w:rPr>
      <w:t xml:space="preserve">                                                                                                                                                                   </w:t>
    </w:r>
    <w:r>
      <w:rPr>
        <w:noProof/>
      </w:rPr>
      <w:drawing>
        <wp:anchor distT="0" distB="0" distL="114300" distR="114300" simplePos="0" relativeHeight="251657216" behindDoc="1" locked="0" layoutInCell="1" allowOverlap="1" wp14:anchorId="7185C35C" wp14:editId="66A1C902">
          <wp:simplePos x="0" y="0"/>
          <wp:positionH relativeFrom="column">
            <wp:posOffset>-998855</wp:posOffset>
          </wp:positionH>
          <wp:positionV relativeFrom="paragraph">
            <wp:posOffset>-3810</wp:posOffset>
          </wp:positionV>
          <wp:extent cx="7782560" cy="986790"/>
          <wp:effectExtent l="0" t="0" r="8890" b="3810"/>
          <wp:wrapNone/>
          <wp:docPr id="7" name="Picture 7"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2560" cy="9867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HAnsi" w:eastAsia="Calibri" w:hAnsiTheme="minorHAnsi" w:cstheme="minorHAnsi"/>
        <w:b/>
        <w:sz w:val="28"/>
        <w:szCs w:val="24"/>
      </w:rPr>
      <w:t>R</w:t>
    </w:r>
    <w:r w:rsidRPr="004C67CA">
      <w:rPr>
        <w:rFonts w:asciiTheme="minorHAnsi" w:eastAsia="Calibri" w:hAnsiTheme="minorHAnsi" w:cstheme="minorHAnsi"/>
        <w:b/>
        <w:sz w:val="28"/>
        <w:szCs w:val="24"/>
      </w:rPr>
      <w:t xml:space="preserve">INGKASAN INFORMASI PRODUK DAN LAYANAN </w:t>
    </w:r>
    <w:r>
      <w:rPr>
        <w:rFonts w:asciiTheme="minorHAnsi" w:eastAsia="Calibri" w:hAnsiTheme="minorHAnsi" w:cstheme="minorHAnsi"/>
        <w:b/>
        <w:sz w:val="28"/>
        <w:szCs w:val="24"/>
      </w:rPr>
      <w:t>(RIPLAY)</w:t>
    </w:r>
  </w:p>
  <w:p w14:paraId="51E289A5" w14:textId="54CE60CE" w:rsidR="00941706" w:rsidRPr="004C67CA" w:rsidRDefault="00941706" w:rsidP="001F69F6">
    <w:pPr>
      <w:pStyle w:val="Title"/>
      <w:tabs>
        <w:tab w:val="center" w:pos="4182"/>
      </w:tabs>
      <w:ind w:left="-851" w:right="340"/>
      <w:rPr>
        <w:rFonts w:asciiTheme="minorHAnsi" w:eastAsia="Calibri" w:hAnsiTheme="minorHAnsi" w:cstheme="minorHAnsi"/>
        <w:b/>
        <w:sz w:val="28"/>
        <w:szCs w:val="24"/>
      </w:rPr>
    </w:pPr>
    <w:r w:rsidRPr="001F69F6">
      <w:rPr>
        <w:rFonts w:asciiTheme="minorHAnsi" w:eastAsia="Calibri" w:hAnsiTheme="minorHAnsi" w:cstheme="minorHAnsi"/>
        <w:b/>
        <w:sz w:val="28"/>
        <w:szCs w:val="24"/>
      </w:rPr>
      <w:t>ASURANSI</w:t>
    </w:r>
    <w:r>
      <w:rPr>
        <w:rFonts w:asciiTheme="minorHAnsi" w:eastAsia="Calibri" w:hAnsiTheme="minorHAnsi" w:cstheme="minorHAnsi"/>
        <w:b/>
        <w:sz w:val="28"/>
        <w:szCs w:val="24"/>
      </w:rPr>
      <w:t xml:space="preserve"> </w:t>
    </w:r>
    <w:r w:rsidR="00CA0EDD">
      <w:rPr>
        <w:rFonts w:asciiTheme="minorHAnsi" w:eastAsia="Calibri" w:hAnsiTheme="minorHAnsi" w:cstheme="minorHAnsi"/>
        <w:b/>
        <w:sz w:val="28"/>
        <w:szCs w:val="24"/>
      </w:rPr>
      <w:t xml:space="preserve">JIWA </w:t>
    </w:r>
    <w:r>
      <w:rPr>
        <w:rFonts w:asciiTheme="minorHAnsi" w:eastAsia="Calibri" w:hAnsiTheme="minorHAnsi" w:cstheme="minorHAnsi"/>
        <w:b/>
        <w:sz w:val="28"/>
        <w:szCs w:val="24"/>
      </w:rPr>
      <w:t xml:space="preserve">DWIGUNA </w:t>
    </w:r>
    <w:r>
      <w:rPr>
        <w:rFonts w:asciiTheme="minorHAnsi" w:eastAsia="Calibri" w:hAnsiTheme="minorHAnsi" w:cstheme="minorHAnsi"/>
        <w:b/>
        <w:sz w:val="28"/>
        <w:szCs w:val="24"/>
      </w:rPr>
      <w:tab/>
    </w:r>
  </w:p>
  <w:p w14:paraId="3AF2C74F" w14:textId="72F6B952" w:rsidR="00941706" w:rsidRPr="00987F25" w:rsidRDefault="00941706" w:rsidP="00987F25">
    <w:pPr>
      <w:pStyle w:val="Header"/>
      <w:spacing w:line="276" w:lineRule="auto"/>
      <w:ind w:left="-851"/>
    </w:pPr>
    <w:r w:rsidRPr="004C67CA">
      <w:rPr>
        <w:rFonts w:ascii="Calibri" w:eastAsia="Calibri" w:hAnsi="Calibri" w:cs="Calibri"/>
        <w:b/>
        <w:bCs/>
        <w:sz w:val="28"/>
        <w:szCs w:val="24"/>
      </w:rPr>
      <w:t xml:space="preserve">MEGA </w:t>
    </w:r>
    <w:bookmarkStart w:id="4" w:name="page1"/>
    <w:bookmarkEnd w:id="4"/>
    <w:r>
      <w:rPr>
        <w:rFonts w:ascii="Calibri" w:eastAsia="Calibri" w:hAnsi="Calibri" w:cs="Calibri"/>
        <w:b/>
        <w:bCs/>
        <w:sz w:val="28"/>
        <w:szCs w:val="24"/>
      </w:rPr>
      <w:t>ASURANSI MAKSIMA EDUKASI</w:t>
    </w:r>
  </w:p>
  <w:p w14:paraId="0ED4F240" w14:textId="77777777" w:rsidR="00941706" w:rsidRDefault="009417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619F8" w14:textId="77777777" w:rsidR="00C123A9" w:rsidRDefault="00C123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7E7"/>
    <w:multiLevelType w:val="hybridMultilevel"/>
    <w:tmpl w:val="F7BC86C4"/>
    <w:lvl w:ilvl="0" w:tplc="37F4F1E0">
      <w:start w:val="1"/>
      <w:numFmt w:val="lowerLetter"/>
      <w:lvlText w:val="%1."/>
      <w:lvlJc w:val="left"/>
      <w:pPr>
        <w:ind w:left="1037" w:hanging="360"/>
      </w:pPr>
      <w:rPr>
        <w:rFonts w:hint="default"/>
        <w:b/>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 w15:restartNumberingAfterBreak="0">
    <w:nsid w:val="02483849"/>
    <w:multiLevelType w:val="hybridMultilevel"/>
    <w:tmpl w:val="1E867474"/>
    <w:lvl w:ilvl="0" w:tplc="3E3A8B06">
      <w:start w:val="1"/>
      <w:numFmt w:val="lowerLetter"/>
      <w:lvlText w:val="%1."/>
      <w:lvlJc w:val="righ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2B61D03"/>
    <w:multiLevelType w:val="hybridMultilevel"/>
    <w:tmpl w:val="5A4C9494"/>
    <w:lvl w:ilvl="0" w:tplc="7BE2065C">
      <w:start w:val="1"/>
      <w:numFmt w:val="lowerLetter"/>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3" w15:restartNumberingAfterBreak="0">
    <w:nsid w:val="043641CA"/>
    <w:multiLevelType w:val="hybridMultilevel"/>
    <w:tmpl w:val="50124DD8"/>
    <w:lvl w:ilvl="0" w:tplc="81C60A7E">
      <w:start w:val="1"/>
      <w:numFmt w:val="lowerLetter"/>
      <w:lvlText w:val="%1."/>
      <w:lvlJc w:val="left"/>
      <w:pPr>
        <w:ind w:left="6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6566B7"/>
    <w:multiLevelType w:val="hybridMultilevel"/>
    <w:tmpl w:val="7DE2B1F4"/>
    <w:lvl w:ilvl="0" w:tplc="04090019">
      <w:start w:val="1"/>
      <w:numFmt w:val="lowerLetter"/>
      <w:lvlText w:val="%1."/>
      <w:lvlJc w:val="left"/>
      <w:pPr>
        <w:ind w:left="1038" w:hanging="360"/>
      </w:p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5" w15:restartNumberingAfterBreak="0">
    <w:nsid w:val="08861B87"/>
    <w:multiLevelType w:val="hybridMultilevel"/>
    <w:tmpl w:val="68E2161C"/>
    <w:lvl w:ilvl="0" w:tplc="F0DCB0C6">
      <w:start w:val="1"/>
      <w:numFmt w:val="lowerRoman"/>
      <w:lvlText w:val="%1."/>
      <w:lvlJc w:val="left"/>
      <w:pPr>
        <w:ind w:left="1383" w:hanging="360"/>
      </w:pPr>
      <w:rPr>
        <w:rFonts w:hint="default"/>
      </w:rPr>
    </w:lvl>
    <w:lvl w:ilvl="1" w:tplc="04090019" w:tentative="1">
      <w:start w:val="1"/>
      <w:numFmt w:val="lowerLetter"/>
      <w:lvlText w:val="%2."/>
      <w:lvlJc w:val="left"/>
      <w:pPr>
        <w:ind w:left="2103" w:hanging="360"/>
      </w:pPr>
    </w:lvl>
    <w:lvl w:ilvl="2" w:tplc="0409001B" w:tentative="1">
      <w:start w:val="1"/>
      <w:numFmt w:val="lowerRoman"/>
      <w:lvlText w:val="%3."/>
      <w:lvlJc w:val="right"/>
      <w:pPr>
        <w:ind w:left="2823" w:hanging="180"/>
      </w:pPr>
    </w:lvl>
    <w:lvl w:ilvl="3" w:tplc="0409000F" w:tentative="1">
      <w:start w:val="1"/>
      <w:numFmt w:val="decimal"/>
      <w:lvlText w:val="%4."/>
      <w:lvlJc w:val="left"/>
      <w:pPr>
        <w:ind w:left="3543" w:hanging="360"/>
      </w:pPr>
    </w:lvl>
    <w:lvl w:ilvl="4" w:tplc="04090019" w:tentative="1">
      <w:start w:val="1"/>
      <w:numFmt w:val="lowerLetter"/>
      <w:lvlText w:val="%5."/>
      <w:lvlJc w:val="left"/>
      <w:pPr>
        <w:ind w:left="4263" w:hanging="360"/>
      </w:pPr>
    </w:lvl>
    <w:lvl w:ilvl="5" w:tplc="0409001B" w:tentative="1">
      <w:start w:val="1"/>
      <w:numFmt w:val="lowerRoman"/>
      <w:lvlText w:val="%6."/>
      <w:lvlJc w:val="right"/>
      <w:pPr>
        <w:ind w:left="4983" w:hanging="180"/>
      </w:pPr>
    </w:lvl>
    <w:lvl w:ilvl="6" w:tplc="0409000F" w:tentative="1">
      <w:start w:val="1"/>
      <w:numFmt w:val="decimal"/>
      <w:lvlText w:val="%7."/>
      <w:lvlJc w:val="left"/>
      <w:pPr>
        <w:ind w:left="5703" w:hanging="360"/>
      </w:pPr>
    </w:lvl>
    <w:lvl w:ilvl="7" w:tplc="04090019" w:tentative="1">
      <w:start w:val="1"/>
      <w:numFmt w:val="lowerLetter"/>
      <w:lvlText w:val="%8."/>
      <w:lvlJc w:val="left"/>
      <w:pPr>
        <w:ind w:left="6423" w:hanging="360"/>
      </w:pPr>
    </w:lvl>
    <w:lvl w:ilvl="8" w:tplc="0409001B" w:tentative="1">
      <w:start w:val="1"/>
      <w:numFmt w:val="lowerRoman"/>
      <w:lvlText w:val="%9."/>
      <w:lvlJc w:val="right"/>
      <w:pPr>
        <w:ind w:left="7143" w:hanging="180"/>
      </w:pPr>
    </w:lvl>
  </w:abstractNum>
  <w:abstractNum w:abstractNumId="6" w15:restartNumberingAfterBreak="0">
    <w:nsid w:val="0AC12D1E"/>
    <w:multiLevelType w:val="hybridMultilevel"/>
    <w:tmpl w:val="D32833E0"/>
    <w:lvl w:ilvl="0" w:tplc="3AF2AB3E">
      <w:start w:val="1"/>
      <w:numFmt w:val="lowerLetter"/>
      <w:lvlText w:val="%1."/>
      <w:lvlJc w:val="left"/>
      <w:pPr>
        <w:ind w:left="969" w:hanging="360"/>
      </w:p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7" w15:restartNumberingAfterBreak="0">
    <w:nsid w:val="0D8D0D88"/>
    <w:multiLevelType w:val="hybridMultilevel"/>
    <w:tmpl w:val="C39CBF24"/>
    <w:lvl w:ilvl="0" w:tplc="C1B4C27C">
      <w:start w:val="1"/>
      <w:numFmt w:val="lowerLetter"/>
      <w:lvlText w:val="%1."/>
      <w:lvlJc w:val="left"/>
      <w:pPr>
        <w:ind w:left="1018" w:hanging="360"/>
      </w:pPr>
      <w:rPr>
        <w:rFonts w:hint="default"/>
      </w:rPr>
    </w:lvl>
    <w:lvl w:ilvl="1" w:tplc="04090019" w:tentative="1">
      <w:start w:val="1"/>
      <w:numFmt w:val="lowerLetter"/>
      <w:lvlText w:val="%2."/>
      <w:lvlJc w:val="left"/>
      <w:pPr>
        <w:ind w:left="1738" w:hanging="360"/>
      </w:pPr>
    </w:lvl>
    <w:lvl w:ilvl="2" w:tplc="0409001B" w:tentative="1">
      <w:start w:val="1"/>
      <w:numFmt w:val="lowerRoman"/>
      <w:lvlText w:val="%3."/>
      <w:lvlJc w:val="right"/>
      <w:pPr>
        <w:ind w:left="2458" w:hanging="180"/>
      </w:pPr>
    </w:lvl>
    <w:lvl w:ilvl="3" w:tplc="0409000F" w:tentative="1">
      <w:start w:val="1"/>
      <w:numFmt w:val="decimal"/>
      <w:lvlText w:val="%4."/>
      <w:lvlJc w:val="left"/>
      <w:pPr>
        <w:ind w:left="3178" w:hanging="360"/>
      </w:pPr>
    </w:lvl>
    <w:lvl w:ilvl="4" w:tplc="04090019" w:tentative="1">
      <w:start w:val="1"/>
      <w:numFmt w:val="lowerLetter"/>
      <w:lvlText w:val="%5."/>
      <w:lvlJc w:val="left"/>
      <w:pPr>
        <w:ind w:left="3898" w:hanging="360"/>
      </w:pPr>
    </w:lvl>
    <w:lvl w:ilvl="5" w:tplc="0409001B" w:tentative="1">
      <w:start w:val="1"/>
      <w:numFmt w:val="lowerRoman"/>
      <w:lvlText w:val="%6."/>
      <w:lvlJc w:val="right"/>
      <w:pPr>
        <w:ind w:left="4618" w:hanging="180"/>
      </w:pPr>
    </w:lvl>
    <w:lvl w:ilvl="6" w:tplc="0409000F" w:tentative="1">
      <w:start w:val="1"/>
      <w:numFmt w:val="decimal"/>
      <w:lvlText w:val="%7."/>
      <w:lvlJc w:val="left"/>
      <w:pPr>
        <w:ind w:left="5338" w:hanging="360"/>
      </w:pPr>
    </w:lvl>
    <w:lvl w:ilvl="7" w:tplc="04090019" w:tentative="1">
      <w:start w:val="1"/>
      <w:numFmt w:val="lowerLetter"/>
      <w:lvlText w:val="%8."/>
      <w:lvlJc w:val="left"/>
      <w:pPr>
        <w:ind w:left="6058" w:hanging="360"/>
      </w:pPr>
    </w:lvl>
    <w:lvl w:ilvl="8" w:tplc="0409001B" w:tentative="1">
      <w:start w:val="1"/>
      <w:numFmt w:val="lowerRoman"/>
      <w:lvlText w:val="%9."/>
      <w:lvlJc w:val="right"/>
      <w:pPr>
        <w:ind w:left="6778" w:hanging="180"/>
      </w:pPr>
    </w:lvl>
  </w:abstractNum>
  <w:abstractNum w:abstractNumId="8" w15:restartNumberingAfterBreak="0">
    <w:nsid w:val="0E725CBD"/>
    <w:multiLevelType w:val="hybridMultilevel"/>
    <w:tmpl w:val="15801B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BC2268F"/>
    <w:multiLevelType w:val="hybridMultilevel"/>
    <w:tmpl w:val="4C6647F2"/>
    <w:lvl w:ilvl="0" w:tplc="621096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730D0A"/>
    <w:multiLevelType w:val="hybridMultilevel"/>
    <w:tmpl w:val="341A14B8"/>
    <w:lvl w:ilvl="0" w:tplc="8C5640FA">
      <w:start w:val="1"/>
      <w:numFmt w:val="lowerRoman"/>
      <w:lvlText w:val="%1."/>
      <w:lvlJc w:val="left"/>
      <w:pPr>
        <w:ind w:left="1383"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FB100C"/>
    <w:multiLevelType w:val="hybridMultilevel"/>
    <w:tmpl w:val="CF22C5F6"/>
    <w:lvl w:ilvl="0" w:tplc="89AC12A0">
      <w:start w:val="1"/>
      <w:numFmt w:val="lowerLetter"/>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12" w15:restartNumberingAfterBreak="0">
    <w:nsid w:val="1D686376"/>
    <w:multiLevelType w:val="hybridMultilevel"/>
    <w:tmpl w:val="01C4098C"/>
    <w:lvl w:ilvl="0" w:tplc="F0DCB0C6">
      <w:start w:val="1"/>
      <w:numFmt w:val="lowerRoman"/>
      <w:lvlText w:val="%1."/>
      <w:lvlJc w:val="left"/>
      <w:pPr>
        <w:ind w:left="1329" w:hanging="360"/>
      </w:pPr>
      <w:rPr>
        <w:rFonts w:hint="default"/>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13" w15:restartNumberingAfterBreak="0">
    <w:nsid w:val="1DB4274C"/>
    <w:multiLevelType w:val="hybridMultilevel"/>
    <w:tmpl w:val="540A62C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9B2B0C"/>
    <w:multiLevelType w:val="hybridMultilevel"/>
    <w:tmpl w:val="EFCADE8C"/>
    <w:lvl w:ilvl="0" w:tplc="890C06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9369B6"/>
    <w:multiLevelType w:val="hybridMultilevel"/>
    <w:tmpl w:val="187EF8F6"/>
    <w:lvl w:ilvl="0" w:tplc="F0DCB0C6">
      <w:start w:val="1"/>
      <w:numFmt w:val="lowerRoman"/>
      <w:lvlText w:val="%1."/>
      <w:lvlJc w:val="left"/>
      <w:pPr>
        <w:ind w:left="666"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16" w15:restartNumberingAfterBreak="0">
    <w:nsid w:val="21D5163B"/>
    <w:multiLevelType w:val="hybridMultilevel"/>
    <w:tmpl w:val="B2CA8696"/>
    <w:lvl w:ilvl="0" w:tplc="D5F6D186">
      <w:start w:val="1"/>
      <w:numFmt w:val="lowerLetter"/>
      <w:lvlText w:val="%1."/>
      <w:lvlJc w:val="left"/>
      <w:pPr>
        <w:ind w:left="1018" w:hanging="360"/>
      </w:pPr>
      <w:rPr>
        <w:rFonts w:hint="default"/>
      </w:rPr>
    </w:lvl>
    <w:lvl w:ilvl="1" w:tplc="04090019" w:tentative="1">
      <w:start w:val="1"/>
      <w:numFmt w:val="lowerLetter"/>
      <w:lvlText w:val="%2."/>
      <w:lvlJc w:val="left"/>
      <w:pPr>
        <w:ind w:left="1738" w:hanging="360"/>
      </w:pPr>
    </w:lvl>
    <w:lvl w:ilvl="2" w:tplc="0409001B" w:tentative="1">
      <w:start w:val="1"/>
      <w:numFmt w:val="lowerRoman"/>
      <w:lvlText w:val="%3."/>
      <w:lvlJc w:val="right"/>
      <w:pPr>
        <w:ind w:left="2458" w:hanging="180"/>
      </w:pPr>
    </w:lvl>
    <w:lvl w:ilvl="3" w:tplc="0409000F" w:tentative="1">
      <w:start w:val="1"/>
      <w:numFmt w:val="decimal"/>
      <w:lvlText w:val="%4."/>
      <w:lvlJc w:val="left"/>
      <w:pPr>
        <w:ind w:left="3178" w:hanging="360"/>
      </w:pPr>
    </w:lvl>
    <w:lvl w:ilvl="4" w:tplc="04090019" w:tentative="1">
      <w:start w:val="1"/>
      <w:numFmt w:val="lowerLetter"/>
      <w:lvlText w:val="%5."/>
      <w:lvlJc w:val="left"/>
      <w:pPr>
        <w:ind w:left="3898" w:hanging="360"/>
      </w:pPr>
    </w:lvl>
    <w:lvl w:ilvl="5" w:tplc="0409001B" w:tentative="1">
      <w:start w:val="1"/>
      <w:numFmt w:val="lowerRoman"/>
      <w:lvlText w:val="%6."/>
      <w:lvlJc w:val="right"/>
      <w:pPr>
        <w:ind w:left="4618" w:hanging="180"/>
      </w:pPr>
    </w:lvl>
    <w:lvl w:ilvl="6" w:tplc="0409000F" w:tentative="1">
      <w:start w:val="1"/>
      <w:numFmt w:val="decimal"/>
      <w:lvlText w:val="%7."/>
      <w:lvlJc w:val="left"/>
      <w:pPr>
        <w:ind w:left="5338" w:hanging="360"/>
      </w:pPr>
    </w:lvl>
    <w:lvl w:ilvl="7" w:tplc="04090019" w:tentative="1">
      <w:start w:val="1"/>
      <w:numFmt w:val="lowerLetter"/>
      <w:lvlText w:val="%8."/>
      <w:lvlJc w:val="left"/>
      <w:pPr>
        <w:ind w:left="6058" w:hanging="360"/>
      </w:pPr>
    </w:lvl>
    <w:lvl w:ilvl="8" w:tplc="0409001B" w:tentative="1">
      <w:start w:val="1"/>
      <w:numFmt w:val="lowerRoman"/>
      <w:lvlText w:val="%9."/>
      <w:lvlJc w:val="right"/>
      <w:pPr>
        <w:ind w:left="6778" w:hanging="180"/>
      </w:pPr>
    </w:lvl>
  </w:abstractNum>
  <w:abstractNum w:abstractNumId="17" w15:restartNumberingAfterBreak="0">
    <w:nsid w:val="230232C2"/>
    <w:multiLevelType w:val="hybridMultilevel"/>
    <w:tmpl w:val="D890A564"/>
    <w:lvl w:ilvl="0" w:tplc="25626C3C">
      <w:start w:val="1"/>
      <w:numFmt w:val="lowerLetter"/>
      <w:lvlText w:val="%1."/>
      <w:lvlJc w:val="left"/>
      <w:pPr>
        <w:ind w:left="969" w:hanging="360"/>
      </w:pPr>
      <w:rPr>
        <w:rFonts w:hint="default"/>
      </w:r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18" w15:restartNumberingAfterBreak="0">
    <w:nsid w:val="26135B84"/>
    <w:multiLevelType w:val="hybridMultilevel"/>
    <w:tmpl w:val="111CE646"/>
    <w:lvl w:ilvl="0" w:tplc="497A54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6733E05"/>
    <w:multiLevelType w:val="hybridMultilevel"/>
    <w:tmpl w:val="75E8BF38"/>
    <w:lvl w:ilvl="0" w:tplc="133A1C7E">
      <w:start w:val="1"/>
      <w:numFmt w:val="lowerRoman"/>
      <w:lvlText w:val="%1."/>
      <w:lvlJc w:val="left"/>
      <w:pPr>
        <w:ind w:left="1293" w:hanging="360"/>
      </w:pPr>
      <w:rPr>
        <w:rFonts w:hint="default"/>
      </w:rPr>
    </w:lvl>
    <w:lvl w:ilvl="1" w:tplc="04090019" w:tentative="1">
      <w:start w:val="1"/>
      <w:numFmt w:val="lowerLetter"/>
      <w:lvlText w:val="%2."/>
      <w:lvlJc w:val="left"/>
      <w:pPr>
        <w:ind w:left="2013" w:hanging="360"/>
      </w:pPr>
    </w:lvl>
    <w:lvl w:ilvl="2" w:tplc="0409001B" w:tentative="1">
      <w:start w:val="1"/>
      <w:numFmt w:val="lowerRoman"/>
      <w:lvlText w:val="%3."/>
      <w:lvlJc w:val="right"/>
      <w:pPr>
        <w:ind w:left="2733" w:hanging="180"/>
      </w:pPr>
    </w:lvl>
    <w:lvl w:ilvl="3" w:tplc="0409000F" w:tentative="1">
      <w:start w:val="1"/>
      <w:numFmt w:val="decimal"/>
      <w:lvlText w:val="%4."/>
      <w:lvlJc w:val="left"/>
      <w:pPr>
        <w:ind w:left="3453" w:hanging="360"/>
      </w:pPr>
    </w:lvl>
    <w:lvl w:ilvl="4" w:tplc="04090019" w:tentative="1">
      <w:start w:val="1"/>
      <w:numFmt w:val="lowerLetter"/>
      <w:lvlText w:val="%5."/>
      <w:lvlJc w:val="left"/>
      <w:pPr>
        <w:ind w:left="4173" w:hanging="360"/>
      </w:pPr>
    </w:lvl>
    <w:lvl w:ilvl="5" w:tplc="0409001B" w:tentative="1">
      <w:start w:val="1"/>
      <w:numFmt w:val="lowerRoman"/>
      <w:lvlText w:val="%6."/>
      <w:lvlJc w:val="right"/>
      <w:pPr>
        <w:ind w:left="4893" w:hanging="180"/>
      </w:pPr>
    </w:lvl>
    <w:lvl w:ilvl="6" w:tplc="0409000F" w:tentative="1">
      <w:start w:val="1"/>
      <w:numFmt w:val="decimal"/>
      <w:lvlText w:val="%7."/>
      <w:lvlJc w:val="left"/>
      <w:pPr>
        <w:ind w:left="5613" w:hanging="360"/>
      </w:pPr>
    </w:lvl>
    <w:lvl w:ilvl="7" w:tplc="04090019" w:tentative="1">
      <w:start w:val="1"/>
      <w:numFmt w:val="lowerLetter"/>
      <w:lvlText w:val="%8."/>
      <w:lvlJc w:val="left"/>
      <w:pPr>
        <w:ind w:left="6333" w:hanging="360"/>
      </w:pPr>
    </w:lvl>
    <w:lvl w:ilvl="8" w:tplc="0409001B" w:tentative="1">
      <w:start w:val="1"/>
      <w:numFmt w:val="lowerRoman"/>
      <w:lvlText w:val="%9."/>
      <w:lvlJc w:val="right"/>
      <w:pPr>
        <w:ind w:left="7053" w:hanging="180"/>
      </w:pPr>
    </w:lvl>
  </w:abstractNum>
  <w:abstractNum w:abstractNumId="20" w15:restartNumberingAfterBreak="0">
    <w:nsid w:val="2C557BEA"/>
    <w:multiLevelType w:val="hybridMultilevel"/>
    <w:tmpl w:val="D32833E0"/>
    <w:lvl w:ilvl="0" w:tplc="3AF2AB3E">
      <w:start w:val="1"/>
      <w:numFmt w:val="lowerLetter"/>
      <w:lvlText w:val="%1."/>
      <w:lvlJc w:val="left"/>
      <w:pPr>
        <w:ind w:left="969" w:hanging="360"/>
      </w:p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21" w15:restartNumberingAfterBreak="0">
    <w:nsid w:val="3029530B"/>
    <w:multiLevelType w:val="hybridMultilevel"/>
    <w:tmpl w:val="38EADE5E"/>
    <w:lvl w:ilvl="0" w:tplc="FFFFFFFF">
      <w:start w:val="1"/>
      <w:numFmt w:val="lowerRoman"/>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2" w15:restartNumberingAfterBreak="0">
    <w:nsid w:val="32691106"/>
    <w:multiLevelType w:val="hybridMultilevel"/>
    <w:tmpl w:val="5332FF82"/>
    <w:lvl w:ilvl="0" w:tplc="CB061BE6">
      <w:start w:val="1"/>
      <w:numFmt w:val="decimal"/>
      <w:lvlText w:val="%1."/>
      <w:lvlJc w:val="left"/>
      <w:pPr>
        <w:ind w:left="720" w:hanging="360"/>
      </w:pPr>
      <w:rPr>
        <w:rFonts w:ascii="Calibri" w:eastAsia="Times New Roman" w:hAnsi="Calibri" w:cs="Calibri"/>
      </w:rPr>
    </w:lvl>
    <w:lvl w:ilvl="1" w:tplc="CB3EA302">
      <w:start w:val="1"/>
      <w:numFmt w:val="lowerLetter"/>
      <w:lvlText w:val="%2."/>
      <w:lvlJc w:val="left"/>
      <w:pPr>
        <w:ind w:left="1440" w:hanging="360"/>
      </w:pPr>
      <w:rPr>
        <w:rFonts w:asciiTheme="minorHAnsi" w:hAnsiTheme="minorHAnsi" w:cstheme="minorHAnsi" w:hint="default"/>
        <w:sz w:val="22"/>
        <w:szCs w:val="22"/>
      </w:rPr>
    </w:lvl>
    <w:lvl w:ilvl="2" w:tplc="0409001B">
      <w:start w:val="1"/>
      <w:numFmt w:val="lowerRoman"/>
      <w:lvlText w:val="%3."/>
      <w:lvlJc w:val="right"/>
      <w:pPr>
        <w:ind w:left="2160" w:hanging="360"/>
      </w:pPr>
    </w:lvl>
    <w:lvl w:ilvl="3" w:tplc="53380FC6">
      <w:start w:val="1"/>
      <w:numFmt w:val="decimal"/>
      <w:lvlText w:val="(%4)"/>
      <w:lvlJc w:val="left"/>
      <w:pPr>
        <w:ind w:left="2880" w:hanging="360"/>
      </w:pPr>
      <w:rPr>
        <w:rFonts w:asciiTheme="minorHAnsi" w:eastAsia="Times New Roman" w:hAnsiTheme="minorHAnsi" w:cstheme="minorHAnsi"/>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23" w15:restartNumberingAfterBreak="0">
    <w:nsid w:val="330759A8"/>
    <w:multiLevelType w:val="hybridMultilevel"/>
    <w:tmpl w:val="8E5CCCDE"/>
    <w:lvl w:ilvl="0" w:tplc="80188C68">
      <w:start w:val="1"/>
      <w:numFmt w:val="lowerLetter"/>
      <w:lvlText w:val="%1."/>
      <w:lvlJc w:val="left"/>
      <w:pPr>
        <w:ind w:left="969" w:hanging="360"/>
      </w:pPr>
      <w:rPr>
        <w:rFonts w:hint="default"/>
      </w:r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24" w15:restartNumberingAfterBreak="0">
    <w:nsid w:val="33CD6ABD"/>
    <w:multiLevelType w:val="hybridMultilevel"/>
    <w:tmpl w:val="44607BCA"/>
    <w:lvl w:ilvl="0" w:tplc="04090019">
      <w:start w:val="1"/>
      <w:numFmt w:val="lowerLetter"/>
      <w:lvlText w:val="%1."/>
      <w:lvlJc w:val="left"/>
      <w:pPr>
        <w:ind w:left="663" w:hanging="360"/>
      </w:p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25" w15:restartNumberingAfterBreak="0">
    <w:nsid w:val="36F47E30"/>
    <w:multiLevelType w:val="hybridMultilevel"/>
    <w:tmpl w:val="E11EEAE0"/>
    <w:lvl w:ilvl="0" w:tplc="80188C68">
      <w:start w:val="1"/>
      <w:numFmt w:val="lowerLetter"/>
      <w:lvlText w:val="%1."/>
      <w:lvlJc w:val="left"/>
      <w:pPr>
        <w:ind w:left="1026" w:hanging="360"/>
      </w:pPr>
      <w:rPr>
        <w:rFonts w:hint="default"/>
      </w:r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abstractNum w:abstractNumId="26" w15:restartNumberingAfterBreak="0">
    <w:nsid w:val="38071BB4"/>
    <w:multiLevelType w:val="hybridMultilevel"/>
    <w:tmpl w:val="1242C324"/>
    <w:lvl w:ilvl="0" w:tplc="BC28D4D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D01F96"/>
    <w:multiLevelType w:val="hybridMultilevel"/>
    <w:tmpl w:val="7BC84A70"/>
    <w:lvl w:ilvl="0" w:tplc="03E49E76">
      <w:start w:val="1"/>
      <w:numFmt w:val="decimal"/>
      <w:lvlText w:val="%1."/>
      <w:lvlJc w:val="left"/>
      <w:pPr>
        <w:ind w:left="246" w:hanging="360"/>
      </w:pPr>
      <w:rPr>
        <w:rFonts w:asciiTheme="minorHAnsi" w:hAnsiTheme="minorHAnsi" w:cstheme="minorHAnsi" w:hint="default"/>
      </w:r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28" w15:restartNumberingAfterBreak="0">
    <w:nsid w:val="3A2B5370"/>
    <w:multiLevelType w:val="hybridMultilevel"/>
    <w:tmpl w:val="575CC248"/>
    <w:lvl w:ilvl="0" w:tplc="0409000F">
      <w:start w:val="1"/>
      <w:numFmt w:val="decimal"/>
      <w:lvlText w:val="%1."/>
      <w:lvlJc w:val="left"/>
      <w:pPr>
        <w:ind w:left="603" w:hanging="360"/>
      </w:pPr>
    </w:lvl>
    <w:lvl w:ilvl="1" w:tplc="04090019" w:tentative="1">
      <w:start w:val="1"/>
      <w:numFmt w:val="lowerLetter"/>
      <w:lvlText w:val="%2."/>
      <w:lvlJc w:val="left"/>
      <w:pPr>
        <w:ind w:left="1323" w:hanging="360"/>
      </w:pPr>
    </w:lvl>
    <w:lvl w:ilvl="2" w:tplc="0409001B" w:tentative="1">
      <w:start w:val="1"/>
      <w:numFmt w:val="lowerRoman"/>
      <w:lvlText w:val="%3."/>
      <w:lvlJc w:val="right"/>
      <w:pPr>
        <w:ind w:left="2043" w:hanging="180"/>
      </w:pPr>
    </w:lvl>
    <w:lvl w:ilvl="3" w:tplc="0409000F" w:tentative="1">
      <w:start w:val="1"/>
      <w:numFmt w:val="decimal"/>
      <w:lvlText w:val="%4."/>
      <w:lvlJc w:val="left"/>
      <w:pPr>
        <w:ind w:left="2763" w:hanging="360"/>
      </w:pPr>
    </w:lvl>
    <w:lvl w:ilvl="4" w:tplc="04090019" w:tentative="1">
      <w:start w:val="1"/>
      <w:numFmt w:val="lowerLetter"/>
      <w:lvlText w:val="%5."/>
      <w:lvlJc w:val="left"/>
      <w:pPr>
        <w:ind w:left="3483" w:hanging="360"/>
      </w:pPr>
    </w:lvl>
    <w:lvl w:ilvl="5" w:tplc="0409001B" w:tentative="1">
      <w:start w:val="1"/>
      <w:numFmt w:val="lowerRoman"/>
      <w:lvlText w:val="%6."/>
      <w:lvlJc w:val="right"/>
      <w:pPr>
        <w:ind w:left="4203" w:hanging="180"/>
      </w:pPr>
    </w:lvl>
    <w:lvl w:ilvl="6" w:tplc="0409000F" w:tentative="1">
      <w:start w:val="1"/>
      <w:numFmt w:val="decimal"/>
      <w:lvlText w:val="%7."/>
      <w:lvlJc w:val="left"/>
      <w:pPr>
        <w:ind w:left="4923" w:hanging="360"/>
      </w:pPr>
    </w:lvl>
    <w:lvl w:ilvl="7" w:tplc="04090019" w:tentative="1">
      <w:start w:val="1"/>
      <w:numFmt w:val="lowerLetter"/>
      <w:lvlText w:val="%8."/>
      <w:lvlJc w:val="left"/>
      <w:pPr>
        <w:ind w:left="5643" w:hanging="360"/>
      </w:pPr>
    </w:lvl>
    <w:lvl w:ilvl="8" w:tplc="0409001B" w:tentative="1">
      <w:start w:val="1"/>
      <w:numFmt w:val="lowerRoman"/>
      <w:lvlText w:val="%9."/>
      <w:lvlJc w:val="right"/>
      <w:pPr>
        <w:ind w:left="6363" w:hanging="180"/>
      </w:pPr>
    </w:lvl>
  </w:abstractNum>
  <w:abstractNum w:abstractNumId="29" w15:restartNumberingAfterBreak="0">
    <w:nsid w:val="3BAA2A63"/>
    <w:multiLevelType w:val="hybridMultilevel"/>
    <w:tmpl w:val="C62C30B8"/>
    <w:lvl w:ilvl="0" w:tplc="6ACC7BCA">
      <w:start w:val="1"/>
      <w:numFmt w:val="decimal"/>
      <w:lvlText w:val="(%1)"/>
      <w:lvlJc w:val="right"/>
      <w:pPr>
        <w:ind w:left="1038" w:hanging="360"/>
      </w:pPr>
      <w:rPr>
        <w:rFonts w:hint="default"/>
        <w:b w:val="0"/>
      </w:r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30" w15:restartNumberingAfterBreak="0">
    <w:nsid w:val="3FD75475"/>
    <w:multiLevelType w:val="hybridMultilevel"/>
    <w:tmpl w:val="3C02744C"/>
    <w:lvl w:ilvl="0" w:tplc="0409000F">
      <w:start w:val="1"/>
      <w:numFmt w:val="decimal"/>
      <w:lvlText w:val="%1."/>
      <w:lvlJc w:val="left"/>
      <w:pPr>
        <w:ind w:left="658" w:hanging="360"/>
      </w:pPr>
    </w:lvl>
    <w:lvl w:ilvl="1" w:tplc="04090019" w:tentative="1">
      <w:start w:val="1"/>
      <w:numFmt w:val="lowerLetter"/>
      <w:lvlText w:val="%2."/>
      <w:lvlJc w:val="left"/>
      <w:pPr>
        <w:ind w:left="1378" w:hanging="360"/>
      </w:pPr>
    </w:lvl>
    <w:lvl w:ilvl="2" w:tplc="0409001B" w:tentative="1">
      <w:start w:val="1"/>
      <w:numFmt w:val="lowerRoman"/>
      <w:lvlText w:val="%3."/>
      <w:lvlJc w:val="right"/>
      <w:pPr>
        <w:ind w:left="2098" w:hanging="180"/>
      </w:pPr>
    </w:lvl>
    <w:lvl w:ilvl="3" w:tplc="0409000F" w:tentative="1">
      <w:start w:val="1"/>
      <w:numFmt w:val="decimal"/>
      <w:lvlText w:val="%4."/>
      <w:lvlJc w:val="left"/>
      <w:pPr>
        <w:ind w:left="2818" w:hanging="360"/>
      </w:pPr>
    </w:lvl>
    <w:lvl w:ilvl="4" w:tplc="04090019" w:tentative="1">
      <w:start w:val="1"/>
      <w:numFmt w:val="lowerLetter"/>
      <w:lvlText w:val="%5."/>
      <w:lvlJc w:val="left"/>
      <w:pPr>
        <w:ind w:left="3538" w:hanging="360"/>
      </w:pPr>
    </w:lvl>
    <w:lvl w:ilvl="5" w:tplc="0409001B" w:tentative="1">
      <w:start w:val="1"/>
      <w:numFmt w:val="lowerRoman"/>
      <w:lvlText w:val="%6."/>
      <w:lvlJc w:val="right"/>
      <w:pPr>
        <w:ind w:left="4258" w:hanging="180"/>
      </w:pPr>
    </w:lvl>
    <w:lvl w:ilvl="6" w:tplc="0409000F" w:tentative="1">
      <w:start w:val="1"/>
      <w:numFmt w:val="decimal"/>
      <w:lvlText w:val="%7."/>
      <w:lvlJc w:val="left"/>
      <w:pPr>
        <w:ind w:left="4978" w:hanging="360"/>
      </w:pPr>
    </w:lvl>
    <w:lvl w:ilvl="7" w:tplc="04090019" w:tentative="1">
      <w:start w:val="1"/>
      <w:numFmt w:val="lowerLetter"/>
      <w:lvlText w:val="%8."/>
      <w:lvlJc w:val="left"/>
      <w:pPr>
        <w:ind w:left="5698" w:hanging="360"/>
      </w:pPr>
    </w:lvl>
    <w:lvl w:ilvl="8" w:tplc="0409001B" w:tentative="1">
      <w:start w:val="1"/>
      <w:numFmt w:val="lowerRoman"/>
      <w:lvlText w:val="%9."/>
      <w:lvlJc w:val="right"/>
      <w:pPr>
        <w:ind w:left="6418" w:hanging="180"/>
      </w:pPr>
    </w:lvl>
  </w:abstractNum>
  <w:abstractNum w:abstractNumId="31" w15:restartNumberingAfterBreak="0">
    <w:nsid w:val="448D0963"/>
    <w:multiLevelType w:val="hybridMultilevel"/>
    <w:tmpl w:val="E590552E"/>
    <w:lvl w:ilvl="0" w:tplc="00DE876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57607E3"/>
    <w:multiLevelType w:val="hybridMultilevel"/>
    <w:tmpl w:val="6EFE9BF0"/>
    <w:lvl w:ilvl="0" w:tplc="1396BD92">
      <w:start w:val="1"/>
      <w:numFmt w:val="decimal"/>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3551A6"/>
    <w:multiLevelType w:val="hybridMultilevel"/>
    <w:tmpl w:val="387413F6"/>
    <w:lvl w:ilvl="0" w:tplc="27786F38">
      <w:start w:val="1"/>
      <w:numFmt w:val="lowerRoman"/>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4" w15:restartNumberingAfterBreak="0">
    <w:nsid w:val="4AB127CE"/>
    <w:multiLevelType w:val="hybridMultilevel"/>
    <w:tmpl w:val="1902B41C"/>
    <w:lvl w:ilvl="0" w:tplc="2A98888A">
      <w:start w:val="1"/>
      <w:numFmt w:val="lowerLetter"/>
      <w:lvlText w:val="%1."/>
      <w:lvlJc w:val="left"/>
      <w:pPr>
        <w:ind w:left="1179" w:hanging="360"/>
      </w:pPr>
      <w:rPr>
        <w:rFonts w:hint="default"/>
      </w:rPr>
    </w:lvl>
    <w:lvl w:ilvl="1" w:tplc="38090019" w:tentative="1">
      <w:start w:val="1"/>
      <w:numFmt w:val="lowerLetter"/>
      <w:lvlText w:val="%2."/>
      <w:lvlJc w:val="left"/>
      <w:pPr>
        <w:ind w:left="1899" w:hanging="360"/>
      </w:pPr>
    </w:lvl>
    <w:lvl w:ilvl="2" w:tplc="3809001B" w:tentative="1">
      <w:start w:val="1"/>
      <w:numFmt w:val="lowerRoman"/>
      <w:lvlText w:val="%3."/>
      <w:lvlJc w:val="right"/>
      <w:pPr>
        <w:ind w:left="2619" w:hanging="180"/>
      </w:pPr>
    </w:lvl>
    <w:lvl w:ilvl="3" w:tplc="3809000F" w:tentative="1">
      <w:start w:val="1"/>
      <w:numFmt w:val="decimal"/>
      <w:lvlText w:val="%4."/>
      <w:lvlJc w:val="left"/>
      <w:pPr>
        <w:ind w:left="3339" w:hanging="360"/>
      </w:pPr>
    </w:lvl>
    <w:lvl w:ilvl="4" w:tplc="38090019" w:tentative="1">
      <w:start w:val="1"/>
      <w:numFmt w:val="lowerLetter"/>
      <w:lvlText w:val="%5."/>
      <w:lvlJc w:val="left"/>
      <w:pPr>
        <w:ind w:left="4059" w:hanging="360"/>
      </w:pPr>
    </w:lvl>
    <w:lvl w:ilvl="5" w:tplc="3809001B" w:tentative="1">
      <w:start w:val="1"/>
      <w:numFmt w:val="lowerRoman"/>
      <w:lvlText w:val="%6."/>
      <w:lvlJc w:val="right"/>
      <w:pPr>
        <w:ind w:left="4779" w:hanging="180"/>
      </w:pPr>
    </w:lvl>
    <w:lvl w:ilvl="6" w:tplc="3809000F" w:tentative="1">
      <w:start w:val="1"/>
      <w:numFmt w:val="decimal"/>
      <w:lvlText w:val="%7."/>
      <w:lvlJc w:val="left"/>
      <w:pPr>
        <w:ind w:left="5499" w:hanging="360"/>
      </w:pPr>
    </w:lvl>
    <w:lvl w:ilvl="7" w:tplc="38090019" w:tentative="1">
      <w:start w:val="1"/>
      <w:numFmt w:val="lowerLetter"/>
      <w:lvlText w:val="%8."/>
      <w:lvlJc w:val="left"/>
      <w:pPr>
        <w:ind w:left="6219" w:hanging="360"/>
      </w:pPr>
    </w:lvl>
    <w:lvl w:ilvl="8" w:tplc="3809001B" w:tentative="1">
      <w:start w:val="1"/>
      <w:numFmt w:val="lowerRoman"/>
      <w:lvlText w:val="%9."/>
      <w:lvlJc w:val="right"/>
      <w:pPr>
        <w:ind w:left="6939" w:hanging="180"/>
      </w:pPr>
    </w:lvl>
  </w:abstractNum>
  <w:abstractNum w:abstractNumId="35" w15:restartNumberingAfterBreak="0">
    <w:nsid w:val="4B472FEF"/>
    <w:multiLevelType w:val="hybridMultilevel"/>
    <w:tmpl w:val="DD84C178"/>
    <w:lvl w:ilvl="0" w:tplc="0409000F">
      <w:start w:val="1"/>
      <w:numFmt w:val="decimal"/>
      <w:lvlText w:val="%1."/>
      <w:lvlJc w:val="left"/>
      <w:pPr>
        <w:ind w:left="1070" w:hanging="360"/>
      </w:pPr>
    </w:lvl>
    <w:lvl w:ilvl="1" w:tplc="04090019" w:tentative="1">
      <w:start w:val="1"/>
      <w:numFmt w:val="lowerLetter"/>
      <w:lvlText w:val="%2."/>
      <w:lvlJc w:val="left"/>
      <w:pPr>
        <w:ind w:left="1323" w:hanging="360"/>
      </w:pPr>
    </w:lvl>
    <w:lvl w:ilvl="2" w:tplc="0409001B" w:tentative="1">
      <w:start w:val="1"/>
      <w:numFmt w:val="lowerRoman"/>
      <w:lvlText w:val="%3."/>
      <w:lvlJc w:val="right"/>
      <w:pPr>
        <w:ind w:left="2043" w:hanging="180"/>
      </w:pPr>
    </w:lvl>
    <w:lvl w:ilvl="3" w:tplc="0409000F" w:tentative="1">
      <w:start w:val="1"/>
      <w:numFmt w:val="decimal"/>
      <w:lvlText w:val="%4."/>
      <w:lvlJc w:val="left"/>
      <w:pPr>
        <w:ind w:left="2763" w:hanging="360"/>
      </w:pPr>
    </w:lvl>
    <w:lvl w:ilvl="4" w:tplc="04090019" w:tentative="1">
      <w:start w:val="1"/>
      <w:numFmt w:val="lowerLetter"/>
      <w:lvlText w:val="%5."/>
      <w:lvlJc w:val="left"/>
      <w:pPr>
        <w:ind w:left="3483" w:hanging="360"/>
      </w:pPr>
    </w:lvl>
    <w:lvl w:ilvl="5" w:tplc="0409001B" w:tentative="1">
      <w:start w:val="1"/>
      <w:numFmt w:val="lowerRoman"/>
      <w:lvlText w:val="%6."/>
      <w:lvlJc w:val="right"/>
      <w:pPr>
        <w:ind w:left="4203" w:hanging="180"/>
      </w:pPr>
    </w:lvl>
    <w:lvl w:ilvl="6" w:tplc="0409000F" w:tentative="1">
      <w:start w:val="1"/>
      <w:numFmt w:val="decimal"/>
      <w:lvlText w:val="%7."/>
      <w:lvlJc w:val="left"/>
      <w:pPr>
        <w:ind w:left="4923" w:hanging="360"/>
      </w:pPr>
    </w:lvl>
    <w:lvl w:ilvl="7" w:tplc="04090019" w:tentative="1">
      <w:start w:val="1"/>
      <w:numFmt w:val="lowerLetter"/>
      <w:lvlText w:val="%8."/>
      <w:lvlJc w:val="left"/>
      <w:pPr>
        <w:ind w:left="5643" w:hanging="360"/>
      </w:pPr>
    </w:lvl>
    <w:lvl w:ilvl="8" w:tplc="0409001B" w:tentative="1">
      <w:start w:val="1"/>
      <w:numFmt w:val="lowerRoman"/>
      <w:lvlText w:val="%9."/>
      <w:lvlJc w:val="right"/>
      <w:pPr>
        <w:ind w:left="6363" w:hanging="180"/>
      </w:pPr>
    </w:lvl>
  </w:abstractNum>
  <w:abstractNum w:abstractNumId="36" w15:restartNumberingAfterBreak="0">
    <w:nsid w:val="4B5F35F5"/>
    <w:multiLevelType w:val="hybridMultilevel"/>
    <w:tmpl w:val="4F92288E"/>
    <w:lvl w:ilvl="0" w:tplc="182E06EA">
      <w:start w:val="1"/>
      <w:numFmt w:val="decimal"/>
      <w:lvlText w:val="%1."/>
      <w:lvlJc w:val="left"/>
      <w:pPr>
        <w:ind w:left="60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D5577D8"/>
    <w:multiLevelType w:val="hybridMultilevel"/>
    <w:tmpl w:val="540A62C4"/>
    <w:lvl w:ilvl="0" w:tplc="D898E13C">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D753FA5"/>
    <w:multiLevelType w:val="hybridMultilevel"/>
    <w:tmpl w:val="A19A0A9C"/>
    <w:lvl w:ilvl="0" w:tplc="25626C3C">
      <w:start w:val="1"/>
      <w:numFmt w:val="lowerLetter"/>
      <w:lvlText w:val="%1."/>
      <w:lvlJc w:val="left"/>
      <w:pPr>
        <w:ind w:left="1406" w:hanging="360"/>
      </w:pPr>
      <w:rPr>
        <w:rFonts w:hint="default"/>
      </w:rPr>
    </w:lvl>
    <w:lvl w:ilvl="1" w:tplc="04090019" w:tentative="1">
      <w:start w:val="1"/>
      <w:numFmt w:val="lowerLetter"/>
      <w:lvlText w:val="%2."/>
      <w:lvlJc w:val="left"/>
      <w:pPr>
        <w:ind w:left="2126" w:hanging="360"/>
      </w:pPr>
    </w:lvl>
    <w:lvl w:ilvl="2" w:tplc="0409001B" w:tentative="1">
      <w:start w:val="1"/>
      <w:numFmt w:val="lowerRoman"/>
      <w:lvlText w:val="%3."/>
      <w:lvlJc w:val="right"/>
      <w:pPr>
        <w:ind w:left="2846" w:hanging="180"/>
      </w:pPr>
    </w:lvl>
    <w:lvl w:ilvl="3" w:tplc="0409000F" w:tentative="1">
      <w:start w:val="1"/>
      <w:numFmt w:val="decimal"/>
      <w:lvlText w:val="%4."/>
      <w:lvlJc w:val="left"/>
      <w:pPr>
        <w:ind w:left="3566" w:hanging="360"/>
      </w:pPr>
    </w:lvl>
    <w:lvl w:ilvl="4" w:tplc="04090019" w:tentative="1">
      <w:start w:val="1"/>
      <w:numFmt w:val="lowerLetter"/>
      <w:lvlText w:val="%5."/>
      <w:lvlJc w:val="left"/>
      <w:pPr>
        <w:ind w:left="4286" w:hanging="360"/>
      </w:pPr>
    </w:lvl>
    <w:lvl w:ilvl="5" w:tplc="0409001B" w:tentative="1">
      <w:start w:val="1"/>
      <w:numFmt w:val="lowerRoman"/>
      <w:lvlText w:val="%6."/>
      <w:lvlJc w:val="right"/>
      <w:pPr>
        <w:ind w:left="5006" w:hanging="180"/>
      </w:pPr>
    </w:lvl>
    <w:lvl w:ilvl="6" w:tplc="0409000F" w:tentative="1">
      <w:start w:val="1"/>
      <w:numFmt w:val="decimal"/>
      <w:lvlText w:val="%7."/>
      <w:lvlJc w:val="left"/>
      <w:pPr>
        <w:ind w:left="5726" w:hanging="360"/>
      </w:pPr>
    </w:lvl>
    <w:lvl w:ilvl="7" w:tplc="04090019" w:tentative="1">
      <w:start w:val="1"/>
      <w:numFmt w:val="lowerLetter"/>
      <w:lvlText w:val="%8."/>
      <w:lvlJc w:val="left"/>
      <w:pPr>
        <w:ind w:left="6446" w:hanging="360"/>
      </w:pPr>
    </w:lvl>
    <w:lvl w:ilvl="8" w:tplc="0409001B" w:tentative="1">
      <w:start w:val="1"/>
      <w:numFmt w:val="lowerRoman"/>
      <w:lvlText w:val="%9."/>
      <w:lvlJc w:val="right"/>
      <w:pPr>
        <w:ind w:left="7166" w:hanging="180"/>
      </w:pPr>
    </w:lvl>
  </w:abstractNum>
  <w:abstractNum w:abstractNumId="39" w15:restartNumberingAfterBreak="0">
    <w:nsid w:val="4F855585"/>
    <w:multiLevelType w:val="hybridMultilevel"/>
    <w:tmpl w:val="C5164F2A"/>
    <w:lvl w:ilvl="0" w:tplc="E9D657BA">
      <w:start w:val="4"/>
      <w:numFmt w:val="lowerLetter"/>
      <w:lvlText w:val="%1."/>
      <w:lvlJc w:val="left"/>
      <w:pPr>
        <w:ind w:left="9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591DFC"/>
    <w:multiLevelType w:val="hybridMultilevel"/>
    <w:tmpl w:val="F90AB57E"/>
    <w:lvl w:ilvl="0" w:tplc="593023D2">
      <w:start w:val="1"/>
      <w:numFmt w:val="decimal"/>
      <w:lvlText w:val="%1."/>
      <w:lvlJc w:val="left"/>
      <w:pPr>
        <w:ind w:left="60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5D3EF9"/>
    <w:multiLevelType w:val="hybridMultilevel"/>
    <w:tmpl w:val="0E88C688"/>
    <w:lvl w:ilvl="0" w:tplc="27786F38">
      <w:start w:val="1"/>
      <w:numFmt w:val="lowerRoman"/>
      <w:lvlText w:val="%1."/>
      <w:lvlJc w:val="left"/>
      <w:pPr>
        <w:ind w:left="1378" w:hanging="360"/>
      </w:pPr>
      <w:rPr>
        <w:rFonts w:hint="default"/>
      </w:rPr>
    </w:lvl>
    <w:lvl w:ilvl="1" w:tplc="04090019" w:tentative="1">
      <w:start w:val="1"/>
      <w:numFmt w:val="lowerLetter"/>
      <w:lvlText w:val="%2."/>
      <w:lvlJc w:val="left"/>
      <w:pPr>
        <w:ind w:left="2098" w:hanging="360"/>
      </w:pPr>
    </w:lvl>
    <w:lvl w:ilvl="2" w:tplc="0409001B" w:tentative="1">
      <w:start w:val="1"/>
      <w:numFmt w:val="lowerRoman"/>
      <w:lvlText w:val="%3."/>
      <w:lvlJc w:val="right"/>
      <w:pPr>
        <w:ind w:left="2818" w:hanging="180"/>
      </w:pPr>
    </w:lvl>
    <w:lvl w:ilvl="3" w:tplc="0409000F" w:tentative="1">
      <w:start w:val="1"/>
      <w:numFmt w:val="decimal"/>
      <w:lvlText w:val="%4."/>
      <w:lvlJc w:val="left"/>
      <w:pPr>
        <w:ind w:left="3538" w:hanging="360"/>
      </w:pPr>
    </w:lvl>
    <w:lvl w:ilvl="4" w:tplc="04090019" w:tentative="1">
      <w:start w:val="1"/>
      <w:numFmt w:val="lowerLetter"/>
      <w:lvlText w:val="%5."/>
      <w:lvlJc w:val="left"/>
      <w:pPr>
        <w:ind w:left="4258" w:hanging="360"/>
      </w:pPr>
    </w:lvl>
    <w:lvl w:ilvl="5" w:tplc="0409001B" w:tentative="1">
      <w:start w:val="1"/>
      <w:numFmt w:val="lowerRoman"/>
      <w:lvlText w:val="%6."/>
      <w:lvlJc w:val="right"/>
      <w:pPr>
        <w:ind w:left="4978" w:hanging="180"/>
      </w:pPr>
    </w:lvl>
    <w:lvl w:ilvl="6" w:tplc="0409000F" w:tentative="1">
      <w:start w:val="1"/>
      <w:numFmt w:val="decimal"/>
      <w:lvlText w:val="%7."/>
      <w:lvlJc w:val="left"/>
      <w:pPr>
        <w:ind w:left="5698" w:hanging="360"/>
      </w:pPr>
    </w:lvl>
    <w:lvl w:ilvl="7" w:tplc="04090019" w:tentative="1">
      <w:start w:val="1"/>
      <w:numFmt w:val="lowerLetter"/>
      <w:lvlText w:val="%8."/>
      <w:lvlJc w:val="left"/>
      <w:pPr>
        <w:ind w:left="6418" w:hanging="360"/>
      </w:pPr>
    </w:lvl>
    <w:lvl w:ilvl="8" w:tplc="0409001B" w:tentative="1">
      <w:start w:val="1"/>
      <w:numFmt w:val="lowerRoman"/>
      <w:lvlText w:val="%9."/>
      <w:lvlJc w:val="right"/>
      <w:pPr>
        <w:ind w:left="7138" w:hanging="180"/>
      </w:pPr>
    </w:lvl>
  </w:abstractNum>
  <w:abstractNum w:abstractNumId="42" w15:restartNumberingAfterBreak="0">
    <w:nsid w:val="563A4164"/>
    <w:multiLevelType w:val="hybridMultilevel"/>
    <w:tmpl w:val="EB56D7CC"/>
    <w:lvl w:ilvl="0" w:tplc="C6B23496">
      <w:start w:val="1"/>
      <w:numFmt w:val="lowerLetter"/>
      <w:lvlText w:val="%1."/>
      <w:lvlJc w:val="left"/>
      <w:pPr>
        <w:ind w:left="666"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43" w15:restartNumberingAfterBreak="0">
    <w:nsid w:val="567A496F"/>
    <w:multiLevelType w:val="hybridMultilevel"/>
    <w:tmpl w:val="E9749690"/>
    <w:lvl w:ilvl="0" w:tplc="1728CDD4">
      <w:start w:val="1"/>
      <w:numFmt w:val="upperLetter"/>
      <w:lvlText w:val="%1."/>
      <w:lvlJc w:val="left"/>
      <w:pPr>
        <w:ind w:left="306" w:hanging="360"/>
      </w:pPr>
      <w:rPr>
        <w:rFonts w:hint="default"/>
      </w:rPr>
    </w:lvl>
    <w:lvl w:ilvl="1" w:tplc="04090019" w:tentative="1">
      <w:start w:val="1"/>
      <w:numFmt w:val="lowerLetter"/>
      <w:lvlText w:val="%2."/>
      <w:lvlJc w:val="left"/>
      <w:pPr>
        <w:ind w:left="1026" w:hanging="360"/>
      </w:pPr>
    </w:lvl>
    <w:lvl w:ilvl="2" w:tplc="0409001B" w:tentative="1">
      <w:start w:val="1"/>
      <w:numFmt w:val="lowerRoman"/>
      <w:lvlText w:val="%3."/>
      <w:lvlJc w:val="right"/>
      <w:pPr>
        <w:ind w:left="1746" w:hanging="180"/>
      </w:pPr>
    </w:lvl>
    <w:lvl w:ilvl="3" w:tplc="0409000F" w:tentative="1">
      <w:start w:val="1"/>
      <w:numFmt w:val="decimal"/>
      <w:lvlText w:val="%4."/>
      <w:lvlJc w:val="left"/>
      <w:pPr>
        <w:ind w:left="2466" w:hanging="360"/>
      </w:pPr>
    </w:lvl>
    <w:lvl w:ilvl="4" w:tplc="04090019" w:tentative="1">
      <w:start w:val="1"/>
      <w:numFmt w:val="lowerLetter"/>
      <w:lvlText w:val="%5."/>
      <w:lvlJc w:val="left"/>
      <w:pPr>
        <w:ind w:left="3186" w:hanging="360"/>
      </w:pPr>
    </w:lvl>
    <w:lvl w:ilvl="5" w:tplc="0409001B" w:tentative="1">
      <w:start w:val="1"/>
      <w:numFmt w:val="lowerRoman"/>
      <w:lvlText w:val="%6."/>
      <w:lvlJc w:val="right"/>
      <w:pPr>
        <w:ind w:left="3906" w:hanging="180"/>
      </w:pPr>
    </w:lvl>
    <w:lvl w:ilvl="6" w:tplc="0409000F" w:tentative="1">
      <w:start w:val="1"/>
      <w:numFmt w:val="decimal"/>
      <w:lvlText w:val="%7."/>
      <w:lvlJc w:val="left"/>
      <w:pPr>
        <w:ind w:left="4626" w:hanging="360"/>
      </w:pPr>
    </w:lvl>
    <w:lvl w:ilvl="7" w:tplc="04090019" w:tentative="1">
      <w:start w:val="1"/>
      <w:numFmt w:val="lowerLetter"/>
      <w:lvlText w:val="%8."/>
      <w:lvlJc w:val="left"/>
      <w:pPr>
        <w:ind w:left="5346" w:hanging="360"/>
      </w:pPr>
    </w:lvl>
    <w:lvl w:ilvl="8" w:tplc="0409001B" w:tentative="1">
      <w:start w:val="1"/>
      <w:numFmt w:val="lowerRoman"/>
      <w:lvlText w:val="%9."/>
      <w:lvlJc w:val="right"/>
      <w:pPr>
        <w:ind w:left="6066" w:hanging="180"/>
      </w:pPr>
    </w:lvl>
  </w:abstractNum>
  <w:abstractNum w:abstractNumId="44" w15:restartNumberingAfterBreak="0">
    <w:nsid w:val="5A61090A"/>
    <w:multiLevelType w:val="hybridMultilevel"/>
    <w:tmpl w:val="CDDE7772"/>
    <w:lvl w:ilvl="0" w:tplc="91748C28">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AB04C21"/>
    <w:multiLevelType w:val="hybridMultilevel"/>
    <w:tmpl w:val="914EC7AA"/>
    <w:lvl w:ilvl="0" w:tplc="27786F38">
      <w:start w:val="1"/>
      <w:numFmt w:val="lowerRoman"/>
      <w:lvlText w:val="%1."/>
      <w:lvlJc w:val="left"/>
      <w:pPr>
        <w:ind w:left="1383" w:hanging="360"/>
      </w:pPr>
      <w:rPr>
        <w:rFonts w:hint="default"/>
      </w:rPr>
    </w:lvl>
    <w:lvl w:ilvl="1" w:tplc="04090019" w:tentative="1">
      <w:start w:val="1"/>
      <w:numFmt w:val="lowerLetter"/>
      <w:lvlText w:val="%2."/>
      <w:lvlJc w:val="left"/>
      <w:pPr>
        <w:ind w:left="2103" w:hanging="360"/>
      </w:pPr>
    </w:lvl>
    <w:lvl w:ilvl="2" w:tplc="0409001B" w:tentative="1">
      <w:start w:val="1"/>
      <w:numFmt w:val="lowerRoman"/>
      <w:lvlText w:val="%3."/>
      <w:lvlJc w:val="right"/>
      <w:pPr>
        <w:ind w:left="2823" w:hanging="180"/>
      </w:pPr>
    </w:lvl>
    <w:lvl w:ilvl="3" w:tplc="0409000F" w:tentative="1">
      <w:start w:val="1"/>
      <w:numFmt w:val="decimal"/>
      <w:lvlText w:val="%4."/>
      <w:lvlJc w:val="left"/>
      <w:pPr>
        <w:ind w:left="3543" w:hanging="360"/>
      </w:pPr>
    </w:lvl>
    <w:lvl w:ilvl="4" w:tplc="04090019" w:tentative="1">
      <w:start w:val="1"/>
      <w:numFmt w:val="lowerLetter"/>
      <w:lvlText w:val="%5."/>
      <w:lvlJc w:val="left"/>
      <w:pPr>
        <w:ind w:left="4263" w:hanging="360"/>
      </w:pPr>
    </w:lvl>
    <w:lvl w:ilvl="5" w:tplc="0409001B" w:tentative="1">
      <w:start w:val="1"/>
      <w:numFmt w:val="lowerRoman"/>
      <w:lvlText w:val="%6."/>
      <w:lvlJc w:val="right"/>
      <w:pPr>
        <w:ind w:left="4983" w:hanging="180"/>
      </w:pPr>
    </w:lvl>
    <w:lvl w:ilvl="6" w:tplc="0409000F" w:tentative="1">
      <w:start w:val="1"/>
      <w:numFmt w:val="decimal"/>
      <w:lvlText w:val="%7."/>
      <w:lvlJc w:val="left"/>
      <w:pPr>
        <w:ind w:left="5703" w:hanging="360"/>
      </w:pPr>
    </w:lvl>
    <w:lvl w:ilvl="7" w:tplc="04090019" w:tentative="1">
      <w:start w:val="1"/>
      <w:numFmt w:val="lowerLetter"/>
      <w:lvlText w:val="%8."/>
      <w:lvlJc w:val="left"/>
      <w:pPr>
        <w:ind w:left="6423" w:hanging="360"/>
      </w:pPr>
    </w:lvl>
    <w:lvl w:ilvl="8" w:tplc="0409001B" w:tentative="1">
      <w:start w:val="1"/>
      <w:numFmt w:val="lowerRoman"/>
      <w:lvlText w:val="%9."/>
      <w:lvlJc w:val="right"/>
      <w:pPr>
        <w:ind w:left="7143" w:hanging="180"/>
      </w:pPr>
    </w:lvl>
  </w:abstractNum>
  <w:abstractNum w:abstractNumId="46" w15:restartNumberingAfterBreak="0">
    <w:nsid w:val="603E69D7"/>
    <w:multiLevelType w:val="hybridMultilevel"/>
    <w:tmpl w:val="7CC2C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B2709A"/>
    <w:multiLevelType w:val="hybridMultilevel"/>
    <w:tmpl w:val="293C4058"/>
    <w:lvl w:ilvl="0" w:tplc="F0DCB0C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C7329D"/>
    <w:multiLevelType w:val="hybridMultilevel"/>
    <w:tmpl w:val="7EF85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EE5150"/>
    <w:multiLevelType w:val="hybridMultilevel"/>
    <w:tmpl w:val="38EADE5E"/>
    <w:lvl w:ilvl="0" w:tplc="FFFFFFFF">
      <w:start w:val="1"/>
      <w:numFmt w:val="lowerRoman"/>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0" w15:restartNumberingAfterBreak="0">
    <w:nsid w:val="69DF56C6"/>
    <w:multiLevelType w:val="hybridMultilevel"/>
    <w:tmpl w:val="55B21222"/>
    <w:lvl w:ilvl="0" w:tplc="0409000F">
      <w:start w:val="1"/>
      <w:numFmt w:val="decimal"/>
      <w:lvlText w:val="%1."/>
      <w:lvlJc w:val="left"/>
      <w:pPr>
        <w:ind w:left="360" w:hanging="360"/>
      </w:pPr>
    </w:lvl>
    <w:lvl w:ilvl="1" w:tplc="04090019" w:tentative="1">
      <w:start w:val="1"/>
      <w:numFmt w:val="lowerLetter"/>
      <w:lvlText w:val="%2."/>
      <w:lvlJc w:val="left"/>
      <w:pPr>
        <w:ind w:left="1142" w:hanging="360"/>
      </w:pPr>
    </w:lvl>
    <w:lvl w:ilvl="2" w:tplc="0409001B" w:tentative="1">
      <w:start w:val="1"/>
      <w:numFmt w:val="lowerRoman"/>
      <w:lvlText w:val="%3."/>
      <w:lvlJc w:val="right"/>
      <w:pPr>
        <w:ind w:left="1862" w:hanging="180"/>
      </w:pPr>
    </w:lvl>
    <w:lvl w:ilvl="3" w:tplc="0409000F" w:tentative="1">
      <w:start w:val="1"/>
      <w:numFmt w:val="decimal"/>
      <w:lvlText w:val="%4."/>
      <w:lvlJc w:val="left"/>
      <w:pPr>
        <w:ind w:left="2582" w:hanging="360"/>
      </w:pPr>
    </w:lvl>
    <w:lvl w:ilvl="4" w:tplc="04090019" w:tentative="1">
      <w:start w:val="1"/>
      <w:numFmt w:val="lowerLetter"/>
      <w:lvlText w:val="%5."/>
      <w:lvlJc w:val="left"/>
      <w:pPr>
        <w:ind w:left="3302" w:hanging="360"/>
      </w:pPr>
    </w:lvl>
    <w:lvl w:ilvl="5" w:tplc="0409001B" w:tentative="1">
      <w:start w:val="1"/>
      <w:numFmt w:val="lowerRoman"/>
      <w:lvlText w:val="%6."/>
      <w:lvlJc w:val="right"/>
      <w:pPr>
        <w:ind w:left="4022" w:hanging="180"/>
      </w:pPr>
    </w:lvl>
    <w:lvl w:ilvl="6" w:tplc="0409000F" w:tentative="1">
      <w:start w:val="1"/>
      <w:numFmt w:val="decimal"/>
      <w:lvlText w:val="%7."/>
      <w:lvlJc w:val="left"/>
      <w:pPr>
        <w:ind w:left="4742" w:hanging="360"/>
      </w:pPr>
    </w:lvl>
    <w:lvl w:ilvl="7" w:tplc="04090019" w:tentative="1">
      <w:start w:val="1"/>
      <w:numFmt w:val="lowerLetter"/>
      <w:lvlText w:val="%8."/>
      <w:lvlJc w:val="left"/>
      <w:pPr>
        <w:ind w:left="5462" w:hanging="360"/>
      </w:pPr>
    </w:lvl>
    <w:lvl w:ilvl="8" w:tplc="0409001B" w:tentative="1">
      <w:start w:val="1"/>
      <w:numFmt w:val="lowerRoman"/>
      <w:lvlText w:val="%9."/>
      <w:lvlJc w:val="right"/>
      <w:pPr>
        <w:ind w:left="6182" w:hanging="180"/>
      </w:pPr>
    </w:lvl>
  </w:abstractNum>
  <w:abstractNum w:abstractNumId="51" w15:restartNumberingAfterBreak="0">
    <w:nsid w:val="6A0B6BC8"/>
    <w:multiLevelType w:val="multilevel"/>
    <w:tmpl w:val="FA8C523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6C9850BD"/>
    <w:multiLevelType w:val="hybridMultilevel"/>
    <w:tmpl w:val="EF82CC3A"/>
    <w:lvl w:ilvl="0" w:tplc="FA2270D2">
      <w:start w:val="1"/>
      <w:numFmt w:val="lowerLetter"/>
      <w:lvlText w:val="%1."/>
      <w:lvlJc w:val="left"/>
      <w:pPr>
        <w:ind w:left="969" w:hanging="360"/>
      </w:pPr>
      <w:rPr>
        <w:rFonts w:hint="default"/>
      </w:r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53" w15:restartNumberingAfterBreak="0">
    <w:nsid w:val="6CAB34CA"/>
    <w:multiLevelType w:val="hybridMultilevel"/>
    <w:tmpl w:val="C5164F2A"/>
    <w:lvl w:ilvl="0" w:tplc="E9D657BA">
      <w:start w:val="4"/>
      <w:numFmt w:val="lowerLetter"/>
      <w:lvlText w:val="%1."/>
      <w:lvlJc w:val="left"/>
      <w:pPr>
        <w:ind w:left="9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E5F7640"/>
    <w:multiLevelType w:val="hybridMultilevel"/>
    <w:tmpl w:val="29B0B65A"/>
    <w:lvl w:ilvl="0" w:tplc="22B25BAC">
      <w:start w:val="2"/>
      <w:numFmt w:val="decimal"/>
      <w:lvlText w:val="%1."/>
      <w:lvlJc w:val="left"/>
      <w:pPr>
        <w:ind w:left="969"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1C444CB"/>
    <w:multiLevelType w:val="hybridMultilevel"/>
    <w:tmpl w:val="BE868BAA"/>
    <w:lvl w:ilvl="0" w:tplc="27786F38">
      <w:start w:val="1"/>
      <w:numFmt w:val="lowerRoman"/>
      <w:lvlText w:val="%1."/>
      <w:lvlJc w:val="left"/>
      <w:pPr>
        <w:ind w:left="1378" w:hanging="360"/>
      </w:pPr>
      <w:rPr>
        <w:rFonts w:hint="default"/>
      </w:rPr>
    </w:lvl>
    <w:lvl w:ilvl="1" w:tplc="04090019" w:tentative="1">
      <w:start w:val="1"/>
      <w:numFmt w:val="lowerLetter"/>
      <w:lvlText w:val="%2."/>
      <w:lvlJc w:val="left"/>
      <w:pPr>
        <w:ind w:left="2098" w:hanging="360"/>
      </w:pPr>
    </w:lvl>
    <w:lvl w:ilvl="2" w:tplc="0409001B" w:tentative="1">
      <w:start w:val="1"/>
      <w:numFmt w:val="lowerRoman"/>
      <w:lvlText w:val="%3."/>
      <w:lvlJc w:val="right"/>
      <w:pPr>
        <w:ind w:left="2818" w:hanging="180"/>
      </w:pPr>
    </w:lvl>
    <w:lvl w:ilvl="3" w:tplc="0409000F" w:tentative="1">
      <w:start w:val="1"/>
      <w:numFmt w:val="decimal"/>
      <w:lvlText w:val="%4."/>
      <w:lvlJc w:val="left"/>
      <w:pPr>
        <w:ind w:left="3538" w:hanging="360"/>
      </w:pPr>
    </w:lvl>
    <w:lvl w:ilvl="4" w:tplc="04090019" w:tentative="1">
      <w:start w:val="1"/>
      <w:numFmt w:val="lowerLetter"/>
      <w:lvlText w:val="%5."/>
      <w:lvlJc w:val="left"/>
      <w:pPr>
        <w:ind w:left="4258" w:hanging="360"/>
      </w:pPr>
    </w:lvl>
    <w:lvl w:ilvl="5" w:tplc="0409001B" w:tentative="1">
      <w:start w:val="1"/>
      <w:numFmt w:val="lowerRoman"/>
      <w:lvlText w:val="%6."/>
      <w:lvlJc w:val="right"/>
      <w:pPr>
        <w:ind w:left="4978" w:hanging="180"/>
      </w:pPr>
    </w:lvl>
    <w:lvl w:ilvl="6" w:tplc="0409000F" w:tentative="1">
      <w:start w:val="1"/>
      <w:numFmt w:val="decimal"/>
      <w:lvlText w:val="%7."/>
      <w:lvlJc w:val="left"/>
      <w:pPr>
        <w:ind w:left="5698" w:hanging="360"/>
      </w:pPr>
    </w:lvl>
    <w:lvl w:ilvl="7" w:tplc="04090019" w:tentative="1">
      <w:start w:val="1"/>
      <w:numFmt w:val="lowerLetter"/>
      <w:lvlText w:val="%8."/>
      <w:lvlJc w:val="left"/>
      <w:pPr>
        <w:ind w:left="6418" w:hanging="360"/>
      </w:pPr>
    </w:lvl>
    <w:lvl w:ilvl="8" w:tplc="0409001B" w:tentative="1">
      <w:start w:val="1"/>
      <w:numFmt w:val="lowerRoman"/>
      <w:lvlText w:val="%9."/>
      <w:lvlJc w:val="right"/>
      <w:pPr>
        <w:ind w:left="7138" w:hanging="180"/>
      </w:pPr>
    </w:lvl>
  </w:abstractNum>
  <w:abstractNum w:abstractNumId="56" w15:restartNumberingAfterBreak="0">
    <w:nsid w:val="72CC529C"/>
    <w:multiLevelType w:val="hybridMultilevel"/>
    <w:tmpl w:val="F188B0FC"/>
    <w:lvl w:ilvl="0" w:tplc="01C64E80">
      <w:start w:val="1"/>
      <w:numFmt w:val="decimal"/>
      <w:lvlText w:val="%1."/>
      <w:lvlJc w:val="left"/>
      <w:pPr>
        <w:ind w:left="6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7A37E80"/>
    <w:multiLevelType w:val="hybridMultilevel"/>
    <w:tmpl w:val="B2CA8696"/>
    <w:lvl w:ilvl="0" w:tplc="D5F6D186">
      <w:start w:val="1"/>
      <w:numFmt w:val="lowerLetter"/>
      <w:lvlText w:val="%1."/>
      <w:lvlJc w:val="left"/>
      <w:pPr>
        <w:ind w:left="1018" w:hanging="360"/>
      </w:pPr>
      <w:rPr>
        <w:rFonts w:hint="default"/>
      </w:rPr>
    </w:lvl>
    <w:lvl w:ilvl="1" w:tplc="04090019" w:tentative="1">
      <w:start w:val="1"/>
      <w:numFmt w:val="lowerLetter"/>
      <w:lvlText w:val="%2."/>
      <w:lvlJc w:val="left"/>
      <w:pPr>
        <w:ind w:left="1738" w:hanging="360"/>
      </w:pPr>
    </w:lvl>
    <w:lvl w:ilvl="2" w:tplc="0409001B" w:tentative="1">
      <w:start w:val="1"/>
      <w:numFmt w:val="lowerRoman"/>
      <w:lvlText w:val="%3."/>
      <w:lvlJc w:val="right"/>
      <w:pPr>
        <w:ind w:left="2458" w:hanging="180"/>
      </w:pPr>
    </w:lvl>
    <w:lvl w:ilvl="3" w:tplc="0409000F" w:tentative="1">
      <w:start w:val="1"/>
      <w:numFmt w:val="decimal"/>
      <w:lvlText w:val="%4."/>
      <w:lvlJc w:val="left"/>
      <w:pPr>
        <w:ind w:left="3178" w:hanging="360"/>
      </w:pPr>
    </w:lvl>
    <w:lvl w:ilvl="4" w:tplc="04090019" w:tentative="1">
      <w:start w:val="1"/>
      <w:numFmt w:val="lowerLetter"/>
      <w:lvlText w:val="%5."/>
      <w:lvlJc w:val="left"/>
      <w:pPr>
        <w:ind w:left="3898" w:hanging="360"/>
      </w:pPr>
    </w:lvl>
    <w:lvl w:ilvl="5" w:tplc="0409001B" w:tentative="1">
      <w:start w:val="1"/>
      <w:numFmt w:val="lowerRoman"/>
      <w:lvlText w:val="%6."/>
      <w:lvlJc w:val="right"/>
      <w:pPr>
        <w:ind w:left="4618" w:hanging="180"/>
      </w:pPr>
    </w:lvl>
    <w:lvl w:ilvl="6" w:tplc="0409000F" w:tentative="1">
      <w:start w:val="1"/>
      <w:numFmt w:val="decimal"/>
      <w:lvlText w:val="%7."/>
      <w:lvlJc w:val="left"/>
      <w:pPr>
        <w:ind w:left="5338" w:hanging="360"/>
      </w:pPr>
    </w:lvl>
    <w:lvl w:ilvl="7" w:tplc="04090019" w:tentative="1">
      <w:start w:val="1"/>
      <w:numFmt w:val="lowerLetter"/>
      <w:lvlText w:val="%8."/>
      <w:lvlJc w:val="left"/>
      <w:pPr>
        <w:ind w:left="6058" w:hanging="360"/>
      </w:pPr>
    </w:lvl>
    <w:lvl w:ilvl="8" w:tplc="0409001B" w:tentative="1">
      <w:start w:val="1"/>
      <w:numFmt w:val="lowerRoman"/>
      <w:lvlText w:val="%9."/>
      <w:lvlJc w:val="right"/>
      <w:pPr>
        <w:ind w:left="6778" w:hanging="180"/>
      </w:pPr>
    </w:lvl>
  </w:abstractNum>
  <w:abstractNum w:abstractNumId="58" w15:restartNumberingAfterBreak="0">
    <w:nsid w:val="77CC19F1"/>
    <w:multiLevelType w:val="hybridMultilevel"/>
    <w:tmpl w:val="7E38B5FC"/>
    <w:lvl w:ilvl="0" w:tplc="0290AB68">
      <w:start w:val="1"/>
      <w:numFmt w:val="lowerRoman"/>
      <w:lvlText w:val="%1."/>
      <w:lvlJc w:val="left"/>
      <w:pPr>
        <w:ind w:left="1383" w:hanging="720"/>
      </w:pPr>
      <w:rPr>
        <w:rFonts w:hint="default"/>
      </w:rPr>
    </w:lvl>
    <w:lvl w:ilvl="1" w:tplc="04090019" w:tentative="1">
      <w:start w:val="1"/>
      <w:numFmt w:val="lowerLetter"/>
      <w:lvlText w:val="%2."/>
      <w:lvlJc w:val="left"/>
      <w:pPr>
        <w:ind w:left="1743" w:hanging="360"/>
      </w:pPr>
    </w:lvl>
    <w:lvl w:ilvl="2" w:tplc="0409001B" w:tentative="1">
      <w:start w:val="1"/>
      <w:numFmt w:val="lowerRoman"/>
      <w:lvlText w:val="%3."/>
      <w:lvlJc w:val="right"/>
      <w:pPr>
        <w:ind w:left="2463" w:hanging="180"/>
      </w:pPr>
    </w:lvl>
    <w:lvl w:ilvl="3" w:tplc="0409000F" w:tentative="1">
      <w:start w:val="1"/>
      <w:numFmt w:val="decimal"/>
      <w:lvlText w:val="%4."/>
      <w:lvlJc w:val="left"/>
      <w:pPr>
        <w:ind w:left="3183" w:hanging="360"/>
      </w:pPr>
    </w:lvl>
    <w:lvl w:ilvl="4" w:tplc="04090019" w:tentative="1">
      <w:start w:val="1"/>
      <w:numFmt w:val="lowerLetter"/>
      <w:lvlText w:val="%5."/>
      <w:lvlJc w:val="left"/>
      <w:pPr>
        <w:ind w:left="3903" w:hanging="360"/>
      </w:pPr>
    </w:lvl>
    <w:lvl w:ilvl="5" w:tplc="0409001B" w:tentative="1">
      <w:start w:val="1"/>
      <w:numFmt w:val="lowerRoman"/>
      <w:lvlText w:val="%6."/>
      <w:lvlJc w:val="right"/>
      <w:pPr>
        <w:ind w:left="4623" w:hanging="180"/>
      </w:pPr>
    </w:lvl>
    <w:lvl w:ilvl="6" w:tplc="0409000F" w:tentative="1">
      <w:start w:val="1"/>
      <w:numFmt w:val="decimal"/>
      <w:lvlText w:val="%7."/>
      <w:lvlJc w:val="left"/>
      <w:pPr>
        <w:ind w:left="5343" w:hanging="360"/>
      </w:pPr>
    </w:lvl>
    <w:lvl w:ilvl="7" w:tplc="04090019" w:tentative="1">
      <w:start w:val="1"/>
      <w:numFmt w:val="lowerLetter"/>
      <w:lvlText w:val="%8."/>
      <w:lvlJc w:val="left"/>
      <w:pPr>
        <w:ind w:left="6063" w:hanging="360"/>
      </w:pPr>
    </w:lvl>
    <w:lvl w:ilvl="8" w:tplc="0409001B" w:tentative="1">
      <w:start w:val="1"/>
      <w:numFmt w:val="lowerRoman"/>
      <w:lvlText w:val="%9."/>
      <w:lvlJc w:val="right"/>
      <w:pPr>
        <w:ind w:left="6783" w:hanging="180"/>
      </w:pPr>
    </w:lvl>
  </w:abstractNum>
  <w:num w:numId="1" w16cid:durableId="1725711440">
    <w:abstractNumId w:val="35"/>
  </w:num>
  <w:num w:numId="2" w16cid:durableId="1675524692">
    <w:abstractNumId w:val="28"/>
  </w:num>
  <w:num w:numId="3" w16cid:durableId="820657146">
    <w:abstractNumId w:val="30"/>
  </w:num>
  <w:num w:numId="4" w16cid:durableId="1254051855">
    <w:abstractNumId w:val="15"/>
  </w:num>
  <w:num w:numId="5" w16cid:durableId="1890801386">
    <w:abstractNumId w:val="56"/>
  </w:num>
  <w:num w:numId="6" w16cid:durableId="183136540">
    <w:abstractNumId w:val="27"/>
  </w:num>
  <w:num w:numId="7" w16cid:durableId="576325880">
    <w:abstractNumId w:val="42"/>
  </w:num>
  <w:num w:numId="8" w16cid:durableId="484056418">
    <w:abstractNumId w:val="43"/>
  </w:num>
  <w:num w:numId="9" w16cid:durableId="2038850982">
    <w:abstractNumId w:val="24"/>
  </w:num>
  <w:num w:numId="10" w16cid:durableId="398093520">
    <w:abstractNumId w:val="58"/>
  </w:num>
  <w:num w:numId="11" w16cid:durableId="1276017227">
    <w:abstractNumId w:val="11"/>
  </w:num>
  <w:num w:numId="12" w16cid:durableId="978650635">
    <w:abstractNumId w:val="14"/>
  </w:num>
  <w:num w:numId="13" w16cid:durableId="1492255176">
    <w:abstractNumId w:val="18"/>
  </w:num>
  <w:num w:numId="14" w16cid:durableId="2054308349">
    <w:abstractNumId w:val="7"/>
  </w:num>
  <w:num w:numId="15" w16cid:durableId="1957789336">
    <w:abstractNumId w:val="57"/>
  </w:num>
  <w:num w:numId="16" w16cid:durableId="286476654">
    <w:abstractNumId w:val="50"/>
  </w:num>
  <w:num w:numId="17" w16cid:durableId="705839728">
    <w:abstractNumId w:val="2"/>
  </w:num>
  <w:num w:numId="18" w16cid:durableId="1365055590">
    <w:abstractNumId w:val="10"/>
  </w:num>
  <w:num w:numId="19" w16cid:durableId="2108765657">
    <w:abstractNumId w:val="52"/>
  </w:num>
  <w:num w:numId="20" w16cid:durableId="1923710825">
    <w:abstractNumId w:val="36"/>
  </w:num>
  <w:num w:numId="21" w16cid:durableId="321087194">
    <w:abstractNumId w:val="20"/>
  </w:num>
  <w:num w:numId="22" w16cid:durableId="1873690460">
    <w:abstractNumId w:val="33"/>
  </w:num>
  <w:num w:numId="23" w16cid:durableId="161165870">
    <w:abstractNumId w:val="4"/>
  </w:num>
  <w:num w:numId="24" w16cid:durableId="1314916323">
    <w:abstractNumId w:val="19"/>
  </w:num>
  <w:num w:numId="25" w16cid:durableId="1977758582">
    <w:abstractNumId w:val="45"/>
  </w:num>
  <w:num w:numId="26" w16cid:durableId="336078345">
    <w:abstractNumId w:val="55"/>
  </w:num>
  <w:num w:numId="27" w16cid:durableId="1450012164">
    <w:abstractNumId w:val="41"/>
  </w:num>
  <w:num w:numId="28" w16cid:durableId="1305086845">
    <w:abstractNumId w:val="40"/>
  </w:num>
  <w:num w:numId="29" w16cid:durableId="1713573281">
    <w:abstractNumId w:val="26"/>
  </w:num>
  <w:num w:numId="30" w16cid:durableId="1568154100">
    <w:abstractNumId w:val="1"/>
  </w:num>
  <w:num w:numId="31" w16cid:durableId="1422262522">
    <w:abstractNumId w:val="25"/>
  </w:num>
  <w:num w:numId="32" w16cid:durableId="1553076867">
    <w:abstractNumId w:val="22"/>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3" w16cid:durableId="790712294">
    <w:abstractNumId w:val="6"/>
  </w:num>
  <w:num w:numId="34" w16cid:durableId="224344132">
    <w:abstractNumId w:val="32"/>
  </w:num>
  <w:num w:numId="35" w16cid:durableId="2130271606">
    <w:abstractNumId w:val="54"/>
  </w:num>
  <w:num w:numId="36" w16cid:durableId="2056808278">
    <w:abstractNumId w:val="0"/>
  </w:num>
  <w:num w:numId="37" w16cid:durableId="92210566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65962331">
    <w:abstractNumId w:val="53"/>
  </w:num>
  <w:num w:numId="39" w16cid:durableId="2083215106">
    <w:abstractNumId w:val="39"/>
  </w:num>
  <w:num w:numId="40" w16cid:durableId="442505167">
    <w:abstractNumId w:val="46"/>
  </w:num>
  <w:num w:numId="41" w16cid:durableId="845677633">
    <w:abstractNumId w:val="5"/>
  </w:num>
  <w:num w:numId="42" w16cid:durableId="1450389591">
    <w:abstractNumId w:val="47"/>
  </w:num>
  <w:num w:numId="43" w16cid:durableId="1082488091">
    <w:abstractNumId w:val="12"/>
  </w:num>
  <w:num w:numId="44" w16cid:durableId="756513432">
    <w:abstractNumId w:val="23"/>
  </w:num>
  <w:num w:numId="45" w16cid:durableId="864245754">
    <w:abstractNumId w:val="16"/>
  </w:num>
  <w:num w:numId="46" w16cid:durableId="217785689">
    <w:abstractNumId w:val="29"/>
  </w:num>
  <w:num w:numId="47" w16cid:durableId="1222180915">
    <w:abstractNumId w:val="17"/>
  </w:num>
  <w:num w:numId="48" w16cid:durableId="390467842">
    <w:abstractNumId w:val="38"/>
  </w:num>
  <w:num w:numId="49" w16cid:durableId="1309556946">
    <w:abstractNumId w:val="8"/>
  </w:num>
  <w:num w:numId="50" w16cid:durableId="1455639521">
    <w:abstractNumId w:val="48"/>
  </w:num>
  <w:num w:numId="51" w16cid:durableId="2083327278">
    <w:abstractNumId w:val="9"/>
  </w:num>
  <w:num w:numId="52" w16cid:durableId="475269452">
    <w:abstractNumId w:val="44"/>
  </w:num>
  <w:num w:numId="53" w16cid:durableId="1278023602">
    <w:abstractNumId w:val="34"/>
  </w:num>
  <w:num w:numId="54" w16cid:durableId="1980651917">
    <w:abstractNumId w:val="37"/>
  </w:num>
  <w:num w:numId="55" w16cid:durableId="1837727505">
    <w:abstractNumId w:val="31"/>
  </w:num>
  <w:num w:numId="56" w16cid:durableId="1004278910">
    <w:abstractNumId w:val="13"/>
  </w:num>
  <w:num w:numId="57" w16cid:durableId="81074774">
    <w:abstractNumId w:val="3"/>
  </w:num>
  <w:num w:numId="58" w16cid:durableId="662856060">
    <w:abstractNumId w:val="49"/>
  </w:num>
  <w:num w:numId="59" w16cid:durableId="434986100">
    <w:abstractNumId w:val="21"/>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ita P L Tobing">
    <w15:presenceInfo w15:providerId="AD" w15:userId="S::rosita.tobing@pfimegalife.co.id::a372c5d5-efd2-4a2c-aef5-5dca551830ca"/>
  </w15:person>
  <w15:person w15:author="Indria Mukti Efayanti">
    <w15:presenceInfo w15:providerId="AD" w15:userId="S::indria.efayanti@pfimegalife.co.id::1474fbb4-cc79-4040-89d1-84fb7a5eb0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4E2"/>
    <w:rsid w:val="00002322"/>
    <w:rsid w:val="00006719"/>
    <w:rsid w:val="00011698"/>
    <w:rsid w:val="00012827"/>
    <w:rsid w:val="00012BC0"/>
    <w:rsid w:val="00021193"/>
    <w:rsid w:val="00037BD2"/>
    <w:rsid w:val="00040AA0"/>
    <w:rsid w:val="000445C2"/>
    <w:rsid w:val="000446B2"/>
    <w:rsid w:val="00046AE9"/>
    <w:rsid w:val="000520D2"/>
    <w:rsid w:val="0005443D"/>
    <w:rsid w:val="000633AC"/>
    <w:rsid w:val="0006376D"/>
    <w:rsid w:val="0006387C"/>
    <w:rsid w:val="000713CE"/>
    <w:rsid w:val="00071F4F"/>
    <w:rsid w:val="00073E6C"/>
    <w:rsid w:val="0007674D"/>
    <w:rsid w:val="00076AA9"/>
    <w:rsid w:val="000774BD"/>
    <w:rsid w:val="000865C9"/>
    <w:rsid w:val="00090338"/>
    <w:rsid w:val="0009276C"/>
    <w:rsid w:val="000A1C86"/>
    <w:rsid w:val="000A608C"/>
    <w:rsid w:val="000A7DBE"/>
    <w:rsid w:val="000B201C"/>
    <w:rsid w:val="000B2608"/>
    <w:rsid w:val="000B3024"/>
    <w:rsid w:val="000C1399"/>
    <w:rsid w:val="000C5598"/>
    <w:rsid w:val="000D0032"/>
    <w:rsid w:val="000D4351"/>
    <w:rsid w:val="000E15DF"/>
    <w:rsid w:val="000F620E"/>
    <w:rsid w:val="000F7CDF"/>
    <w:rsid w:val="001106E4"/>
    <w:rsid w:val="00110714"/>
    <w:rsid w:val="00114A03"/>
    <w:rsid w:val="001155FB"/>
    <w:rsid w:val="00116B32"/>
    <w:rsid w:val="00123B17"/>
    <w:rsid w:val="00123DF6"/>
    <w:rsid w:val="001244DF"/>
    <w:rsid w:val="00125EC8"/>
    <w:rsid w:val="00133DF9"/>
    <w:rsid w:val="00136A72"/>
    <w:rsid w:val="00141DA0"/>
    <w:rsid w:val="00142478"/>
    <w:rsid w:val="0014612C"/>
    <w:rsid w:val="00147A65"/>
    <w:rsid w:val="00151856"/>
    <w:rsid w:val="00155965"/>
    <w:rsid w:val="00156233"/>
    <w:rsid w:val="00156418"/>
    <w:rsid w:val="00156B79"/>
    <w:rsid w:val="0017511C"/>
    <w:rsid w:val="00182782"/>
    <w:rsid w:val="00182C57"/>
    <w:rsid w:val="00186391"/>
    <w:rsid w:val="00186BB2"/>
    <w:rsid w:val="001A20CC"/>
    <w:rsid w:val="001A34C4"/>
    <w:rsid w:val="001A3C8F"/>
    <w:rsid w:val="001A4959"/>
    <w:rsid w:val="001A62A9"/>
    <w:rsid w:val="001B2739"/>
    <w:rsid w:val="001B39A5"/>
    <w:rsid w:val="001D1AAA"/>
    <w:rsid w:val="001E4205"/>
    <w:rsid w:val="001E527E"/>
    <w:rsid w:val="001F0C0A"/>
    <w:rsid w:val="001F19B1"/>
    <w:rsid w:val="001F1F14"/>
    <w:rsid w:val="001F3377"/>
    <w:rsid w:val="001F69F6"/>
    <w:rsid w:val="00200544"/>
    <w:rsid w:val="0020184D"/>
    <w:rsid w:val="00203CFE"/>
    <w:rsid w:val="00204F88"/>
    <w:rsid w:val="00210C7B"/>
    <w:rsid w:val="002153F9"/>
    <w:rsid w:val="0021774F"/>
    <w:rsid w:val="00217F71"/>
    <w:rsid w:val="0022237D"/>
    <w:rsid w:val="002242E9"/>
    <w:rsid w:val="002367D3"/>
    <w:rsid w:val="00236CC8"/>
    <w:rsid w:val="00237942"/>
    <w:rsid w:val="00241708"/>
    <w:rsid w:val="00246F6D"/>
    <w:rsid w:val="00250B4C"/>
    <w:rsid w:val="002535F7"/>
    <w:rsid w:val="00255136"/>
    <w:rsid w:val="00257074"/>
    <w:rsid w:val="00257793"/>
    <w:rsid w:val="0026285C"/>
    <w:rsid w:val="00264D43"/>
    <w:rsid w:val="00265610"/>
    <w:rsid w:val="00266557"/>
    <w:rsid w:val="00266B88"/>
    <w:rsid w:val="00271EA4"/>
    <w:rsid w:val="00272818"/>
    <w:rsid w:val="00272870"/>
    <w:rsid w:val="002769CA"/>
    <w:rsid w:val="002914F6"/>
    <w:rsid w:val="00291FC3"/>
    <w:rsid w:val="002926DC"/>
    <w:rsid w:val="00294997"/>
    <w:rsid w:val="00296E83"/>
    <w:rsid w:val="002A1125"/>
    <w:rsid w:val="002A3E8F"/>
    <w:rsid w:val="002B4A6A"/>
    <w:rsid w:val="002C0F75"/>
    <w:rsid w:val="002C5F1E"/>
    <w:rsid w:val="002D0347"/>
    <w:rsid w:val="002D04A2"/>
    <w:rsid w:val="002D3139"/>
    <w:rsid w:val="002D49A2"/>
    <w:rsid w:val="002E0049"/>
    <w:rsid w:val="002E156B"/>
    <w:rsid w:val="002E5D8B"/>
    <w:rsid w:val="002E67AB"/>
    <w:rsid w:val="002E7FFA"/>
    <w:rsid w:val="002F1A6A"/>
    <w:rsid w:val="002F750E"/>
    <w:rsid w:val="0030461F"/>
    <w:rsid w:val="00311943"/>
    <w:rsid w:val="00312F38"/>
    <w:rsid w:val="003133F1"/>
    <w:rsid w:val="003142D6"/>
    <w:rsid w:val="00315B74"/>
    <w:rsid w:val="00320A80"/>
    <w:rsid w:val="003222F6"/>
    <w:rsid w:val="0032621C"/>
    <w:rsid w:val="003270E6"/>
    <w:rsid w:val="003278C8"/>
    <w:rsid w:val="00335079"/>
    <w:rsid w:val="00337A5D"/>
    <w:rsid w:val="003408A0"/>
    <w:rsid w:val="0034176D"/>
    <w:rsid w:val="00342C56"/>
    <w:rsid w:val="00342C5C"/>
    <w:rsid w:val="00342D7E"/>
    <w:rsid w:val="0034560F"/>
    <w:rsid w:val="00345F0E"/>
    <w:rsid w:val="00346CCA"/>
    <w:rsid w:val="00355202"/>
    <w:rsid w:val="00355F97"/>
    <w:rsid w:val="00357D9C"/>
    <w:rsid w:val="00361DAA"/>
    <w:rsid w:val="00361F07"/>
    <w:rsid w:val="00363179"/>
    <w:rsid w:val="00363C7C"/>
    <w:rsid w:val="00364B25"/>
    <w:rsid w:val="00364CF0"/>
    <w:rsid w:val="00370CD2"/>
    <w:rsid w:val="00375131"/>
    <w:rsid w:val="003868D6"/>
    <w:rsid w:val="003A1ED9"/>
    <w:rsid w:val="003A2DBC"/>
    <w:rsid w:val="003A3938"/>
    <w:rsid w:val="003A40C3"/>
    <w:rsid w:val="003A5AB8"/>
    <w:rsid w:val="003A66F3"/>
    <w:rsid w:val="003B0B1F"/>
    <w:rsid w:val="003B193A"/>
    <w:rsid w:val="003B2531"/>
    <w:rsid w:val="003B35C4"/>
    <w:rsid w:val="003B6113"/>
    <w:rsid w:val="003B656F"/>
    <w:rsid w:val="003B7B57"/>
    <w:rsid w:val="003C1FEA"/>
    <w:rsid w:val="003C36BC"/>
    <w:rsid w:val="003C4F6E"/>
    <w:rsid w:val="003C5100"/>
    <w:rsid w:val="003C70BE"/>
    <w:rsid w:val="003D0E0B"/>
    <w:rsid w:val="003D7290"/>
    <w:rsid w:val="003E0421"/>
    <w:rsid w:val="003F2D5A"/>
    <w:rsid w:val="003F469C"/>
    <w:rsid w:val="00404517"/>
    <w:rsid w:val="00405F0A"/>
    <w:rsid w:val="004075AD"/>
    <w:rsid w:val="004076CF"/>
    <w:rsid w:val="00407D02"/>
    <w:rsid w:val="00411F66"/>
    <w:rsid w:val="00412102"/>
    <w:rsid w:val="00412AFD"/>
    <w:rsid w:val="0042003C"/>
    <w:rsid w:val="00421FD0"/>
    <w:rsid w:val="00426266"/>
    <w:rsid w:val="004271BF"/>
    <w:rsid w:val="00432D06"/>
    <w:rsid w:val="00433872"/>
    <w:rsid w:val="004415FB"/>
    <w:rsid w:val="004416B7"/>
    <w:rsid w:val="004424E2"/>
    <w:rsid w:val="004460B6"/>
    <w:rsid w:val="00451F71"/>
    <w:rsid w:val="00457000"/>
    <w:rsid w:val="00457AFB"/>
    <w:rsid w:val="004612C0"/>
    <w:rsid w:val="00465131"/>
    <w:rsid w:val="004723F9"/>
    <w:rsid w:val="00477448"/>
    <w:rsid w:val="00481E8A"/>
    <w:rsid w:val="00482962"/>
    <w:rsid w:val="0048472A"/>
    <w:rsid w:val="004858D2"/>
    <w:rsid w:val="0049362F"/>
    <w:rsid w:val="004941F7"/>
    <w:rsid w:val="004976CF"/>
    <w:rsid w:val="004A2C3A"/>
    <w:rsid w:val="004B5290"/>
    <w:rsid w:val="004B569F"/>
    <w:rsid w:val="004B69F0"/>
    <w:rsid w:val="004C5C0E"/>
    <w:rsid w:val="004C67CA"/>
    <w:rsid w:val="004D2B95"/>
    <w:rsid w:val="004D2EAC"/>
    <w:rsid w:val="004D424A"/>
    <w:rsid w:val="004D4460"/>
    <w:rsid w:val="004D60D4"/>
    <w:rsid w:val="004E37E8"/>
    <w:rsid w:val="004E7B7C"/>
    <w:rsid w:val="004F0C5D"/>
    <w:rsid w:val="004F4DB8"/>
    <w:rsid w:val="00502941"/>
    <w:rsid w:val="00505AC4"/>
    <w:rsid w:val="00506BDC"/>
    <w:rsid w:val="00513D69"/>
    <w:rsid w:val="0051508E"/>
    <w:rsid w:val="005201F2"/>
    <w:rsid w:val="00521EF5"/>
    <w:rsid w:val="00524A1A"/>
    <w:rsid w:val="00527C43"/>
    <w:rsid w:val="005304AA"/>
    <w:rsid w:val="00534985"/>
    <w:rsid w:val="0054022B"/>
    <w:rsid w:val="00546DB7"/>
    <w:rsid w:val="005479CA"/>
    <w:rsid w:val="00551AE7"/>
    <w:rsid w:val="00555344"/>
    <w:rsid w:val="00556CD0"/>
    <w:rsid w:val="00560291"/>
    <w:rsid w:val="005610AC"/>
    <w:rsid w:val="005737BF"/>
    <w:rsid w:val="00586ABB"/>
    <w:rsid w:val="005924FD"/>
    <w:rsid w:val="00593EE7"/>
    <w:rsid w:val="005A1EC2"/>
    <w:rsid w:val="005A60F4"/>
    <w:rsid w:val="005A6E71"/>
    <w:rsid w:val="005A75A8"/>
    <w:rsid w:val="005B082C"/>
    <w:rsid w:val="005B1426"/>
    <w:rsid w:val="005B2895"/>
    <w:rsid w:val="005B2B60"/>
    <w:rsid w:val="005C2684"/>
    <w:rsid w:val="005C4A04"/>
    <w:rsid w:val="005C583F"/>
    <w:rsid w:val="005D0A6E"/>
    <w:rsid w:val="005D4EC4"/>
    <w:rsid w:val="005D6C23"/>
    <w:rsid w:val="005E14B7"/>
    <w:rsid w:val="005E3CDF"/>
    <w:rsid w:val="005F4995"/>
    <w:rsid w:val="005F4E11"/>
    <w:rsid w:val="005F61B1"/>
    <w:rsid w:val="00602DDC"/>
    <w:rsid w:val="00606DDC"/>
    <w:rsid w:val="00614A78"/>
    <w:rsid w:val="006170FA"/>
    <w:rsid w:val="00621163"/>
    <w:rsid w:val="006214FB"/>
    <w:rsid w:val="0062332E"/>
    <w:rsid w:val="00632BAC"/>
    <w:rsid w:val="00634AA8"/>
    <w:rsid w:val="00635858"/>
    <w:rsid w:val="00636DF0"/>
    <w:rsid w:val="00640D51"/>
    <w:rsid w:val="00641D8D"/>
    <w:rsid w:val="006425FE"/>
    <w:rsid w:val="00642F6F"/>
    <w:rsid w:val="0064506E"/>
    <w:rsid w:val="00654CF7"/>
    <w:rsid w:val="006565E5"/>
    <w:rsid w:val="00665A8D"/>
    <w:rsid w:val="00667623"/>
    <w:rsid w:val="00667B29"/>
    <w:rsid w:val="00667BB5"/>
    <w:rsid w:val="00670C36"/>
    <w:rsid w:val="006722A5"/>
    <w:rsid w:val="006722D8"/>
    <w:rsid w:val="006728DB"/>
    <w:rsid w:val="00676503"/>
    <w:rsid w:val="00676838"/>
    <w:rsid w:val="00682F47"/>
    <w:rsid w:val="0068523D"/>
    <w:rsid w:val="00686F64"/>
    <w:rsid w:val="00690FA2"/>
    <w:rsid w:val="006977DD"/>
    <w:rsid w:val="006A0202"/>
    <w:rsid w:val="006A1229"/>
    <w:rsid w:val="006A29BF"/>
    <w:rsid w:val="006A5DF4"/>
    <w:rsid w:val="006B093B"/>
    <w:rsid w:val="006B7D2B"/>
    <w:rsid w:val="006C03C3"/>
    <w:rsid w:val="006C7D3A"/>
    <w:rsid w:val="006C7FD8"/>
    <w:rsid w:val="006D296F"/>
    <w:rsid w:val="006D4080"/>
    <w:rsid w:val="006D4D0F"/>
    <w:rsid w:val="006D5A50"/>
    <w:rsid w:val="006E27E0"/>
    <w:rsid w:val="006E2EB6"/>
    <w:rsid w:val="006E5CF9"/>
    <w:rsid w:val="006E7A3C"/>
    <w:rsid w:val="006F5D1D"/>
    <w:rsid w:val="006F665F"/>
    <w:rsid w:val="00702261"/>
    <w:rsid w:val="00705481"/>
    <w:rsid w:val="00705D60"/>
    <w:rsid w:val="00707E0F"/>
    <w:rsid w:val="00722987"/>
    <w:rsid w:val="00724352"/>
    <w:rsid w:val="00726E66"/>
    <w:rsid w:val="00731A0E"/>
    <w:rsid w:val="0074134C"/>
    <w:rsid w:val="007415C6"/>
    <w:rsid w:val="00741639"/>
    <w:rsid w:val="007471EA"/>
    <w:rsid w:val="00747DC6"/>
    <w:rsid w:val="00754A97"/>
    <w:rsid w:val="00754C91"/>
    <w:rsid w:val="007551D9"/>
    <w:rsid w:val="00757324"/>
    <w:rsid w:val="00766668"/>
    <w:rsid w:val="007678A4"/>
    <w:rsid w:val="007729D1"/>
    <w:rsid w:val="00772E18"/>
    <w:rsid w:val="007752E0"/>
    <w:rsid w:val="00776642"/>
    <w:rsid w:val="00776AE3"/>
    <w:rsid w:val="00784843"/>
    <w:rsid w:val="00785367"/>
    <w:rsid w:val="00787334"/>
    <w:rsid w:val="007A3AF2"/>
    <w:rsid w:val="007A7F3F"/>
    <w:rsid w:val="007B2EA3"/>
    <w:rsid w:val="007B3B1E"/>
    <w:rsid w:val="007C3326"/>
    <w:rsid w:val="007C44EA"/>
    <w:rsid w:val="007C4960"/>
    <w:rsid w:val="007C66EB"/>
    <w:rsid w:val="007C6B02"/>
    <w:rsid w:val="007C6FCA"/>
    <w:rsid w:val="007D17AA"/>
    <w:rsid w:val="007E3731"/>
    <w:rsid w:val="007E5632"/>
    <w:rsid w:val="007F43F6"/>
    <w:rsid w:val="00802B87"/>
    <w:rsid w:val="008212CE"/>
    <w:rsid w:val="008214E8"/>
    <w:rsid w:val="00827127"/>
    <w:rsid w:val="00831AE9"/>
    <w:rsid w:val="00831DC0"/>
    <w:rsid w:val="00835570"/>
    <w:rsid w:val="008438EE"/>
    <w:rsid w:val="00844561"/>
    <w:rsid w:val="008459A4"/>
    <w:rsid w:val="008459EB"/>
    <w:rsid w:val="00845F1A"/>
    <w:rsid w:val="008473D7"/>
    <w:rsid w:val="008520F9"/>
    <w:rsid w:val="00852BCD"/>
    <w:rsid w:val="008606D2"/>
    <w:rsid w:val="00863D1B"/>
    <w:rsid w:val="008650B3"/>
    <w:rsid w:val="008735EF"/>
    <w:rsid w:val="0087474F"/>
    <w:rsid w:val="00881514"/>
    <w:rsid w:val="00893DBC"/>
    <w:rsid w:val="00897176"/>
    <w:rsid w:val="008A0B58"/>
    <w:rsid w:val="008A29D8"/>
    <w:rsid w:val="008A67FC"/>
    <w:rsid w:val="008B2D2D"/>
    <w:rsid w:val="008B4D7C"/>
    <w:rsid w:val="008C0BC7"/>
    <w:rsid w:val="008C40BD"/>
    <w:rsid w:val="008D0371"/>
    <w:rsid w:val="008D04EE"/>
    <w:rsid w:val="008D38F9"/>
    <w:rsid w:val="008D4430"/>
    <w:rsid w:val="008D54BF"/>
    <w:rsid w:val="008D565D"/>
    <w:rsid w:val="008D6549"/>
    <w:rsid w:val="008E0B11"/>
    <w:rsid w:val="008E24A6"/>
    <w:rsid w:val="008E4840"/>
    <w:rsid w:val="008F4431"/>
    <w:rsid w:val="008F4E29"/>
    <w:rsid w:val="009002A9"/>
    <w:rsid w:val="00901A6F"/>
    <w:rsid w:val="0090541B"/>
    <w:rsid w:val="00906DD4"/>
    <w:rsid w:val="00912118"/>
    <w:rsid w:val="009130FF"/>
    <w:rsid w:val="0091501E"/>
    <w:rsid w:val="009157F2"/>
    <w:rsid w:val="00915905"/>
    <w:rsid w:val="00917807"/>
    <w:rsid w:val="00934B64"/>
    <w:rsid w:val="009377A0"/>
    <w:rsid w:val="00941706"/>
    <w:rsid w:val="009434AF"/>
    <w:rsid w:val="00945BAC"/>
    <w:rsid w:val="00945FF8"/>
    <w:rsid w:val="00946899"/>
    <w:rsid w:val="00947A81"/>
    <w:rsid w:val="00950333"/>
    <w:rsid w:val="009514C1"/>
    <w:rsid w:val="009520A0"/>
    <w:rsid w:val="00957258"/>
    <w:rsid w:val="00961D18"/>
    <w:rsid w:val="00966F69"/>
    <w:rsid w:val="009673CF"/>
    <w:rsid w:val="0097089F"/>
    <w:rsid w:val="009717B4"/>
    <w:rsid w:val="00973CDC"/>
    <w:rsid w:val="00977392"/>
    <w:rsid w:val="00987F25"/>
    <w:rsid w:val="0099008D"/>
    <w:rsid w:val="009913E9"/>
    <w:rsid w:val="00993624"/>
    <w:rsid w:val="009957C4"/>
    <w:rsid w:val="009A495B"/>
    <w:rsid w:val="009A6F4C"/>
    <w:rsid w:val="009A7D09"/>
    <w:rsid w:val="009B237B"/>
    <w:rsid w:val="009B2CDE"/>
    <w:rsid w:val="009B3CFB"/>
    <w:rsid w:val="009B5A80"/>
    <w:rsid w:val="009C01C8"/>
    <w:rsid w:val="009C1435"/>
    <w:rsid w:val="009C431C"/>
    <w:rsid w:val="009D3723"/>
    <w:rsid w:val="009E0975"/>
    <w:rsid w:val="009E3407"/>
    <w:rsid w:val="009E52D9"/>
    <w:rsid w:val="009E649D"/>
    <w:rsid w:val="009F4947"/>
    <w:rsid w:val="009F72F8"/>
    <w:rsid w:val="00A01CD9"/>
    <w:rsid w:val="00A028CE"/>
    <w:rsid w:val="00A03F9B"/>
    <w:rsid w:val="00A0593C"/>
    <w:rsid w:val="00A0634F"/>
    <w:rsid w:val="00A10F1C"/>
    <w:rsid w:val="00A1217B"/>
    <w:rsid w:val="00A1351A"/>
    <w:rsid w:val="00A170F2"/>
    <w:rsid w:val="00A220A6"/>
    <w:rsid w:val="00A32988"/>
    <w:rsid w:val="00A35C1D"/>
    <w:rsid w:val="00A3733A"/>
    <w:rsid w:val="00A40303"/>
    <w:rsid w:val="00A41A26"/>
    <w:rsid w:val="00A42CA7"/>
    <w:rsid w:val="00A46A90"/>
    <w:rsid w:val="00A5042F"/>
    <w:rsid w:val="00A54440"/>
    <w:rsid w:val="00A545B8"/>
    <w:rsid w:val="00A54926"/>
    <w:rsid w:val="00A56795"/>
    <w:rsid w:val="00A60CCB"/>
    <w:rsid w:val="00A62028"/>
    <w:rsid w:val="00A63F99"/>
    <w:rsid w:val="00A64031"/>
    <w:rsid w:val="00A72066"/>
    <w:rsid w:val="00A73B9E"/>
    <w:rsid w:val="00A77258"/>
    <w:rsid w:val="00A804D6"/>
    <w:rsid w:val="00A80B25"/>
    <w:rsid w:val="00A85A8A"/>
    <w:rsid w:val="00A86174"/>
    <w:rsid w:val="00A86AA4"/>
    <w:rsid w:val="00A94DE4"/>
    <w:rsid w:val="00A9606E"/>
    <w:rsid w:val="00AA1B1A"/>
    <w:rsid w:val="00AA37E7"/>
    <w:rsid w:val="00AB4507"/>
    <w:rsid w:val="00AB644E"/>
    <w:rsid w:val="00AB7915"/>
    <w:rsid w:val="00AC79A3"/>
    <w:rsid w:val="00AD4933"/>
    <w:rsid w:val="00AD7087"/>
    <w:rsid w:val="00AE5587"/>
    <w:rsid w:val="00B05D92"/>
    <w:rsid w:val="00B11D35"/>
    <w:rsid w:val="00B121F2"/>
    <w:rsid w:val="00B14734"/>
    <w:rsid w:val="00B151F6"/>
    <w:rsid w:val="00B20A5E"/>
    <w:rsid w:val="00B41C5E"/>
    <w:rsid w:val="00B43F74"/>
    <w:rsid w:val="00B43FF3"/>
    <w:rsid w:val="00B4653A"/>
    <w:rsid w:val="00B467E5"/>
    <w:rsid w:val="00B50AC2"/>
    <w:rsid w:val="00B513B8"/>
    <w:rsid w:val="00B57BF3"/>
    <w:rsid w:val="00B66D45"/>
    <w:rsid w:val="00B7418F"/>
    <w:rsid w:val="00B876C2"/>
    <w:rsid w:val="00B90B86"/>
    <w:rsid w:val="00B9159D"/>
    <w:rsid w:val="00B92858"/>
    <w:rsid w:val="00B93A9D"/>
    <w:rsid w:val="00B97406"/>
    <w:rsid w:val="00BA1200"/>
    <w:rsid w:val="00BA2B04"/>
    <w:rsid w:val="00BA4873"/>
    <w:rsid w:val="00BA4F98"/>
    <w:rsid w:val="00BA53F6"/>
    <w:rsid w:val="00BA6CA2"/>
    <w:rsid w:val="00BB31CB"/>
    <w:rsid w:val="00BB4295"/>
    <w:rsid w:val="00BC46E0"/>
    <w:rsid w:val="00BE030F"/>
    <w:rsid w:val="00BE7B29"/>
    <w:rsid w:val="00BF0095"/>
    <w:rsid w:val="00BF5DB0"/>
    <w:rsid w:val="00C0085E"/>
    <w:rsid w:val="00C0375A"/>
    <w:rsid w:val="00C0731E"/>
    <w:rsid w:val="00C1110C"/>
    <w:rsid w:val="00C123A9"/>
    <w:rsid w:val="00C15615"/>
    <w:rsid w:val="00C160DF"/>
    <w:rsid w:val="00C22B2A"/>
    <w:rsid w:val="00C235AA"/>
    <w:rsid w:val="00C32815"/>
    <w:rsid w:val="00C37BCF"/>
    <w:rsid w:val="00C415F3"/>
    <w:rsid w:val="00C4324A"/>
    <w:rsid w:val="00C43EF2"/>
    <w:rsid w:val="00C4438A"/>
    <w:rsid w:val="00C522A0"/>
    <w:rsid w:val="00C53194"/>
    <w:rsid w:val="00C55812"/>
    <w:rsid w:val="00C55CDF"/>
    <w:rsid w:val="00C567DE"/>
    <w:rsid w:val="00C60CC1"/>
    <w:rsid w:val="00C62638"/>
    <w:rsid w:val="00C66D9C"/>
    <w:rsid w:val="00C677D1"/>
    <w:rsid w:val="00C67AA1"/>
    <w:rsid w:val="00C7327F"/>
    <w:rsid w:val="00C77804"/>
    <w:rsid w:val="00C8149E"/>
    <w:rsid w:val="00C81984"/>
    <w:rsid w:val="00C87DCB"/>
    <w:rsid w:val="00C9016B"/>
    <w:rsid w:val="00C90253"/>
    <w:rsid w:val="00C93235"/>
    <w:rsid w:val="00C93547"/>
    <w:rsid w:val="00CA08EF"/>
    <w:rsid w:val="00CA0EDD"/>
    <w:rsid w:val="00CA2402"/>
    <w:rsid w:val="00CA6585"/>
    <w:rsid w:val="00CB26B9"/>
    <w:rsid w:val="00CB3DD7"/>
    <w:rsid w:val="00CB553F"/>
    <w:rsid w:val="00CC1804"/>
    <w:rsid w:val="00CC1ABA"/>
    <w:rsid w:val="00CD7128"/>
    <w:rsid w:val="00CD7292"/>
    <w:rsid w:val="00CE1135"/>
    <w:rsid w:val="00CE77DD"/>
    <w:rsid w:val="00CF2BA0"/>
    <w:rsid w:val="00D005B7"/>
    <w:rsid w:val="00D00743"/>
    <w:rsid w:val="00D019F1"/>
    <w:rsid w:val="00D0362D"/>
    <w:rsid w:val="00D04C46"/>
    <w:rsid w:val="00D123D4"/>
    <w:rsid w:val="00D12F2D"/>
    <w:rsid w:val="00D20C7C"/>
    <w:rsid w:val="00D2490B"/>
    <w:rsid w:val="00D25C0D"/>
    <w:rsid w:val="00D3113F"/>
    <w:rsid w:val="00D32EB1"/>
    <w:rsid w:val="00D40438"/>
    <w:rsid w:val="00D423CD"/>
    <w:rsid w:val="00D51738"/>
    <w:rsid w:val="00D76828"/>
    <w:rsid w:val="00D822BD"/>
    <w:rsid w:val="00D84431"/>
    <w:rsid w:val="00D87AA5"/>
    <w:rsid w:val="00D91B77"/>
    <w:rsid w:val="00D972BE"/>
    <w:rsid w:val="00D97544"/>
    <w:rsid w:val="00D97F6F"/>
    <w:rsid w:val="00DB1974"/>
    <w:rsid w:val="00DB64B1"/>
    <w:rsid w:val="00DB7919"/>
    <w:rsid w:val="00DC5A27"/>
    <w:rsid w:val="00DC6A37"/>
    <w:rsid w:val="00DE0D05"/>
    <w:rsid w:val="00DE13A4"/>
    <w:rsid w:val="00DE6A32"/>
    <w:rsid w:val="00DE6CAC"/>
    <w:rsid w:val="00DF1E74"/>
    <w:rsid w:val="00DF4822"/>
    <w:rsid w:val="00DF59B5"/>
    <w:rsid w:val="00DF7D9C"/>
    <w:rsid w:val="00E0359C"/>
    <w:rsid w:val="00E05500"/>
    <w:rsid w:val="00E05AF2"/>
    <w:rsid w:val="00E21D10"/>
    <w:rsid w:val="00E25AD2"/>
    <w:rsid w:val="00E30A9C"/>
    <w:rsid w:val="00E30D05"/>
    <w:rsid w:val="00E3117E"/>
    <w:rsid w:val="00E32F73"/>
    <w:rsid w:val="00E3433A"/>
    <w:rsid w:val="00E45B11"/>
    <w:rsid w:val="00E46B82"/>
    <w:rsid w:val="00E5023B"/>
    <w:rsid w:val="00E60041"/>
    <w:rsid w:val="00E618A8"/>
    <w:rsid w:val="00E639AE"/>
    <w:rsid w:val="00E65D7D"/>
    <w:rsid w:val="00E7203D"/>
    <w:rsid w:val="00E72E99"/>
    <w:rsid w:val="00E74476"/>
    <w:rsid w:val="00E7450C"/>
    <w:rsid w:val="00E80064"/>
    <w:rsid w:val="00E8104E"/>
    <w:rsid w:val="00E82227"/>
    <w:rsid w:val="00E91D60"/>
    <w:rsid w:val="00E92FE8"/>
    <w:rsid w:val="00E940BF"/>
    <w:rsid w:val="00EA1B1F"/>
    <w:rsid w:val="00EA557B"/>
    <w:rsid w:val="00EA6494"/>
    <w:rsid w:val="00EB1742"/>
    <w:rsid w:val="00EB31BE"/>
    <w:rsid w:val="00EB35CD"/>
    <w:rsid w:val="00EB4574"/>
    <w:rsid w:val="00EB6F14"/>
    <w:rsid w:val="00ED163F"/>
    <w:rsid w:val="00ED6D34"/>
    <w:rsid w:val="00EF0D11"/>
    <w:rsid w:val="00EF30E1"/>
    <w:rsid w:val="00F033A6"/>
    <w:rsid w:val="00F058B7"/>
    <w:rsid w:val="00F0597D"/>
    <w:rsid w:val="00F05BA9"/>
    <w:rsid w:val="00F10F78"/>
    <w:rsid w:val="00F115BF"/>
    <w:rsid w:val="00F12415"/>
    <w:rsid w:val="00F148AA"/>
    <w:rsid w:val="00F2205C"/>
    <w:rsid w:val="00F23CE3"/>
    <w:rsid w:val="00F2418F"/>
    <w:rsid w:val="00F24BA8"/>
    <w:rsid w:val="00F24D98"/>
    <w:rsid w:val="00F30F2C"/>
    <w:rsid w:val="00F329F5"/>
    <w:rsid w:val="00F3318A"/>
    <w:rsid w:val="00F43FAD"/>
    <w:rsid w:val="00F4745D"/>
    <w:rsid w:val="00F51A6D"/>
    <w:rsid w:val="00F52F94"/>
    <w:rsid w:val="00F5630F"/>
    <w:rsid w:val="00F611F5"/>
    <w:rsid w:val="00F61C39"/>
    <w:rsid w:val="00F6344F"/>
    <w:rsid w:val="00F64A59"/>
    <w:rsid w:val="00F81473"/>
    <w:rsid w:val="00F822E3"/>
    <w:rsid w:val="00F851AA"/>
    <w:rsid w:val="00F87082"/>
    <w:rsid w:val="00F934A9"/>
    <w:rsid w:val="00F951D4"/>
    <w:rsid w:val="00FA1284"/>
    <w:rsid w:val="00FA1455"/>
    <w:rsid w:val="00FA675A"/>
    <w:rsid w:val="00FB0DD7"/>
    <w:rsid w:val="00FB178C"/>
    <w:rsid w:val="00FB1B00"/>
    <w:rsid w:val="00FB2C33"/>
    <w:rsid w:val="00FB5FE4"/>
    <w:rsid w:val="00FB67BB"/>
    <w:rsid w:val="00FB7698"/>
    <w:rsid w:val="00FB794E"/>
    <w:rsid w:val="00FC53A8"/>
    <w:rsid w:val="00FD3110"/>
    <w:rsid w:val="00FE2550"/>
    <w:rsid w:val="00FE5857"/>
    <w:rsid w:val="00FF4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FA7E2"/>
  <w15:docId w15:val="{B5574332-3C64-439B-ADC1-AAB07CDD7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F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6B7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B7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C67CA"/>
    <w:pPr>
      <w:tabs>
        <w:tab w:val="center" w:pos="4680"/>
        <w:tab w:val="right" w:pos="9360"/>
      </w:tabs>
    </w:pPr>
  </w:style>
  <w:style w:type="character" w:customStyle="1" w:styleId="HeaderChar">
    <w:name w:val="Header Char"/>
    <w:basedOn w:val="DefaultParagraphFont"/>
    <w:link w:val="Header"/>
    <w:uiPriority w:val="99"/>
    <w:rsid w:val="004C67CA"/>
  </w:style>
  <w:style w:type="paragraph" w:styleId="Footer">
    <w:name w:val="footer"/>
    <w:basedOn w:val="Normal"/>
    <w:link w:val="FooterChar"/>
    <w:uiPriority w:val="99"/>
    <w:unhideWhenUsed/>
    <w:rsid w:val="004C67CA"/>
    <w:pPr>
      <w:tabs>
        <w:tab w:val="center" w:pos="4680"/>
        <w:tab w:val="right" w:pos="9360"/>
      </w:tabs>
    </w:pPr>
  </w:style>
  <w:style w:type="character" w:customStyle="1" w:styleId="FooterChar">
    <w:name w:val="Footer Char"/>
    <w:basedOn w:val="DefaultParagraphFont"/>
    <w:link w:val="Footer"/>
    <w:uiPriority w:val="99"/>
    <w:rsid w:val="004C67CA"/>
  </w:style>
  <w:style w:type="table" w:styleId="TableGrid">
    <w:name w:val="Table Grid"/>
    <w:basedOn w:val="TableNormal"/>
    <w:uiPriority w:val="39"/>
    <w:rsid w:val="00A059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F5DB0"/>
    <w:pPr>
      <w:ind w:left="720"/>
      <w:contextualSpacing/>
    </w:pPr>
  </w:style>
  <w:style w:type="character" w:styleId="CommentReference">
    <w:name w:val="annotation reference"/>
    <w:basedOn w:val="DefaultParagraphFont"/>
    <w:uiPriority w:val="99"/>
    <w:semiHidden/>
    <w:unhideWhenUsed/>
    <w:rsid w:val="00C235AA"/>
    <w:rPr>
      <w:sz w:val="16"/>
      <w:szCs w:val="16"/>
    </w:rPr>
  </w:style>
  <w:style w:type="paragraph" w:styleId="CommentText">
    <w:name w:val="annotation text"/>
    <w:basedOn w:val="Normal"/>
    <w:link w:val="CommentTextChar"/>
    <w:uiPriority w:val="99"/>
    <w:semiHidden/>
    <w:unhideWhenUsed/>
    <w:rsid w:val="00C235AA"/>
    <w:rPr>
      <w:sz w:val="20"/>
      <w:szCs w:val="20"/>
    </w:rPr>
  </w:style>
  <w:style w:type="character" w:customStyle="1" w:styleId="CommentTextChar">
    <w:name w:val="Comment Text Char"/>
    <w:basedOn w:val="DefaultParagraphFont"/>
    <w:link w:val="CommentText"/>
    <w:uiPriority w:val="99"/>
    <w:semiHidden/>
    <w:rsid w:val="00C235AA"/>
    <w:rPr>
      <w:sz w:val="20"/>
      <w:szCs w:val="20"/>
    </w:rPr>
  </w:style>
  <w:style w:type="paragraph" w:styleId="CommentSubject">
    <w:name w:val="annotation subject"/>
    <w:basedOn w:val="CommentText"/>
    <w:next w:val="CommentText"/>
    <w:link w:val="CommentSubjectChar"/>
    <w:uiPriority w:val="99"/>
    <w:semiHidden/>
    <w:unhideWhenUsed/>
    <w:rsid w:val="00C235AA"/>
    <w:rPr>
      <w:b/>
      <w:bCs/>
    </w:rPr>
  </w:style>
  <w:style w:type="character" w:customStyle="1" w:styleId="CommentSubjectChar">
    <w:name w:val="Comment Subject Char"/>
    <w:basedOn w:val="CommentTextChar"/>
    <w:link w:val="CommentSubject"/>
    <w:uiPriority w:val="99"/>
    <w:semiHidden/>
    <w:rsid w:val="00C235AA"/>
    <w:rPr>
      <w:b/>
      <w:bCs/>
      <w:sz w:val="20"/>
      <w:szCs w:val="20"/>
    </w:rPr>
  </w:style>
  <w:style w:type="paragraph" w:styleId="BalloonText">
    <w:name w:val="Balloon Text"/>
    <w:basedOn w:val="Normal"/>
    <w:link w:val="BalloonTextChar"/>
    <w:uiPriority w:val="99"/>
    <w:semiHidden/>
    <w:unhideWhenUsed/>
    <w:rsid w:val="00C235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35AA"/>
    <w:rPr>
      <w:rFonts w:ascii="Segoe UI" w:hAnsi="Segoe UI" w:cs="Segoe UI"/>
      <w:sz w:val="18"/>
      <w:szCs w:val="18"/>
    </w:rPr>
  </w:style>
  <w:style w:type="character" w:styleId="Hyperlink">
    <w:name w:val="Hyperlink"/>
    <w:basedOn w:val="DefaultParagraphFont"/>
    <w:uiPriority w:val="99"/>
    <w:unhideWhenUsed/>
    <w:rsid w:val="00CA08EF"/>
    <w:rPr>
      <w:color w:val="0563C1" w:themeColor="hyperlink"/>
      <w:u w:val="single"/>
    </w:rPr>
  </w:style>
  <w:style w:type="paragraph" w:styleId="BodyTextIndent">
    <w:name w:val="Body Text Indent"/>
    <w:basedOn w:val="Normal"/>
    <w:link w:val="BodyTextIndentChar"/>
    <w:uiPriority w:val="99"/>
    <w:semiHidden/>
    <w:unhideWhenUsed/>
    <w:rsid w:val="00DE6A32"/>
    <w:pPr>
      <w:spacing w:after="120"/>
      <w:ind w:left="283"/>
    </w:pPr>
  </w:style>
  <w:style w:type="character" w:customStyle="1" w:styleId="BodyTextIndentChar">
    <w:name w:val="Body Text Indent Char"/>
    <w:basedOn w:val="DefaultParagraphFont"/>
    <w:link w:val="BodyTextIndent"/>
    <w:uiPriority w:val="99"/>
    <w:semiHidden/>
    <w:rsid w:val="00DE6A32"/>
  </w:style>
  <w:style w:type="paragraph" w:styleId="Revision">
    <w:name w:val="Revision"/>
    <w:hidden/>
    <w:uiPriority w:val="99"/>
    <w:semiHidden/>
    <w:rsid w:val="004415FB"/>
  </w:style>
  <w:style w:type="character" w:customStyle="1" w:styleId="ListParagraphChar">
    <w:name w:val="List Paragraph Char"/>
    <w:link w:val="ListParagraph"/>
    <w:uiPriority w:val="34"/>
    <w:rsid w:val="0026285C"/>
  </w:style>
  <w:style w:type="table" w:customStyle="1" w:styleId="TableGrid1">
    <w:name w:val="Table Grid1"/>
    <w:basedOn w:val="TableNormal"/>
    <w:next w:val="TableGrid"/>
    <w:uiPriority w:val="39"/>
    <w:rsid w:val="00342C5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6378">
      <w:bodyDiv w:val="1"/>
      <w:marLeft w:val="0"/>
      <w:marRight w:val="0"/>
      <w:marTop w:val="0"/>
      <w:marBottom w:val="0"/>
      <w:divBdr>
        <w:top w:val="none" w:sz="0" w:space="0" w:color="auto"/>
        <w:left w:val="none" w:sz="0" w:space="0" w:color="auto"/>
        <w:bottom w:val="none" w:sz="0" w:space="0" w:color="auto"/>
        <w:right w:val="none" w:sz="0" w:space="0" w:color="auto"/>
      </w:divBdr>
    </w:div>
    <w:div w:id="127170572">
      <w:bodyDiv w:val="1"/>
      <w:marLeft w:val="0"/>
      <w:marRight w:val="0"/>
      <w:marTop w:val="0"/>
      <w:marBottom w:val="0"/>
      <w:divBdr>
        <w:top w:val="none" w:sz="0" w:space="0" w:color="auto"/>
        <w:left w:val="none" w:sz="0" w:space="0" w:color="auto"/>
        <w:bottom w:val="none" w:sz="0" w:space="0" w:color="auto"/>
        <w:right w:val="none" w:sz="0" w:space="0" w:color="auto"/>
      </w:divBdr>
    </w:div>
    <w:div w:id="224879618">
      <w:bodyDiv w:val="1"/>
      <w:marLeft w:val="0"/>
      <w:marRight w:val="0"/>
      <w:marTop w:val="0"/>
      <w:marBottom w:val="0"/>
      <w:divBdr>
        <w:top w:val="none" w:sz="0" w:space="0" w:color="auto"/>
        <w:left w:val="none" w:sz="0" w:space="0" w:color="auto"/>
        <w:bottom w:val="none" w:sz="0" w:space="0" w:color="auto"/>
        <w:right w:val="none" w:sz="0" w:space="0" w:color="auto"/>
      </w:divBdr>
    </w:div>
    <w:div w:id="350687526">
      <w:bodyDiv w:val="1"/>
      <w:marLeft w:val="0"/>
      <w:marRight w:val="0"/>
      <w:marTop w:val="0"/>
      <w:marBottom w:val="0"/>
      <w:divBdr>
        <w:top w:val="none" w:sz="0" w:space="0" w:color="auto"/>
        <w:left w:val="none" w:sz="0" w:space="0" w:color="auto"/>
        <w:bottom w:val="none" w:sz="0" w:space="0" w:color="auto"/>
        <w:right w:val="none" w:sz="0" w:space="0" w:color="auto"/>
      </w:divBdr>
    </w:div>
    <w:div w:id="351615990">
      <w:bodyDiv w:val="1"/>
      <w:marLeft w:val="0"/>
      <w:marRight w:val="0"/>
      <w:marTop w:val="0"/>
      <w:marBottom w:val="0"/>
      <w:divBdr>
        <w:top w:val="none" w:sz="0" w:space="0" w:color="auto"/>
        <w:left w:val="none" w:sz="0" w:space="0" w:color="auto"/>
        <w:bottom w:val="none" w:sz="0" w:space="0" w:color="auto"/>
        <w:right w:val="none" w:sz="0" w:space="0" w:color="auto"/>
      </w:divBdr>
    </w:div>
    <w:div w:id="422337779">
      <w:bodyDiv w:val="1"/>
      <w:marLeft w:val="0"/>
      <w:marRight w:val="0"/>
      <w:marTop w:val="0"/>
      <w:marBottom w:val="0"/>
      <w:divBdr>
        <w:top w:val="none" w:sz="0" w:space="0" w:color="auto"/>
        <w:left w:val="none" w:sz="0" w:space="0" w:color="auto"/>
        <w:bottom w:val="none" w:sz="0" w:space="0" w:color="auto"/>
        <w:right w:val="none" w:sz="0" w:space="0" w:color="auto"/>
      </w:divBdr>
    </w:div>
    <w:div w:id="497574215">
      <w:bodyDiv w:val="1"/>
      <w:marLeft w:val="0"/>
      <w:marRight w:val="0"/>
      <w:marTop w:val="0"/>
      <w:marBottom w:val="0"/>
      <w:divBdr>
        <w:top w:val="none" w:sz="0" w:space="0" w:color="auto"/>
        <w:left w:val="none" w:sz="0" w:space="0" w:color="auto"/>
        <w:bottom w:val="none" w:sz="0" w:space="0" w:color="auto"/>
        <w:right w:val="none" w:sz="0" w:space="0" w:color="auto"/>
      </w:divBdr>
    </w:div>
    <w:div w:id="525140776">
      <w:bodyDiv w:val="1"/>
      <w:marLeft w:val="0"/>
      <w:marRight w:val="0"/>
      <w:marTop w:val="0"/>
      <w:marBottom w:val="0"/>
      <w:divBdr>
        <w:top w:val="none" w:sz="0" w:space="0" w:color="auto"/>
        <w:left w:val="none" w:sz="0" w:space="0" w:color="auto"/>
        <w:bottom w:val="none" w:sz="0" w:space="0" w:color="auto"/>
        <w:right w:val="none" w:sz="0" w:space="0" w:color="auto"/>
      </w:divBdr>
    </w:div>
    <w:div w:id="546449859">
      <w:bodyDiv w:val="1"/>
      <w:marLeft w:val="0"/>
      <w:marRight w:val="0"/>
      <w:marTop w:val="0"/>
      <w:marBottom w:val="0"/>
      <w:divBdr>
        <w:top w:val="none" w:sz="0" w:space="0" w:color="auto"/>
        <w:left w:val="none" w:sz="0" w:space="0" w:color="auto"/>
        <w:bottom w:val="none" w:sz="0" w:space="0" w:color="auto"/>
        <w:right w:val="none" w:sz="0" w:space="0" w:color="auto"/>
      </w:divBdr>
    </w:div>
    <w:div w:id="663044416">
      <w:bodyDiv w:val="1"/>
      <w:marLeft w:val="0"/>
      <w:marRight w:val="0"/>
      <w:marTop w:val="0"/>
      <w:marBottom w:val="0"/>
      <w:divBdr>
        <w:top w:val="none" w:sz="0" w:space="0" w:color="auto"/>
        <w:left w:val="none" w:sz="0" w:space="0" w:color="auto"/>
        <w:bottom w:val="none" w:sz="0" w:space="0" w:color="auto"/>
        <w:right w:val="none" w:sz="0" w:space="0" w:color="auto"/>
      </w:divBdr>
    </w:div>
    <w:div w:id="672336061">
      <w:bodyDiv w:val="1"/>
      <w:marLeft w:val="0"/>
      <w:marRight w:val="0"/>
      <w:marTop w:val="0"/>
      <w:marBottom w:val="0"/>
      <w:divBdr>
        <w:top w:val="none" w:sz="0" w:space="0" w:color="auto"/>
        <w:left w:val="none" w:sz="0" w:space="0" w:color="auto"/>
        <w:bottom w:val="none" w:sz="0" w:space="0" w:color="auto"/>
        <w:right w:val="none" w:sz="0" w:space="0" w:color="auto"/>
      </w:divBdr>
    </w:div>
    <w:div w:id="688484645">
      <w:bodyDiv w:val="1"/>
      <w:marLeft w:val="0"/>
      <w:marRight w:val="0"/>
      <w:marTop w:val="0"/>
      <w:marBottom w:val="0"/>
      <w:divBdr>
        <w:top w:val="none" w:sz="0" w:space="0" w:color="auto"/>
        <w:left w:val="none" w:sz="0" w:space="0" w:color="auto"/>
        <w:bottom w:val="none" w:sz="0" w:space="0" w:color="auto"/>
        <w:right w:val="none" w:sz="0" w:space="0" w:color="auto"/>
      </w:divBdr>
    </w:div>
    <w:div w:id="714550350">
      <w:bodyDiv w:val="1"/>
      <w:marLeft w:val="0"/>
      <w:marRight w:val="0"/>
      <w:marTop w:val="0"/>
      <w:marBottom w:val="0"/>
      <w:divBdr>
        <w:top w:val="none" w:sz="0" w:space="0" w:color="auto"/>
        <w:left w:val="none" w:sz="0" w:space="0" w:color="auto"/>
        <w:bottom w:val="none" w:sz="0" w:space="0" w:color="auto"/>
        <w:right w:val="none" w:sz="0" w:space="0" w:color="auto"/>
      </w:divBdr>
    </w:div>
    <w:div w:id="780102765">
      <w:bodyDiv w:val="1"/>
      <w:marLeft w:val="0"/>
      <w:marRight w:val="0"/>
      <w:marTop w:val="0"/>
      <w:marBottom w:val="0"/>
      <w:divBdr>
        <w:top w:val="none" w:sz="0" w:space="0" w:color="auto"/>
        <w:left w:val="none" w:sz="0" w:space="0" w:color="auto"/>
        <w:bottom w:val="none" w:sz="0" w:space="0" w:color="auto"/>
        <w:right w:val="none" w:sz="0" w:space="0" w:color="auto"/>
      </w:divBdr>
    </w:div>
    <w:div w:id="785973898">
      <w:bodyDiv w:val="1"/>
      <w:marLeft w:val="0"/>
      <w:marRight w:val="0"/>
      <w:marTop w:val="0"/>
      <w:marBottom w:val="0"/>
      <w:divBdr>
        <w:top w:val="none" w:sz="0" w:space="0" w:color="auto"/>
        <w:left w:val="none" w:sz="0" w:space="0" w:color="auto"/>
        <w:bottom w:val="none" w:sz="0" w:space="0" w:color="auto"/>
        <w:right w:val="none" w:sz="0" w:space="0" w:color="auto"/>
      </w:divBdr>
    </w:div>
    <w:div w:id="867839298">
      <w:bodyDiv w:val="1"/>
      <w:marLeft w:val="0"/>
      <w:marRight w:val="0"/>
      <w:marTop w:val="0"/>
      <w:marBottom w:val="0"/>
      <w:divBdr>
        <w:top w:val="none" w:sz="0" w:space="0" w:color="auto"/>
        <w:left w:val="none" w:sz="0" w:space="0" w:color="auto"/>
        <w:bottom w:val="none" w:sz="0" w:space="0" w:color="auto"/>
        <w:right w:val="none" w:sz="0" w:space="0" w:color="auto"/>
      </w:divBdr>
    </w:div>
    <w:div w:id="1077555712">
      <w:bodyDiv w:val="1"/>
      <w:marLeft w:val="0"/>
      <w:marRight w:val="0"/>
      <w:marTop w:val="0"/>
      <w:marBottom w:val="0"/>
      <w:divBdr>
        <w:top w:val="none" w:sz="0" w:space="0" w:color="auto"/>
        <w:left w:val="none" w:sz="0" w:space="0" w:color="auto"/>
        <w:bottom w:val="none" w:sz="0" w:space="0" w:color="auto"/>
        <w:right w:val="none" w:sz="0" w:space="0" w:color="auto"/>
      </w:divBdr>
    </w:div>
    <w:div w:id="1158808199">
      <w:bodyDiv w:val="1"/>
      <w:marLeft w:val="0"/>
      <w:marRight w:val="0"/>
      <w:marTop w:val="0"/>
      <w:marBottom w:val="0"/>
      <w:divBdr>
        <w:top w:val="none" w:sz="0" w:space="0" w:color="auto"/>
        <w:left w:val="none" w:sz="0" w:space="0" w:color="auto"/>
        <w:bottom w:val="none" w:sz="0" w:space="0" w:color="auto"/>
        <w:right w:val="none" w:sz="0" w:space="0" w:color="auto"/>
      </w:divBdr>
    </w:div>
    <w:div w:id="1164316713">
      <w:bodyDiv w:val="1"/>
      <w:marLeft w:val="0"/>
      <w:marRight w:val="0"/>
      <w:marTop w:val="0"/>
      <w:marBottom w:val="0"/>
      <w:divBdr>
        <w:top w:val="none" w:sz="0" w:space="0" w:color="auto"/>
        <w:left w:val="none" w:sz="0" w:space="0" w:color="auto"/>
        <w:bottom w:val="none" w:sz="0" w:space="0" w:color="auto"/>
        <w:right w:val="none" w:sz="0" w:space="0" w:color="auto"/>
      </w:divBdr>
    </w:div>
    <w:div w:id="1195386022">
      <w:bodyDiv w:val="1"/>
      <w:marLeft w:val="0"/>
      <w:marRight w:val="0"/>
      <w:marTop w:val="0"/>
      <w:marBottom w:val="0"/>
      <w:divBdr>
        <w:top w:val="none" w:sz="0" w:space="0" w:color="auto"/>
        <w:left w:val="none" w:sz="0" w:space="0" w:color="auto"/>
        <w:bottom w:val="none" w:sz="0" w:space="0" w:color="auto"/>
        <w:right w:val="none" w:sz="0" w:space="0" w:color="auto"/>
      </w:divBdr>
    </w:div>
    <w:div w:id="1227841208">
      <w:bodyDiv w:val="1"/>
      <w:marLeft w:val="0"/>
      <w:marRight w:val="0"/>
      <w:marTop w:val="0"/>
      <w:marBottom w:val="0"/>
      <w:divBdr>
        <w:top w:val="none" w:sz="0" w:space="0" w:color="auto"/>
        <w:left w:val="none" w:sz="0" w:space="0" w:color="auto"/>
        <w:bottom w:val="none" w:sz="0" w:space="0" w:color="auto"/>
        <w:right w:val="none" w:sz="0" w:space="0" w:color="auto"/>
      </w:divBdr>
    </w:div>
    <w:div w:id="1305886315">
      <w:bodyDiv w:val="1"/>
      <w:marLeft w:val="0"/>
      <w:marRight w:val="0"/>
      <w:marTop w:val="0"/>
      <w:marBottom w:val="0"/>
      <w:divBdr>
        <w:top w:val="none" w:sz="0" w:space="0" w:color="auto"/>
        <w:left w:val="none" w:sz="0" w:space="0" w:color="auto"/>
        <w:bottom w:val="none" w:sz="0" w:space="0" w:color="auto"/>
        <w:right w:val="none" w:sz="0" w:space="0" w:color="auto"/>
      </w:divBdr>
    </w:div>
    <w:div w:id="1423800081">
      <w:bodyDiv w:val="1"/>
      <w:marLeft w:val="0"/>
      <w:marRight w:val="0"/>
      <w:marTop w:val="0"/>
      <w:marBottom w:val="0"/>
      <w:divBdr>
        <w:top w:val="none" w:sz="0" w:space="0" w:color="auto"/>
        <w:left w:val="none" w:sz="0" w:space="0" w:color="auto"/>
        <w:bottom w:val="none" w:sz="0" w:space="0" w:color="auto"/>
        <w:right w:val="none" w:sz="0" w:space="0" w:color="auto"/>
      </w:divBdr>
    </w:div>
    <w:div w:id="1539852070">
      <w:bodyDiv w:val="1"/>
      <w:marLeft w:val="0"/>
      <w:marRight w:val="0"/>
      <w:marTop w:val="0"/>
      <w:marBottom w:val="0"/>
      <w:divBdr>
        <w:top w:val="none" w:sz="0" w:space="0" w:color="auto"/>
        <w:left w:val="none" w:sz="0" w:space="0" w:color="auto"/>
        <w:bottom w:val="none" w:sz="0" w:space="0" w:color="auto"/>
        <w:right w:val="none" w:sz="0" w:space="0" w:color="auto"/>
      </w:divBdr>
    </w:div>
    <w:div w:id="1601253891">
      <w:bodyDiv w:val="1"/>
      <w:marLeft w:val="0"/>
      <w:marRight w:val="0"/>
      <w:marTop w:val="0"/>
      <w:marBottom w:val="0"/>
      <w:divBdr>
        <w:top w:val="none" w:sz="0" w:space="0" w:color="auto"/>
        <w:left w:val="none" w:sz="0" w:space="0" w:color="auto"/>
        <w:bottom w:val="none" w:sz="0" w:space="0" w:color="auto"/>
        <w:right w:val="none" w:sz="0" w:space="0" w:color="auto"/>
      </w:divBdr>
    </w:div>
    <w:div w:id="1628386617">
      <w:bodyDiv w:val="1"/>
      <w:marLeft w:val="0"/>
      <w:marRight w:val="0"/>
      <w:marTop w:val="0"/>
      <w:marBottom w:val="0"/>
      <w:divBdr>
        <w:top w:val="none" w:sz="0" w:space="0" w:color="auto"/>
        <w:left w:val="none" w:sz="0" w:space="0" w:color="auto"/>
        <w:bottom w:val="none" w:sz="0" w:space="0" w:color="auto"/>
        <w:right w:val="none" w:sz="0" w:space="0" w:color="auto"/>
      </w:divBdr>
    </w:div>
    <w:div w:id="1639260228">
      <w:bodyDiv w:val="1"/>
      <w:marLeft w:val="0"/>
      <w:marRight w:val="0"/>
      <w:marTop w:val="0"/>
      <w:marBottom w:val="0"/>
      <w:divBdr>
        <w:top w:val="none" w:sz="0" w:space="0" w:color="auto"/>
        <w:left w:val="none" w:sz="0" w:space="0" w:color="auto"/>
        <w:bottom w:val="none" w:sz="0" w:space="0" w:color="auto"/>
        <w:right w:val="none" w:sz="0" w:space="0" w:color="auto"/>
      </w:divBdr>
    </w:div>
    <w:div w:id="1640499666">
      <w:bodyDiv w:val="1"/>
      <w:marLeft w:val="0"/>
      <w:marRight w:val="0"/>
      <w:marTop w:val="0"/>
      <w:marBottom w:val="0"/>
      <w:divBdr>
        <w:top w:val="none" w:sz="0" w:space="0" w:color="auto"/>
        <w:left w:val="none" w:sz="0" w:space="0" w:color="auto"/>
        <w:bottom w:val="none" w:sz="0" w:space="0" w:color="auto"/>
        <w:right w:val="none" w:sz="0" w:space="0" w:color="auto"/>
      </w:divBdr>
    </w:div>
    <w:div w:id="1646281559">
      <w:bodyDiv w:val="1"/>
      <w:marLeft w:val="0"/>
      <w:marRight w:val="0"/>
      <w:marTop w:val="0"/>
      <w:marBottom w:val="0"/>
      <w:divBdr>
        <w:top w:val="none" w:sz="0" w:space="0" w:color="auto"/>
        <w:left w:val="none" w:sz="0" w:space="0" w:color="auto"/>
        <w:bottom w:val="none" w:sz="0" w:space="0" w:color="auto"/>
        <w:right w:val="none" w:sz="0" w:space="0" w:color="auto"/>
      </w:divBdr>
    </w:div>
    <w:div w:id="1656176916">
      <w:bodyDiv w:val="1"/>
      <w:marLeft w:val="0"/>
      <w:marRight w:val="0"/>
      <w:marTop w:val="0"/>
      <w:marBottom w:val="0"/>
      <w:divBdr>
        <w:top w:val="none" w:sz="0" w:space="0" w:color="auto"/>
        <w:left w:val="none" w:sz="0" w:space="0" w:color="auto"/>
        <w:bottom w:val="none" w:sz="0" w:space="0" w:color="auto"/>
        <w:right w:val="none" w:sz="0" w:space="0" w:color="auto"/>
      </w:divBdr>
    </w:div>
    <w:div w:id="1724983001">
      <w:bodyDiv w:val="1"/>
      <w:marLeft w:val="0"/>
      <w:marRight w:val="0"/>
      <w:marTop w:val="0"/>
      <w:marBottom w:val="0"/>
      <w:divBdr>
        <w:top w:val="none" w:sz="0" w:space="0" w:color="auto"/>
        <w:left w:val="none" w:sz="0" w:space="0" w:color="auto"/>
        <w:bottom w:val="none" w:sz="0" w:space="0" w:color="auto"/>
        <w:right w:val="none" w:sz="0" w:space="0" w:color="auto"/>
      </w:divBdr>
    </w:div>
    <w:div w:id="1742631707">
      <w:bodyDiv w:val="1"/>
      <w:marLeft w:val="0"/>
      <w:marRight w:val="0"/>
      <w:marTop w:val="0"/>
      <w:marBottom w:val="0"/>
      <w:divBdr>
        <w:top w:val="none" w:sz="0" w:space="0" w:color="auto"/>
        <w:left w:val="none" w:sz="0" w:space="0" w:color="auto"/>
        <w:bottom w:val="none" w:sz="0" w:space="0" w:color="auto"/>
        <w:right w:val="none" w:sz="0" w:space="0" w:color="auto"/>
      </w:divBdr>
    </w:div>
    <w:div w:id="1877546825">
      <w:bodyDiv w:val="1"/>
      <w:marLeft w:val="0"/>
      <w:marRight w:val="0"/>
      <w:marTop w:val="0"/>
      <w:marBottom w:val="0"/>
      <w:divBdr>
        <w:top w:val="none" w:sz="0" w:space="0" w:color="auto"/>
        <w:left w:val="none" w:sz="0" w:space="0" w:color="auto"/>
        <w:bottom w:val="none" w:sz="0" w:space="0" w:color="auto"/>
        <w:right w:val="none" w:sz="0" w:space="0" w:color="auto"/>
      </w:divBdr>
    </w:div>
    <w:div w:id="1915041270">
      <w:bodyDiv w:val="1"/>
      <w:marLeft w:val="0"/>
      <w:marRight w:val="0"/>
      <w:marTop w:val="0"/>
      <w:marBottom w:val="0"/>
      <w:divBdr>
        <w:top w:val="none" w:sz="0" w:space="0" w:color="auto"/>
        <w:left w:val="none" w:sz="0" w:space="0" w:color="auto"/>
        <w:bottom w:val="none" w:sz="0" w:space="0" w:color="auto"/>
        <w:right w:val="none" w:sz="0" w:space="0" w:color="auto"/>
      </w:divBdr>
    </w:div>
    <w:div w:id="1994524190">
      <w:bodyDiv w:val="1"/>
      <w:marLeft w:val="0"/>
      <w:marRight w:val="0"/>
      <w:marTop w:val="0"/>
      <w:marBottom w:val="0"/>
      <w:divBdr>
        <w:top w:val="none" w:sz="0" w:space="0" w:color="auto"/>
        <w:left w:val="none" w:sz="0" w:space="0" w:color="auto"/>
        <w:bottom w:val="none" w:sz="0" w:space="0" w:color="auto"/>
        <w:right w:val="none" w:sz="0" w:space="0" w:color="auto"/>
      </w:divBdr>
    </w:div>
    <w:div w:id="2010938653">
      <w:bodyDiv w:val="1"/>
      <w:marLeft w:val="0"/>
      <w:marRight w:val="0"/>
      <w:marTop w:val="0"/>
      <w:marBottom w:val="0"/>
      <w:divBdr>
        <w:top w:val="none" w:sz="0" w:space="0" w:color="auto"/>
        <w:left w:val="none" w:sz="0" w:space="0" w:color="auto"/>
        <w:bottom w:val="none" w:sz="0" w:space="0" w:color="auto"/>
        <w:right w:val="none" w:sz="0" w:space="0" w:color="auto"/>
      </w:divBdr>
    </w:div>
    <w:div w:id="2018845120">
      <w:bodyDiv w:val="1"/>
      <w:marLeft w:val="0"/>
      <w:marRight w:val="0"/>
      <w:marTop w:val="0"/>
      <w:marBottom w:val="0"/>
      <w:divBdr>
        <w:top w:val="none" w:sz="0" w:space="0" w:color="auto"/>
        <w:left w:val="none" w:sz="0" w:space="0" w:color="auto"/>
        <w:bottom w:val="none" w:sz="0" w:space="0" w:color="auto"/>
        <w:right w:val="none" w:sz="0" w:space="0" w:color="auto"/>
      </w:divBdr>
    </w:div>
    <w:div w:id="2019308267">
      <w:bodyDiv w:val="1"/>
      <w:marLeft w:val="0"/>
      <w:marRight w:val="0"/>
      <w:marTop w:val="0"/>
      <w:marBottom w:val="0"/>
      <w:divBdr>
        <w:top w:val="none" w:sz="0" w:space="0" w:color="auto"/>
        <w:left w:val="none" w:sz="0" w:space="0" w:color="auto"/>
        <w:bottom w:val="none" w:sz="0" w:space="0" w:color="auto"/>
        <w:right w:val="none" w:sz="0" w:space="0" w:color="auto"/>
      </w:divBdr>
    </w:div>
    <w:div w:id="2090930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cs@pfimegalife.co.id"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www.pfimegalife.co.id"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cs@pfimegalife.co.id" TargetMode="Externa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www.pfimegalife.co.id"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EACD3-2C48-4F5D-ABB4-7098827D7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4358</Words>
  <Characters>24847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Erick Hizkia Pangihutan Marbun</cp:lastModifiedBy>
  <cp:revision>9</cp:revision>
  <cp:lastPrinted>2024-12-24T05:25:00Z</cp:lastPrinted>
  <dcterms:created xsi:type="dcterms:W3CDTF">2024-11-19T07:07:00Z</dcterms:created>
  <dcterms:modified xsi:type="dcterms:W3CDTF">2026-06-30T09:28:00Z</dcterms:modified>
</cp:coreProperties>
</file>