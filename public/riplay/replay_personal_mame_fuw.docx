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20" w:type="dxa"/>
        <w:tblInd w:w="-635" w:type="dxa"/>
        <w:tblBorders>
          <w:insideH w:val="none" w:sz="0" w:space="0" w:color="auto"/>
          <w:insideV w:val="none" w:sz="0" w:space="0" w:color="auto"/>
        </w:tblBorders>
        <w:tblLayout w:type="fixed"/>
        <w:tblLook w:val="04A0" w:firstRow="1" w:lastRow="0" w:firstColumn="1" w:lastColumn="0" w:noHBand="0" w:noVBand="1"/>
      </w:tblPr>
      <w:tblGrid>
        <w:gridCol w:w="283"/>
        <w:gridCol w:w="1415"/>
        <w:gridCol w:w="284"/>
        <w:gridCol w:w="145"/>
        <w:gridCol w:w="2401"/>
        <w:gridCol w:w="286"/>
        <w:gridCol w:w="54"/>
        <w:gridCol w:w="94"/>
        <w:gridCol w:w="204"/>
        <w:gridCol w:w="79"/>
        <w:gridCol w:w="798"/>
        <w:gridCol w:w="28"/>
        <w:gridCol w:w="203"/>
        <w:gridCol w:w="77"/>
        <w:gridCol w:w="1020"/>
        <w:gridCol w:w="2405"/>
        <w:gridCol w:w="844"/>
      </w:tblGrid>
      <w:tr w:rsidR="00FB0DD7" w:rsidRPr="00EB35CD" w14:paraId="0D84FC1A" w14:textId="77777777" w:rsidTr="00BB4295">
        <w:trPr>
          <w:trHeight w:val="380"/>
        </w:trPr>
        <w:tc>
          <w:tcPr>
            <w:tcW w:w="10620" w:type="dxa"/>
            <w:gridSpan w:val="17"/>
            <w:shd w:val="clear" w:color="auto" w:fill="F2F2F2" w:themeFill="background1" w:themeFillShade="F2"/>
            <w:vAlign w:val="center"/>
          </w:tcPr>
          <w:p w14:paraId="40656949" w14:textId="5DCF08A3" w:rsidR="00FB0DD7" w:rsidRPr="00EB35CD" w:rsidRDefault="00FB0DD7" w:rsidP="00F10F78">
            <w:pPr>
              <w:tabs>
                <w:tab w:val="left" w:pos="708"/>
                <w:tab w:val="center" w:pos="4742"/>
              </w:tabs>
              <w:jc w:val="center"/>
              <w:rPr>
                <w:rFonts w:asciiTheme="minorHAnsi" w:hAnsiTheme="minorHAnsi" w:cstheme="minorHAnsi"/>
                <w:b/>
                <w:sz w:val="20"/>
                <w:szCs w:val="20"/>
              </w:rPr>
            </w:pPr>
            <w:proofErr w:type="spellStart"/>
            <w:r w:rsidRPr="00EB35CD">
              <w:rPr>
                <w:rFonts w:asciiTheme="minorHAnsi" w:hAnsiTheme="minorHAnsi" w:cstheme="minorHAnsi"/>
                <w:b/>
                <w:sz w:val="20"/>
                <w:szCs w:val="20"/>
              </w:rPr>
              <w:t>Ringkasan</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Informasi</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Produk</w:t>
            </w:r>
            <w:proofErr w:type="spellEnd"/>
            <w:r w:rsidRPr="00EB35CD">
              <w:rPr>
                <w:rFonts w:asciiTheme="minorHAnsi" w:hAnsiTheme="minorHAnsi" w:cstheme="minorHAnsi"/>
                <w:b/>
                <w:sz w:val="20"/>
                <w:szCs w:val="20"/>
              </w:rPr>
              <w:t xml:space="preserve"> dan </w:t>
            </w:r>
            <w:proofErr w:type="spellStart"/>
            <w:r w:rsidRPr="00EB35CD">
              <w:rPr>
                <w:rFonts w:asciiTheme="minorHAnsi" w:hAnsiTheme="minorHAnsi" w:cstheme="minorHAnsi"/>
                <w:b/>
                <w:sz w:val="20"/>
                <w:szCs w:val="20"/>
              </w:rPr>
              <w:t>Layanan</w:t>
            </w:r>
            <w:proofErr w:type="spellEnd"/>
            <w:r w:rsidRPr="00EB35CD">
              <w:rPr>
                <w:rFonts w:asciiTheme="minorHAnsi" w:hAnsiTheme="minorHAnsi" w:cstheme="minorHAnsi"/>
                <w:b/>
                <w:sz w:val="20"/>
                <w:szCs w:val="20"/>
              </w:rPr>
              <w:t xml:space="preserve"> (RIPLAY) </w:t>
            </w:r>
            <w:proofErr w:type="spellStart"/>
            <w:r w:rsidRPr="00EB35CD">
              <w:rPr>
                <w:rFonts w:asciiTheme="minorHAnsi" w:hAnsiTheme="minorHAnsi" w:cstheme="minorHAnsi"/>
                <w:b/>
                <w:sz w:val="20"/>
                <w:szCs w:val="20"/>
              </w:rPr>
              <w:t>Versi</w:t>
            </w:r>
            <w:proofErr w:type="spellEnd"/>
            <w:r w:rsidRPr="00EB35CD">
              <w:rPr>
                <w:rFonts w:asciiTheme="minorHAnsi" w:hAnsiTheme="minorHAnsi" w:cstheme="minorHAnsi"/>
                <w:b/>
                <w:sz w:val="20"/>
                <w:szCs w:val="20"/>
              </w:rPr>
              <w:t xml:space="preserve"> </w:t>
            </w:r>
            <w:r w:rsidR="00F05BA9" w:rsidRPr="00EB35CD">
              <w:rPr>
                <w:rFonts w:asciiTheme="minorHAnsi" w:hAnsiTheme="minorHAnsi" w:cstheme="minorHAnsi"/>
                <w:b/>
                <w:sz w:val="20"/>
                <w:szCs w:val="20"/>
              </w:rPr>
              <w:t>Personal</w:t>
            </w:r>
          </w:p>
        </w:tc>
      </w:tr>
      <w:tr w:rsidR="00FB0DD7" w:rsidRPr="00EB35CD" w14:paraId="3451B986" w14:textId="77777777" w:rsidTr="00BB4295">
        <w:trPr>
          <w:trHeight w:val="86"/>
        </w:trPr>
        <w:tc>
          <w:tcPr>
            <w:tcW w:w="10620" w:type="dxa"/>
            <w:gridSpan w:val="17"/>
            <w:shd w:val="clear" w:color="auto" w:fill="FFFFFF" w:themeFill="background1"/>
          </w:tcPr>
          <w:p w14:paraId="41C8181C" w14:textId="77777777" w:rsidR="00FB0DD7" w:rsidRPr="00EB35CD" w:rsidRDefault="00FB0DD7" w:rsidP="00F10F78">
            <w:pPr>
              <w:jc w:val="center"/>
              <w:rPr>
                <w:rFonts w:asciiTheme="minorHAnsi" w:hAnsiTheme="minorHAnsi" w:cstheme="minorHAnsi"/>
                <w:b/>
                <w:sz w:val="20"/>
                <w:szCs w:val="20"/>
              </w:rPr>
            </w:pPr>
          </w:p>
        </w:tc>
      </w:tr>
      <w:tr w:rsidR="00FB0DD7" w:rsidRPr="00EB35CD" w14:paraId="05EEDC37" w14:textId="77777777" w:rsidTr="00BB4295">
        <w:tc>
          <w:tcPr>
            <w:tcW w:w="1698" w:type="dxa"/>
            <w:gridSpan w:val="2"/>
          </w:tcPr>
          <w:p w14:paraId="3E470ADE" w14:textId="77777777" w:rsidR="00FB0DD7" w:rsidRPr="00EB35CD" w:rsidRDefault="00FB0DD7" w:rsidP="00F10F78">
            <w:pPr>
              <w:ind w:left="-61"/>
              <w:rPr>
                <w:rFonts w:asciiTheme="minorHAnsi" w:hAnsiTheme="minorHAnsi" w:cstheme="minorHAnsi"/>
                <w:b/>
                <w:sz w:val="20"/>
                <w:szCs w:val="20"/>
              </w:rPr>
            </w:pPr>
            <w:r w:rsidRPr="00EB35CD">
              <w:rPr>
                <w:rFonts w:asciiTheme="minorHAnsi" w:hAnsiTheme="minorHAnsi" w:cstheme="minorHAnsi"/>
                <w:b/>
                <w:sz w:val="20"/>
                <w:szCs w:val="20"/>
              </w:rPr>
              <w:t xml:space="preserve">Nama </w:t>
            </w:r>
            <w:proofErr w:type="spellStart"/>
            <w:r w:rsidRPr="00EB35CD">
              <w:rPr>
                <w:rFonts w:asciiTheme="minorHAnsi" w:hAnsiTheme="minorHAnsi" w:cstheme="minorHAnsi"/>
                <w:b/>
                <w:sz w:val="20"/>
                <w:szCs w:val="20"/>
              </w:rPr>
              <w:t>Penerbit</w:t>
            </w:r>
            <w:proofErr w:type="spellEnd"/>
          </w:p>
        </w:tc>
        <w:tc>
          <w:tcPr>
            <w:tcW w:w="284" w:type="dxa"/>
          </w:tcPr>
          <w:p w14:paraId="4678C189"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tc>
        <w:tc>
          <w:tcPr>
            <w:tcW w:w="2886" w:type="dxa"/>
            <w:gridSpan w:val="4"/>
          </w:tcPr>
          <w:p w14:paraId="21A58B46" w14:textId="77777777" w:rsidR="00FB0DD7" w:rsidRPr="00EB35CD" w:rsidRDefault="00FB0DD7" w:rsidP="00F10F78">
            <w:pPr>
              <w:ind w:left="-92"/>
              <w:rPr>
                <w:rFonts w:asciiTheme="minorHAnsi" w:hAnsiTheme="minorHAnsi" w:cstheme="minorHAnsi"/>
                <w:sz w:val="20"/>
                <w:szCs w:val="20"/>
              </w:rPr>
            </w:pPr>
            <w:r w:rsidRPr="00EB35CD">
              <w:rPr>
                <w:rFonts w:asciiTheme="minorHAnsi" w:hAnsiTheme="minorHAnsi" w:cstheme="minorHAnsi"/>
                <w:sz w:val="20"/>
                <w:szCs w:val="20"/>
              </w:rPr>
              <w:t>PT PFI Mega Life Insurance</w:t>
            </w:r>
          </w:p>
        </w:tc>
        <w:tc>
          <w:tcPr>
            <w:tcW w:w="1203" w:type="dxa"/>
            <w:gridSpan w:val="5"/>
            <w:vMerge w:val="restart"/>
          </w:tcPr>
          <w:p w14:paraId="66DCC27C" w14:textId="77777777" w:rsidR="00FB0DD7" w:rsidRPr="00EB35CD" w:rsidRDefault="00FB0DD7" w:rsidP="00F10F78">
            <w:pPr>
              <w:ind w:left="-70"/>
              <w:rPr>
                <w:rFonts w:asciiTheme="minorHAnsi" w:hAnsiTheme="minorHAnsi" w:cstheme="minorHAnsi"/>
                <w:b/>
                <w:sz w:val="20"/>
                <w:szCs w:val="20"/>
              </w:rPr>
            </w:pPr>
            <w:proofErr w:type="spellStart"/>
            <w:r w:rsidRPr="00EB35CD">
              <w:rPr>
                <w:rFonts w:asciiTheme="minorHAnsi" w:hAnsiTheme="minorHAnsi" w:cstheme="minorHAnsi"/>
                <w:b/>
                <w:sz w:val="20"/>
                <w:szCs w:val="20"/>
              </w:rPr>
              <w:t>Deskripsi</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Produk</w:t>
            </w:r>
            <w:proofErr w:type="spellEnd"/>
            <w:r w:rsidRPr="00EB35CD">
              <w:rPr>
                <w:rFonts w:asciiTheme="minorHAnsi" w:hAnsiTheme="minorHAnsi" w:cstheme="minorHAnsi"/>
                <w:b/>
                <w:sz w:val="20"/>
                <w:szCs w:val="20"/>
              </w:rPr>
              <w:t xml:space="preserve"> </w:t>
            </w:r>
          </w:p>
          <w:p w14:paraId="3E1E08E1" w14:textId="77777777" w:rsidR="00FB0DD7" w:rsidRPr="00EB35CD" w:rsidRDefault="00FB0DD7" w:rsidP="00F10F78">
            <w:pPr>
              <w:ind w:left="-70"/>
              <w:rPr>
                <w:rFonts w:asciiTheme="minorHAnsi" w:hAnsiTheme="minorHAnsi" w:cstheme="minorHAnsi"/>
                <w:b/>
                <w:sz w:val="20"/>
                <w:szCs w:val="20"/>
              </w:rPr>
            </w:pPr>
          </w:p>
          <w:p w14:paraId="214786EB" w14:textId="77777777" w:rsidR="00FB0DD7" w:rsidRPr="00EB35CD" w:rsidRDefault="00FB0DD7" w:rsidP="00F10F78">
            <w:pPr>
              <w:ind w:left="-70"/>
              <w:rPr>
                <w:rFonts w:asciiTheme="minorHAnsi" w:hAnsiTheme="minorHAnsi" w:cstheme="minorHAnsi"/>
                <w:b/>
                <w:sz w:val="20"/>
                <w:szCs w:val="20"/>
              </w:rPr>
            </w:pPr>
          </w:p>
        </w:tc>
        <w:tc>
          <w:tcPr>
            <w:tcW w:w="280" w:type="dxa"/>
            <w:gridSpan w:val="2"/>
          </w:tcPr>
          <w:p w14:paraId="500F9D6B" w14:textId="77777777" w:rsidR="00FB0DD7" w:rsidRPr="00EB35CD" w:rsidRDefault="00FB0DD7" w:rsidP="00F10F78">
            <w:pPr>
              <w:ind w:left="-156" w:firstLine="65"/>
              <w:rPr>
                <w:rFonts w:asciiTheme="minorHAnsi" w:hAnsiTheme="minorHAnsi" w:cstheme="minorHAnsi"/>
                <w:sz w:val="20"/>
                <w:szCs w:val="20"/>
              </w:rPr>
            </w:pPr>
            <w:r w:rsidRPr="00EB35CD">
              <w:rPr>
                <w:rFonts w:asciiTheme="minorHAnsi" w:hAnsiTheme="minorHAnsi" w:cstheme="minorHAnsi"/>
                <w:sz w:val="20"/>
                <w:szCs w:val="20"/>
              </w:rPr>
              <w:t>:</w:t>
            </w:r>
          </w:p>
        </w:tc>
        <w:tc>
          <w:tcPr>
            <w:tcW w:w="4269" w:type="dxa"/>
            <w:gridSpan w:val="3"/>
            <w:vMerge w:val="restart"/>
          </w:tcPr>
          <w:p w14:paraId="33B418C7" w14:textId="5002B8DC" w:rsidR="00A40303" w:rsidRPr="00EB35CD" w:rsidRDefault="00FB0DD7" w:rsidP="008650B3">
            <w:pPr>
              <w:ind w:left="-117"/>
              <w:jc w:val="both"/>
              <w:rPr>
                <w:rFonts w:asciiTheme="minorHAnsi" w:hAnsiTheme="minorHAnsi" w:cstheme="minorHAnsi"/>
                <w:sz w:val="20"/>
                <w:szCs w:val="20"/>
              </w:rPr>
            </w:pPr>
            <w:r w:rsidRPr="00EB35CD">
              <w:rPr>
                <w:rFonts w:asciiTheme="minorHAnsi" w:hAnsiTheme="minorHAnsi" w:cstheme="minorHAnsi"/>
                <w:sz w:val="20"/>
                <w:szCs w:val="20"/>
              </w:rPr>
              <w:t>Mega</w:t>
            </w:r>
            <w:r w:rsidR="008B2D2D" w:rsidRPr="00EB35CD">
              <w:rPr>
                <w:rFonts w:asciiTheme="minorHAnsi" w:hAnsiTheme="minorHAnsi" w:cstheme="minorHAnsi"/>
                <w:sz w:val="20"/>
                <w:szCs w:val="20"/>
              </w:rPr>
              <w:t xml:space="preserve"> </w:t>
            </w:r>
            <w:r w:rsidR="00A40303" w:rsidRPr="00EB35CD">
              <w:rPr>
                <w:rFonts w:asciiTheme="minorHAnsi" w:hAnsiTheme="minorHAnsi" w:cstheme="minorHAnsi"/>
                <w:sz w:val="20"/>
                <w:szCs w:val="20"/>
              </w:rPr>
              <w:t xml:space="preserve">Asuransi </w:t>
            </w:r>
            <w:proofErr w:type="spellStart"/>
            <w:r w:rsidR="00A40303" w:rsidRPr="00EB35CD">
              <w:rPr>
                <w:rFonts w:asciiTheme="minorHAnsi" w:hAnsiTheme="minorHAnsi" w:cstheme="minorHAnsi"/>
                <w:sz w:val="20"/>
                <w:szCs w:val="20"/>
              </w:rPr>
              <w:t>Maksima</w:t>
            </w:r>
            <w:proofErr w:type="spellEnd"/>
            <w:r w:rsidR="00A40303" w:rsidRPr="00EB35CD">
              <w:rPr>
                <w:rFonts w:asciiTheme="minorHAnsi" w:hAnsiTheme="minorHAnsi" w:cstheme="minorHAnsi"/>
                <w:sz w:val="20"/>
                <w:szCs w:val="20"/>
              </w:rPr>
              <w:t xml:space="preserve"> </w:t>
            </w:r>
            <w:proofErr w:type="spellStart"/>
            <w:r w:rsidR="00A40303" w:rsidRPr="00EB35CD">
              <w:rPr>
                <w:rFonts w:asciiTheme="minorHAnsi" w:hAnsiTheme="minorHAnsi" w:cstheme="minorHAnsi"/>
                <w:sz w:val="20"/>
                <w:szCs w:val="20"/>
              </w:rPr>
              <w:t>E</w:t>
            </w:r>
            <w:r w:rsidR="007C6B02" w:rsidRPr="00EB35CD">
              <w:rPr>
                <w:rFonts w:asciiTheme="minorHAnsi" w:hAnsiTheme="minorHAnsi" w:cstheme="minorHAnsi"/>
                <w:sz w:val="20"/>
                <w:szCs w:val="20"/>
              </w:rPr>
              <w:t>dukasi</w:t>
            </w:r>
            <w:proofErr w:type="spellEnd"/>
            <w:r w:rsidR="004B5290" w:rsidRPr="00EB35CD">
              <w:rPr>
                <w:rFonts w:asciiTheme="minorHAnsi" w:hAnsiTheme="minorHAnsi" w:cstheme="minorHAnsi"/>
                <w:sz w:val="20"/>
                <w:szCs w:val="20"/>
              </w:rPr>
              <w:t xml:space="preserve"> </w:t>
            </w:r>
            <w:proofErr w:type="spellStart"/>
            <w:r w:rsidR="004B5290" w:rsidRPr="00EB35CD">
              <w:rPr>
                <w:rFonts w:asciiTheme="minorHAnsi" w:hAnsiTheme="minorHAnsi" w:cstheme="minorHAnsi"/>
                <w:sz w:val="20"/>
                <w:szCs w:val="20"/>
              </w:rPr>
              <w:t>adalah</w:t>
            </w:r>
            <w:proofErr w:type="spellEnd"/>
            <w:r w:rsidR="004B5290" w:rsidRPr="00EB35CD">
              <w:rPr>
                <w:rFonts w:asciiTheme="minorHAnsi" w:hAnsiTheme="minorHAnsi" w:cstheme="minorHAnsi"/>
                <w:sz w:val="20"/>
                <w:szCs w:val="20"/>
              </w:rPr>
              <w:t xml:space="preserve"> </w:t>
            </w:r>
            <w:proofErr w:type="spellStart"/>
            <w:r w:rsidR="00A40303" w:rsidRPr="00EB35CD">
              <w:rPr>
                <w:rFonts w:asciiTheme="minorHAnsi" w:hAnsiTheme="minorHAnsi" w:cstheme="minorHAnsi"/>
                <w:sz w:val="20"/>
                <w:szCs w:val="20"/>
              </w:rPr>
              <w:t>produk</w:t>
            </w:r>
            <w:proofErr w:type="spellEnd"/>
            <w:r w:rsidR="00A40303" w:rsidRPr="00EB35CD">
              <w:rPr>
                <w:rFonts w:asciiTheme="minorHAnsi" w:hAnsiTheme="minorHAnsi" w:cstheme="minorHAnsi"/>
                <w:sz w:val="20"/>
                <w:szCs w:val="20"/>
              </w:rPr>
              <w:t xml:space="preserve"> </w:t>
            </w:r>
            <w:proofErr w:type="spellStart"/>
            <w:r w:rsidR="00A40303" w:rsidRPr="00EB35CD">
              <w:rPr>
                <w:rFonts w:asciiTheme="minorHAnsi" w:hAnsiTheme="minorHAnsi" w:cstheme="minorHAnsi"/>
                <w:sz w:val="20"/>
                <w:szCs w:val="20"/>
              </w:rPr>
              <w:t>asuransi</w:t>
            </w:r>
            <w:proofErr w:type="spellEnd"/>
            <w:r w:rsidR="00A40303"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jiwa</w:t>
            </w:r>
            <w:proofErr w:type="spellEnd"/>
            <w:r w:rsidR="00A72066" w:rsidRPr="00EB35CD">
              <w:rPr>
                <w:rFonts w:asciiTheme="minorHAnsi" w:hAnsiTheme="minorHAnsi" w:cstheme="minorHAnsi"/>
                <w:sz w:val="20"/>
                <w:szCs w:val="20"/>
              </w:rPr>
              <w:t xml:space="preserve"> </w:t>
            </w:r>
            <w:proofErr w:type="spellStart"/>
            <w:r w:rsidR="001F69F6" w:rsidRPr="00EB35CD">
              <w:rPr>
                <w:rFonts w:asciiTheme="minorHAnsi" w:hAnsiTheme="minorHAnsi" w:cstheme="minorHAnsi"/>
                <w:sz w:val="20"/>
                <w:szCs w:val="20"/>
              </w:rPr>
              <w:t>dwiguna</w:t>
            </w:r>
            <w:proofErr w:type="spellEnd"/>
            <w:r w:rsidR="004B5290" w:rsidRPr="00EB35CD">
              <w:rPr>
                <w:rFonts w:asciiTheme="minorHAnsi" w:hAnsiTheme="minorHAnsi" w:cstheme="minorHAnsi"/>
                <w:sz w:val="20"/>
                <w:szCs w:val="20"/>
              </w:rPr>
              <w:t xml:space="preserve"> </w:t>
            </w:r>
            <w:r w:rsidR="008B2D2D" w:rsidRPr="00EB35CD">
              <w:rPr>
                <w:rFonts w:asciiTheme="minorHAnsi" w:hAnsiTheme="minorHAnsi" w:cstheme="minorHAnsi"/>
                <w:sz w:val="20"/>
                <w:szCs w:val="20"/>
              </w:rPr>
              <w:t xml:space="preserve">yang </w:t>
            </w:r>
            <w:proofErr w:type="spellStart"/>
            <w:r w:rsidR="006F665F" w:rsidRPr="00EB35CD">
              <w:rPr>
                <w:rFonts w:asciiTheme="minorHAnsi" w:hAnsiTheme="minorHAnsi" w:cstheme="minorHAnsi"/>
                <w:sz w:val="20"/>
                <w:szCs w:val="20"/>
              </w:rPr>
              <w:t>diterbitkan</w:t>
            </w:r>
            <w:proofErr w:type="spellEnd"/>
            <w:r w:rsidR="006F665F" w:rsidRPr="00EB35CD">
              <w:rPr>
                <w:rFonts w:asciiTheme="minorHAnsi" w:hAnsiTheme="minorHAnsi" w:cstheme="minorHAnsi"/>
                <w:sz w:val="20"/>
                <w:szCs w:val="20"/>
              </w:rPr>
              <w:t xml:space="preserve"> oleh PT PFI Mega Life Insurance yang </w:t>
            </w:r>
            <w:proofErr w:type="spellStart"/>
            <w:r w:rsidR="008B2D2D" w:rsidRPr="00EB35CD">
              <w:rPr>
                <w:rFonts w:asciiTheme="minorHAnsi" w:hAnsiTheme="minorHAnsi" w:cstheme="minorHAnsi"/>
                <w:sz w:val="20"/>
                <w:szCs w:val="20"/>
              </w:rPr>
              <w:t>memberikan</w:t>
            </w:r>
            <w:proofErr w:type="spellEnd"/>
            <w:r w:rsidR="008B2D2D" w:rsidRPr="00EB35CD">
              <w:rPr>
                <w:rFonts w:asciiTheme="minorHAnsi" w:hAnsiTheme="minorHAnsi" w:cstheme="minorHAnsi"/>
                <w:sz w:val="20"/>
                <w:szCs w:val="20"/>
              </w:rPr>
              <w:t xml:space="preserve"> </w:t>
            </w:r>
            <w:proofErr w:type="spellStart"/>
            <w:r w:rsidR="00A40303" w:rsidRPr="00EB35CD">
              <w:rPr>
                <w:rFonts w:asciiTheme="minorHAnsi" w:hAnsiTheme="minorHAnsi" w:cstheme="minorHAnsi"/>
                <w:sz w:val="20"/>
                <w:szCs w:val="20"/>
              </w:rPr>
              <w:t>perlindungan</w:t>
            </w:r>
            <w:proofErr w:type="spellEnd"/>
            <w:r w:rsidR="00A40303"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kepada</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Tertanggung</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terhadap</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risiko</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kematian</w:t>
            </w:r>
            <w:proofErr w:type="spellEnd"/>
            <w:r w:rsidR="00A72066" w:rsidRPr="00EB35CD">
              <w:rPr>
                <w:rFonts w:asciiTheme="minorHAnsi" w:hAnsiTheme="minorHAnsi" w:cstheme="minorHAnsi"/>
                <w:sz w:val="20"/>
                <w:szCs w:val="20"/>
              </w:rPr>
              <w:t xml:space="preserve"> dan </w:t>
            </w:r>
            <w:proofErr w:type="spellStart"/>
            <w:r w:rsidR="00A72066" w:rsidRPr="00EB35CD">
              <w:rPr>
                <w:rFonts w:asciiTheme="minorHAnsi" w:hAnsiTheme="minorHAnsi" w:cstheme="minorHAnsi"/>
                <w:sz w:val="20"/>
                <w:szCs w:val="20"/>
              </w:rPr>
              <w:t>manfaat</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tambahan</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atas</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risiko</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kematian</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akibat</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Kecelakaan</w:t>
            </w:r>
            <w:proofErr w:type="spellEnd"/>
            <w:r w:rsidR="00A72066" w:rsidRPr="00EB35CD">
              <w:rPr>
                <w:rFonts w:asciiTheme="minorHAnsi" w:hAnsiTheme="minorHAnsi" w:cstheme="minorHAnsi"/>
                <w:sz w:val="20"/>
                <w:szCs w:val="20"/>
              </w:rPr>
              <w:t xml:space="preserve"> yang </w:t>
            </w:r>
            <w:proofErr w:type="spellStart"/>
            <w:r w:rsidR="00A72066" w:rsidRPr="00EB35CD">
              <w:rPr>
                <w:rFonts w:asciiTheme="minorHAnsi" w:hAnsiTheme="minorHAnsi" w:cstheme="minorHAnsi"/>
                <w:sz w:val="20"/>
                <w:szCs w:val="20"/>
              </w:rPr>
              <w:t>terjadi</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selama</w:t>
            </w:r>
            <w:proofErr w:type="spellEnd"/>
            <w:r w:rsidR="00A72066" w:rsidRPr="00EB35CD">
              <w:rPr>
                <w:rFonts w:asciiTheme="minorHAnsi" w:hAnsiTheme="minorHAnsi" w:cstheme="minorHAnsi"/>
                <w:sz w:val="20"/>
                <w:szCs w:val="20"/>
              </w:rPr>
              <w:t xml:space="preserve"> Masa Asuransi. </w:t>
            </w:r>
            <w:proofErr w:type="spellStart"/>
            <w:r w:rsidR="00A72066" w:rsidRPr="00EB35CD">
              <w:rPr>
                <w:rFonts w:asciiTheme="minorHAnsi" w:hAnsiTheme="minorHAnsi" w:cstheme="minorHAnsi"/>
                <w:sz w:val="20"/>
                <w:szCs w:val="20"/>
              </w:rPr>
              <w:t>Apabila</w:t>
            </w:r>
            <w:proofErr w:type="spellEnd"/>
            <w:r w:rsidR="00A72066" w:rsidRPr="00EB35CD">
              <w:rPr>
                <w:rFonts w:asciiTheme="minorHAnsi" w:hAnsiTheme="minorHAnsi" w:cstheme="minorHAnsi"/>
                <w:sz w:val="20"/>
                <w:szCs w:val="20"/>
              </w:rPr>
              <w:t xml:space="preserve"> P</w:t>
            </w:r>
            <w:r w:rsidR="006977DD" w:rsidRPr="00EB35CD">
              <w:rPr>
                <w:rFonts w:asciiTheme="minorHAnsi" w:hAnsiTheme="minorHAnsi" w:cstheme="minorHAnsi"/>
                <w:sz w:val="20"/>
                <w:szCs w:val="20"/>
              </w:rPr>
              <w:t xml:space="preserve">olis </w:t>
            </w:r>
            <w:proofErr w:type="spellStart"/>
            <w:r w:rsidR="006977DD" w:rsidRPr="00EB35CD">
              <w:rPr>
                <w:rFonts w:asciiTheme="minorHAnsi" w:hAnsiTheme="minorHAnsi" w:cstheme="minorHAnsi"/>
                <w:sz w:val="20"/>
                <w:szCs w:val="20"/>
              </w:rPr>
              <w:t>tetap</w:t>
            </w:r>
            <w:proofErr w:type="spellEnd"/>
            <w:r w:rsidR="006977DD" w:rsidRPr="00EB35CD">
              <w:rPr>
                <w:rFonts w:asciiTheme="minorHAnsi" w:hAnsiTheme="minorHAnsi" w:cstheme="minorHAnsi"/>
                <w:sz w:val="20"/>
                <w:szCs w:val="20"/>
              </w:rPr>
              <w:t xml:space="preserve"> </w:t>
            </w:r>
            <w:proofErr w:type="spellStart"/>
            <w:r w:rsidR="006977DD" w:rsidRPr="00EB35CD">
              <w:rPr>
                <w:rFonts w:asciiTheme="minorHAnsi" w:hAnsiTheme="minorHAnsi" w:cstheme="minorHAnsi"/>
                <w:sz w:val="20"/>
                <w:szCs w:val="20"/>
              </w:rPr>
              <w:t>aktif</w:t>
            </w:r>
            <w:proofErr w:type="spellEnd"/>
            <w:r w:rsidR="006977DD"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hingga</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akhir</w:t>
            </w:r>
            <w:proofErr w:type="spellEnd"/>
            <w:r w:rsidR="00A72066" w:rsidRPr="00EB35CD">
              <w:rPr>
                <w:rFonts w:asciiTheme="minorHAnsi" w:hAnsiTheme="minorHAnsi" w:cstheme="minorHAnsi"/>
                <w:sz w:val="20"/>
                <w:szCs w:val="20"/>
              </w:rPr>
              <w:t xml:space="preserve"> masa </w:t>
            </w:r>
            <w:proofErr w:type="spellStart"/>
            <w:r w:rsidR="00A72066" w:rsidRPr="00EB35CD">
              <w:rPr>
                <w:rFonts w:asciiTheme="minorHAnsi" w:hAnsiTheme="minorHAnsi" w:cstheme="minorHAnsi"/>
                <w:sz w:val="20"/>
                <w:szCs w:val="20"/>
              </w:rPr>
              <w:t>asuransi</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penanggung</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akan</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menyerahkan</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manfaat</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berupa</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beasiswa</w:t>
            </w:r>
            <w:proofErr w:type="spellEnd"/>
            <w:r w:rsidR="00A72066" w:rsidRPr="00EB35CD">
              <w:rPr>
                <w:rFonts w:asciiTheme="minorHAnsi" w:hAnsiTheme="minorHAnsi" w:cstheme="minorHAnsi"/>
                <w:sz w:val="20"/>
                <w:szCs w:val="20"/>
              </w:rPr>
              <w:t xml:space="preserve"> </w:t>
            </w:r>
            <w:proofErr w:type="spellStart"/>
            <w:r w:rsidR="00A72066" w:rsidRPr="00EB35CD">
              <w:rPr>
                <w:rFonts w:asciiTheme="minorHAnsi" w:hAnsiTheme="minorHAnsi" w:cstheme="minorHAnsi"/>
                <w:sz w:val="20"/>
                <w:szCs w:val="20"/>
              </w:rPr>
              <w:t>pendidikan</w:t>
            </w:r>
            <w:proofErr w:type="spellEnd"/>
            <w:r w:rsidR="008650B3" w:rsidRPr="00EB35CD">
              <w:rPr>
                <w:rFonts w:asciiTheme="minorHAnsi" w:hAnsiTheme="minorHAnsi" w:cstheme="minorHAnsi"/>
                <w:sz w:val="20"/>
                <w:szCs w:val="20"/>
              </w:rPr>
              <w:t>.</w:t>
            </w:r>
          </w:p>
          <w:p w14:paraId="4399FF95" w14:textId="2FFAECD8" w:rsidR="00FB0DD7" w:rsidRPr="00EB35CD" w:rsidRDefault="00FB0DD7" w:rsidP="00F10F78">
            <w:pPr>
              <w:jc w:val="both"/>
              <w:rPr>
                <w:rFonts w:asciiTheme="minorHAnsi" w:hAnsiTheme="minorHAnsi" w:cstheme="minorHAnsi"/>
                <w:i/>
                <w:sz w:val="20"/>
                <w:szCs w:val="20"/>
              </w:rPr>
            </w:pPr>
          </w:p>
        </w:tc>
      </w:tr>
      <w:tr w:rsidR="00FB0DD7" w:rsidRPr="00EB35CD" w14:paraId="314DA6B5" w14:textId="77777777" w:rsidTr="00BB4295">
        <w:tc>
          <w:tcPr>
            <w:tcW w:w="1698" w:type="dxa"/>
            <w:gridSpan w:val="2"/>
          </w:tcPr>
          <w:p w14:paraId="1D61E153" w14:textId="77777777" w:rsidR="00A86174" w:rsidRPr="00EB35CD" w:rsidRDefault="00A86174" w:rsidP="00F10F78">
            <w:pPr>
              <w:ind w:left="-61"/>
              <w:rPr>
                <w:rFonts w:asciiTheme="minorHAnsi" w:hAnsiTheme="minorHAnsi" w:cstheme="minorHAnsi"/>
                <w:b/>
                <w:sz w:val="20"/>
                <w:szCs w:val="20"/>
              </w:rPr>
            </w:pPr>
          </w:p>
          <w:p w14:paraId="10A90B4C" w14:textId="345B5A68" w:rsidR="00FB0DD7" w:rsidRPr="00EB35CD" w:rsidRDefault="00FB0DD7" w:rsidP="00A86174">
            <w:pPr>
              <w:ind w:left="-61"/>
              <w:rPr>
                <w:rFonts w:asciiTheme="minorHAnsi" w:hAnsiTheme="minorHAnsi" w:cstheme="minorHAnsi"/>
                <w:b/>
                <w:sz w:val="20"/>
                <w:szCs w:val="20"/>
              </w:rPr>
            </w:pPr>
            <w:r w:rsidRPr="00EB35CD">
              <w:rPr>
                <w:rFonts w:asciiTheme="minorHAnsi" w:hAnsiTheme="minorHAnsi" w:cstheme="minorHAnsi"/>
                <w:b/>
                <w:sz w:val="20"/>
                <w:szCs w:val="20"/>
              </w:rPr>
              <w:t xml:space="preserve">Nama </w:t>
            </w:r>
            <w:proofErr w:type="spellStart"/>
            <w:r w:rsidRPr="00EB35CD">
              <w:rPr>
                <w:rFonts w:asciiTheme="minorHAnsi" w:hAnsiTheme="minorHAnsi" w:cstheme="minorHAnsi"/>
                <w:b/>
                <w:sz w:val="20"/>
                <w:szCs w:val="20"/>
              </w:rPr>
              <w:t>Produk</w:t>
            </w:r>
            <w:proofErr w:type="spellEnd"/>
          </w:p>
          <w:p w14:paraId="2FA80EAA" w14:textId="77777777" w:rsidR="00A86174" w:rsidRPr="00EB35CD" w:rsidRDefault="00A86174" w:rsidP="00A86174">
            <w:pPr>
              <w:ind w:left="-61"/>
              <w:rPr>
                <w:rFonts w:asciiTheme="minorHAnsi" w:hAnsiTheme="minorHAnsi" w:cstheme="minorHAnsi"/>
                <w:b/>
                <w:sz w:val="20"/>
                <w:szCs w:val="20"/>
              </w:rPr>
            </w:pPr>
          </w:p>
          <w:p w14:paraId="402310C4" w14:textId="77777777" w:rsidR="00FB0DD7" w:rsidRPr="00EB35CD" w:rsidRDefault="00FB0DD7" w:rsidP="00F10F78">
            <w:pPr>
              <w:ind w:left="-61"/>
              <w:rPr>
                <w:rFonts w:asciiTheme="minorHAnsi" w:hAnsiTheme="minorHAnsi" w:cstheme="minorHAnsi"/>
                <w:sz w:val="20"/>
                <w:szCs w:val="20"/>
              </w:rPr>
            </w:pPr>
            <w:r w:rsidRPr="00EB35CD">
              <w:rPr>
                <w:rFonts w:asciiTheme="minorHAnsi" w:hAnsiTheme="minorHAnsi" w:cstheme="minorHAnsi"/>
                <w:b/>
                <w:sz w:val="20"/>
                <w:szCs w:val="20"/>
              </w:rPr>
              <w:t>Mata Uang</w:t>
            </w:r>
          </w:p>
          <w:p w14:paraId="1C4704D9" w14:textId="77777777" w:rsidR="00FB0DD7" w:rsidRPr="00EB35CD" w:rsidRDefault="00FB0DD7" w:rsidP="00F10F78">
            <w:pPr>
              <w:ind w:left="-61"/>
              <w:rPr>
                <w:rFonts w:asciiTheme="minorHAnsi" w:hAnsiTheme="minorHAnsi" w:cstheme="minorHAnsi"/>
                <w:sz w:val="20"/>
                <w:szCs w:val="20"/>
              </w:rPr>
            </w:pPr>
          </w:p>
          <w:p w14:paraId="6B91C3E8" w14:textId="77777777" w:rsidR="00FB0DD7" w:rsidRPr="00EB35CD" w:rsidRDefault="00FB0DD7" w:rsidP="00F10F78">
            <w:pPr>
              <w:ind w:left="-61"/>
              <w:rPr>
                <w:rFonts w:asciiTheme="minorHAnsi" w:hAnsiTheme="minorHAnsi" w:cstheme="minorHAnsi"/>
                <w:b/>
                <w:sz w:val="20"/>
                <w:szCs w:val="20"/>
              </w:rPr>
            </w:pPr>
            <w:r w:rsidRPr="00EB35CD">
              <w:rPr>
                <w:rFonts w:asciiTheme="minorHAnsi" w:hAnsiTheme="minorHAnsi" w:cstheme="minorHAnsi"/>
                <w:b/>
                <w:sz w:val="20"/>
                <w:szCs w:val="20"/>
              </w:rPr>
              <w:t xml:space="preserve">Jenis </w:t>
            </w:r>
            <w:proofErr w:type="spellStart"/>
            <w:r w:rsidRPr="00EB35CD">
              <w:rPr>
                <w:rFonts w:asciiTheme="minorHAnsi" w:hAnsiTheme="minorHAnsi" w:cstheme="minorHAnsi"/>
                <w:b/>
                <w:sz w:val="20"/>
                <w:szCs w:val="20"/>
              </w:rPr>
              <w:t>Produk</w:t>
            </w:r>
            <w:proofErr w:type="spellEnd"/>
          </w:p>
        </w:tc>
        <w:tc>
          <w:tcPr>
            <w:tcW w:w="284" w:type="dxa"/>
          </w:tcPr>
          <w:p w14:paraId="52159BA2" w14:textId="77777777" w:rsidR="00FB0DD7" w:rsidRPr="00EB35CD" w:rsidRDefault="00FB0DD7" w:rsidP="00F10F78">
            <w:pPr>
              <w:ind w:left="-112"/>
              <w:rPr>
                <w:rFonts w:asciiTheme="minorHAnsi" w:hAnsiTheme="minorHAnsi" w:cstheme="minorHAnsi"/>
                <w:sz w:val="20"/>
                <w:szCs w:val="20"/>
              </w:rPr>
            </w:pPr>
          </w:p>
          <w:p w14:paraId="2200758A"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0951BDBE" w14:textId="7CB9F6C7" w:rsidR="00A86174" w:rsidRPr="00EB35CD" w:rsidRDefault="00A86174" w:rsidP="00A35C1D">
            <w:pPr>
              <w:rPr>
                <w:rFonts w:asciiTheme="minorHAnsi" w:hAnsiTheme="minorHAnsi" w:cstheme="minorHAnsi"/>
                <w:sz w:val="20"/>
                <w:szCs w:val="20"/>
              </w:rPr>
            </w:pPr>
          </w:p>
          <w:p w14:paraId="3E252F52" w14:textId="168619DE"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339521E0" w14:textId="7E3DBCF4" w:rsidR="00FB0DD7" w:rsidRPr="00EB35CD" w:rsidRDefault="00FB0DD7" w:rsidP="00A86174">
            <w:pPr>
              <w:rPr>
                <w:rFonts w:asciiTheme="minorHAnsi" w:hAnsiTheme="minorHAnsi" w:cstheme="minorHAnsi"/>
                <w:sz w:val="20"/>
                <w:szCs w:val="20"/>
              </w:rPr>
            </w:pPr>
          </w:p>
          <w:p w14:paraId="7B4153FB"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143FBA93" w14:textId="77777777" w:rsidR="00FB0DD7" w:rsidRPr="00EB35CD" w:rsidRDefault="00FB0DD7" w:rsidP="00F10F78">
            <w:pPr>
              <w:rPr>
                <w:rFonts w:asciiTheme="minorHAnsi" w:hAnsiTheme="minorHAnsi" w:cstheme="minorHAnsi"/>
                <w:sz w:val="20"/>
                <w:szCs w:val="20"/>
              </w:rPr>
            </w:pPr>
          </w:p>
        </w:tc>
        <w:tc>
          <w:tcPr>
            <w:tcW w:w="2886" w:type="dxa"/>
            <w:gridSpan w:val="4"/>
          </w:tcPr>
          <w:p w14:paraId="6BE54C93" w14:textId="77777777" w:rsidR="00FB0DD7" w:rsidRPr="00EB35CD" w:rsidRDefault="00FB0DD7" w:rsidP="00A86174">
            <w:pPr>
              <w:rPr>
                <w:rFonts w:asciiTheme="minorHAnsi" w:hAnsiTheme="minorHAnsi" w:cstheme="minorHAnsi"/>
                <w:sz w:val="20"/>
                <w:szCs w:val="20"/>
              </w:rPr>
            </w:pPr>
          </w:p>
          <w:p w14:paraId="3C0F89CB" w14:textId="19CC3B9D" w:rsidR="007C6B02" w:rsidRPr="00EB35CD" w:rsidRDefault="00FB0DD7" w:rsidP="007C6B02">
            <w:pPr>
              <w:ind w:left="-92"/>
              <w:rPr>
                <w:rFonts w:asciiTheme="minorHAnsi" w:hAnsiTheme="minorHAnsi" w:cstheme="minorHAnsi"/>
                <w:sz w:val="20"/>
                <w:szCs w:val="20"/>
              </w:rPr>
            </w:pPr>
            <w:r w:rsidRPr="00EB35CD">
              <w:rPr>
                <w:rFonts w:asciiTheme="minorHAnsi" w:hAnsiTheme="minorHAnsi" w:cstheme="minorHAnsi"/>
                <w:sz w:val="20"/>
                <w:szCs w:val="20"/>
              </w:rPr>
              <w:t xml:space="preserve">Mega </w:t>
            </w:r>
            <w:r w:rsidR="00A40303" w:rsidRPr="00EB35CD">
              <w:rPr>
                <w:rFonts w:asciiTheme="minorHAnsi" w:hAnsiTheme="minorHAnsi" w:cstheme="minorHAnsi"/>
                <w:sz w:val="20"/>
                <w:szCs w:val="20"/>
              </w:rPr>
              <w:t xml:space="preserve">Asuransi </w:t>
            </w:r>
            <w:proofErr w:type="spellStart"/>
            <w:r w:rsidR="00A40303" w:rsidRPr="00EB35CD">
              <w:rPr>
                <w:rFonts w:asciiTheme="minorHAnsi" w:hAnsiTheme="minorHAnsi" w:cstheme="minorHAnsi"/>
                <w:sz w:val="20"/>
                <w:szCs w:val="20"/>
              </w:rPr>
              <w:t>Maksima</w:t>
            </w:r>
            <w:proofErr w:type="spellEnd"/>
            <w:r w:rsidR="00A40303" w:rsidRPr="00EB35CD">
              <w:rPr>
                <w:rFonts w:asciiTheme="minorHAnsi" w:hAnsiTheme="minorHAnsi" w:cstheme="minorHAnsi"/>
                <w:sz w:val="20"/>
                <w:szCs w:val="20"/>
              </w:rPr>
              <w:t xml:space="preserve"> </w:t>
            </w:r>
            <w:proofErr w:type="spellStart"/>
            <w:r w:rsidR="00A40303" w:rsidRPr="00EB35CD">
              <w:rPr>
                <w:rFonts w:asciiTheme="minorHAnsi" w:hAnsiTheme="minorHAnsi" w:cstheme="minorHAnsi"/>
                <w:sz w:val="20"/>
                <w:szCs w:val="20"/>
              </w:rPr>
              <w:t>Edukasi</w:t>
            </w:r>
            <w:proofErr w:type="spellEnd"/>
          </w:p>
          <w:p w14:paraId="5E655F1F" w14:textId="56D6B186" w:rsidR="00FB0DD7" w:rsidRPr="00EB35CD" w:rsidRDefault="00FB0DD7" w:rsidP="00F10F78">
            <w:pPr>
              <w:ind w:left="-92"/>
              <w:rPr>
                <w:rFonts w:asciiTheme="minorHAnsi" w:hAnsiTheme="minorHAnsi" w:cstheme="minorHAnsi"/>
                <w:sz w:val="20"/>
                <w:szCs w:val="20"/>
              </w:rPr>
            </w:pPr>
          </w:p>
          <w:p w14:paraId="71FF02EC" w14:textId="06775616" w:rsidR="00FB0DD7" w:rsidRPr="00EB35CD" w:rsidRDefault="00363179" w:rsidP="00F10F78">
            <w:pPr>
              <w:ind w:left="-92"/>
              <w:rPr>
                <w:rFonts w:asciiTheme="minorHAnsi" w:hAnsiTheme="minorHAnsi" w:cstheme="minorHAnsi"/>
                <w:sz w:val="20"/>
                <w:szCs w:val="20"/>
              </w:rPr>
            </w:pPr>
            <w:r w:rsidRPr="00EB35CD">
              <w:rPr>
                <w:rFonts w:asciiTheme="minorHAnsi" w:hAnsiTheme="minorHAnsi" w:cstheme="minorHAnsi"/>
                <w:sz w:val="20"/>
                <w:szCs w:val="20"/>
              </w:rPr>
              <w:t>Rupiah (Rp</w:t>
            </w:r>
            <w:r w:rsidR="00FB0DD7" w:rsidRPr="00EB35CD">
              <w:rPr>
                <w:rFonts w:asciiTheme="minorHAnsi" w:hAnsiTheme="minorHAnsi" w:cstheme="minorHAnsi"/>
                <w:sz w:val="20"/>
                <w:szCs w:val="20"/>
              </w:rPr>
              <w:t>)</w:t>
            </w:r>
          </w:p>
          <w:p w14:paraId="5F200FB1" w14:textId="77777777" w:rsidR="00FB0DD7" w:rsidRPr="00EB35CD" w:rsidRDefault="00FB0DD7" w:rsidP="00F10F78">
            <w:pPr>
              <w:ind w:left="-92"/>
              <w:rPr>
                <w:rFonts w:asciiTheme="minorHAnsi" w:hAnsiTheme="minorHAnsi" w:cstheme="minorHAnsi"/>
                <w:sz w:val="20"/>
                <w:szCs w:val="20"/>
              </w:rPr>
            </w:pPr>
          </w:p>
          <w:p w14:paraId="6184E835" w14:textId="5E301112" w:rsidR="00FB0DD7" w:rsidRPr="00EB35CD" w:rsidRDefault="00FB0DD7" w:rsidP="001F69F6">
            <w:pPr>
              <w:ind w:left="-92"/>
              <w:rPr>
                <w:rFonts w:asciiTheme="minorHAnsi" w:hAnsiTheme="minorHAnsi" w:cstheme="minorHAnsi"/>
                <w:sz w:val="20"/>
                <w:szCs w:val="20"/>
              </w:rPr>
            </w:pPr>
            <w:r w:rsidRPr="00EB35CD">
              <w:rPr>
                <w:rFonts w:asciiTheme="minorHAnsi" w:hAnsiTheme="minorHAnsi" w:cstheme="minorHAnsi"/>
                <w:sz w:val="20"/>
                <w:szCs w:val="20"/>
              </w:rPr>
              <w:t>Asuransi</w:t>
            </w:r>
            <w:r w:rsidR="001F69F6" w:rsidRPr="00EB35CD">
              <w:rPr>
                <w:rFonts w:asciiTheme="minorHAnsi" w:hAnsiTheme="minorHAnsi" w:cstheme="minorHAnsi"/>
                <w:sz w:val="20"/>
                <w:szCs w:val="20"/>
              </w:rPr>
              <w:t xml:space="preserve"> </w:t>
            </w:r>
            <w:r w:rsidR="00CA0EDD" w:rsidRPr="00EB35CD">
              <w:rPr>
                <w:rFonts w:asciiTheme="minorHAnsi" w:hAnsiTheme="minorHAnsi" w:cstheme="minorHAnsi"/>
                <w:sz w:val="20"/>
                <w:szCs w:val="20"/>
              </w:rPr>
              <w:t xml:space="preserve">Jiwa </w:t>
            </w:r>
            <w:proofErr w:type="spellStart"/>
            <w:r w:rsidR="001F69F6" w:rsidRPr="00EB35CD">
              <w:rPr>
                <w:rFonts w:asciiTheme="minorHAnsi" w:hAnsiTheme="minorHAnsi" w:cstheme="minorHAnsi"/>
                <w:sz w:val="20"/>
                <w:szCs w:val="20"/>
              </w:rPr>
              <w:t>Dwiguna</w:t>
            </w:r>
            <w:proofErr w:type="spellEnd"/>
          </w:p>
        </w:tc>
        <w:tc>
          <w:tcPr>
            <w:tcW w:w="1203" w:type="dxa"/>
            <w:gridSpan w:val="5"/>
            <w:vMerge/>
          </w:tcPr>
          <w:p w14:paraId="42CD26E0" w14:textId="77777777" w:rsidR="00FB0DD7" w:rsidRPr="00EB35CD" w:rsidRDefault="00FB0DD7" w:rsidP="00F10F78">
            <w:pPr>
              <w:ind w:left="-70"/>
              <w:rPr>
                <w:rFonts w:asciiTheme="minorHAnsi" w:hAnsiTheme="minorHAnsi" w:cstheme="minorHAnsi"/>
                <w:b/>
                <w:sz w:val="20"/>
                <w:szCs w:val="20"/>
              </w:rPr>
            </w:pPr>
          </w:p>
        </w:tc>
        <w:tc>
          <w:tcPr>
            <w:tcW w:w="280" w:type="dxa"/>
            <w:gridSpan w:val="2"/>
          </w:tcPr>
          <w:p w14:paraId="53592F3F" w14:textId="77777777" w:rsidR="00FB0DD7" w:rsidRPr="00EB35CD" w:rsidRDefault="00FB0DD7" w:rsidP="00F10F78">
            <w:pPr>
              <w:ind w:left="-156" w:firstLine="65"/>
              <w:rPr>
                <w:rFonts w:asciiTheme="minorHAnsi" w:hAnsiTheme="minorHAnsi" w:cstheme="minorHAnsi"/>
                <w:sz w:val="20"/>
                <w:szCs w:val="20"/>
              </w:rPr>
            </w:pPr>
          </w:p>
          <w:p w14:paraId="1F7675DB" w14:textId="77777777" w:rsidR="00FB0DD7" w:rsidRPr="00EB35CD" w:rsidRDefault="00FB0DD7" w:rsidP="00F10F78">
            <w:pPr>
              <w:ind w:left="-156" w:firstLine="65"/>
              <w:rPr>
                <w:rFonts w:asciiTheme="minorHAnsi" w:hAnsiTheme="minorHAnsi" w:cstheme="minorHAnsi"/>
                <w:sz w:val="20"/>
                <w:szCs w:val="20"/>
              </w:rPr>
            </w:pPr>
          </w:p>
        </w:tc>
        <w:tc>
          <w:tcPr>
            <w:tcW w:w="4269" w:type="dxa"/>
            <w:gridSpan w:val="3"/>
            <w:vMerge/>
          </w:tcPr>
          <w:p w14:paraId="1E94109A" w14:textId="77777777" w:rsidR="00FB0DD7" w:rsidRPr="00EB35CD" w:rsidRDefault="00FB0DD7" w:rsidP="00F10F78">
            <w:pPr>
              <w:ind w:left="-117"/>
              <w:jc w:val="both"/>
              <w:rPr>
                <w:rFonts w:asciiTheme="minorHAnsi" w:hAnsiTheme="minorHAnsi" w:cstheme="minorHAnsi"/>
                <w:sz w:val="20"/>
                <w:szCs w:val="20"/>
              </w:rPr>
            </w:pPr>
          </w:p>
        </w:tc>
      </w:tr>
      <w:tr w:rsidR="00FB0DD7" w:rsidRPr="00EB35CD" w14:paraId="4A3B8E5E" w14:textId="77777777" w:rsidTr="00BB4295">
        <w:trPr>
          <w:trHeight w:val="281"/>
        </w:trPr>
        <w:tc>
          <w:tcPr>
            <w:tcW w:w="10620" w:type="dxa"/>
            <w:gridSpan w:val="17"/>
            <w:shd w:val="clear" w:color="auto" w:fill="000000" w:themeFill="text1"/>
          </w:tcPr>
          <w:p w14:paraId="0B014187" w14:textId="77777777" w:rsidR="00FB0DD7" w:rsidRPr="00EB35CD" w:rsidRDefault="00FB0DD7" w:rsidP="00F10F78">
            <w:pPr>
              <w:jc w:val="center"/>
              <w:rPr>
                <w:rFonts w:asciiTheme="minorHAnsi" w:hAnsiTheme="minorHAnsi" w:cstheme="minorHAnsi"/>
                <w:b/>
                <w:color w:val="FFFFFF" w:themeColor="background1"/>
                <w:sz w:val="20"/>
                <w:szCs w:val="20"/>
              </w:rPr>
            </w:pPr>
            <w:r w:rsidRPr="00EB35CD">
              <w:rPr>
                <w:rFonts w:asciiTheme="minorHAnsi" w:hAnsiTheme="minorHAnsi" w:cstheme="minorHAnsi"/>
                <w:b/>
                <w:color w:val="FFFFFF" w:themeColor="background1"/>
                <w:sz w:val="20"/>
                <w:szCs w:val="20"/>
              </w:rPr>
              <w:t>Fitur Utama Asuransi Jiwa</w:t>
            </w:r>
          </w:p>
        </w:tc>
      </w:tr>
      <w:tr w:rsidR="00FB0DD7" w:rsidRPr="00EB35CD" w14:paraId="0A2D3E1B" w14:textId="77777777" w:rsidTr="00BB4295">
        <w:trPr>
          <w:trHeight w:val="152"/>
        </w:trPr>
        <w:tc>
          <w:tcPr>
            <w:tcW w:w="1698" w:type="dxa"/>
            <w:gridSpan w:val="2"/>
            <w:tcBorders>
              <w:bottom w:val="nil"/>
            </w:tcBorders>
          </w:tcPr>
          <w:p w14:paraId="69D17A12" w14:textId="77777777" w:rsidR="00FB0DD7" w:rsidRPr="00EB35CD" w:rsidRDefault="00FB0DD7" w:rsidP="00F10F78">
            <w:pPr>
              <w:ind w:left="-61"/>
              <w:rPr>
                <w:rFonts w:asciiTheme="minorHAnsi" w:hAnsiTheme="minorHAnsi" w:cstheme="minorHAnsi"/>
                <w:sz w:val="8"/>
                <w:szCs w:val="20"/>
              </w:rPr>
            </w:pPr>
          </w:p>
        </w:tc>
        <w:tc>
          <w:tcPr>
            <w:tcW w:w="2830" w:type="dxa"/>
            <w:gridSpan w:val="3"/>
          </w:tcPr>
          <w:p w14:paraId="24450126" w14:textId="77777777" w:rsidR="00FB0DD7" w:rsidRPr="00EB35CD" w:rsidRDefault="00FB0DD7" w:rsidP="00F10F78">
            <w:pPr>
              <w:ind w:left="-123"/>
              <w:rPr>
                <w:rFonts w:asciiTheme="minorHAnsi" w:hAnsiTheme="minorHAnsi" w:cstheme="minorHAnsi"/>
                <w:sz w:val="20"/>
                <w:szCs w:val="20"/>
              </w:rPr>
            </w:pPr>
          </w:p>
        </w:tc>
        <w:tc>
          <w:tcPr>
            <w:tcW w:w="1515" w:type="dxa"/>
            <w:gridSpan w:val="6"/>
          </w:tcPr>
          <w:p w14:paraId="0649C4E8" w14:textId="77777777" w:rsidR="00FB0DD7" w:rsidRPr="00EB35CD" w:rsidRDefault="00FB0DD7" w:rsidP="00F10F78">
            <w:pPr>
              <w:ind w:left="-70"/>
              <w:rPr>
                <w:rFonts w:asciiTheme="minorHAnsi" w:hAnsiTheme="minorHAnsi" w:cstheme="minorHAnsi"/>
                <w:sz w:val="20"/>
                <w:szCs w:val="20"/>
              </w:rPr>
            </w:pPr>
          </w:p>
        </w:tc>
        <w:tc>
          <w:tcPr>
            <w:tcW w:w="3733" w:type="dxa"/>
            <w:gridSpan w:val="5"/>
          </w:tcPr>
          <w:p w14:paraId="5713B14D" w14:textId="77777777" w:rsidR="00FB0DD7" w:rsidRPr="00EB35CD" w:rsidRDefault="00FB0DD7" w:rsidP="00F10F78">
            <w:pPr>
              <w:ind w:left="-156" w:firstLine="65"/>
              <w:rPr>
                <w:rFonts w:asciiTheme="minorHAnsi" w:hAnsiTheme="minorHAnsi" w:cstheme="minorHAnsi"/>
                <w:sz w:val="20"/>
                <w:szCs w:val="20"/>
              </w:rPr>
            </w:pPr>
          </w:p>
        </w:tc>
        <w:tc>
          <w:tcPr>
            <w:tcW w:w="844" w:type="dxa"/>
          </w:tcPr>
          <w:p w14:paraId="2985B994" w14:textId="77777777" w:rsidR="00FB0DD7" w:rsidRPr="00EB35CD" w:rsidRDefault="00FB0DD7" w:rsidP="00F10F78">
            <w:pPr>
              <w:ind w:left="-117"/>
              <w:jc w:val="both"/>
              <w:rPr>
                <w:rFonts w:asciiTheme="minorHAnsi" w:hAnsiTheme="minorHAnsi" w:cstheme="minorHAnsi"/>
                <w:sz w:val="20"/>
                <w:szCs w:val="20"/>
              </w:rPr>
            </w:pPr>
          </w:p>
        </w:tc>
      </w:tr>
      <w:tr w:rsidR="00F23CE3" w:rsidRPr="00EB35CD" w14:paraId="3A0DC004" w14:textId="77777777" w:rsidTr="00BB4295">
        <w:trPr>
          <w:trHeight w:val="193"/>
        </w:trPr>
        <w:tc>
          <w:tcPr>
            <w:tcW w:w="1698" w:type="dxa"/>
            <w:gridSpan w:val="2"/>
            <w:tcBorders>
              <w:right w:val="single" w:sz="4" w:space="0" w:color="auto"/>
            </w:tcBorders>
            <w:vAlign w:val="center"/>
          </w:tcPr>
          <w:p w14:paraId="46428B45" w14:textId="66ECCE54" w:rsidR="00F23CE3" w:rsidRPr="00EB35CD" w:rsidRDefault="00C32815" w:rsidP="00F23CE3">
            <w:pPr>
              <w:ind w:left="-47" w:right="-249"/>
              <w:rPr>
                <w:rFonts w:asciiTheme="minorHAnsi" w:hAnsiTheme="minorHAnsi" w:cstheme="minorHAnsi"/>
                <w:b/>
                <w:sz w:val="20"/>
                <w:szCs w:val="20"/>
              </w:rPr>
            </w:pPr>
            <w:proofErr w:type="spellStart"/>
            <w:r w:rsidRPr="00EB35CD">
              <w:rPr>
                <w:rFonts w:asciiTheme="minorHAnsi" w:hAnsiTheme="minorHAnsi" w:cstheme="minorHAnsi"/>
                <w:b/>
                <w:sz w:val="20"/>
                <w:szCs w:val="20"/>
              </w:rPr>
              <w:t>Usia</w:t>
            </w:r>
            <w:proofErr w:type="spellEnd"/>
            <w:r w:rsidRPr="00EB35CD">
              <w:rPr>
                <w:rFonts w:asciiTheme="minorHAnsi" w:hAnsiTheme="minorHAnsi" w:cstheme="minorHAnsi"/>
                <w:b/>
                <w:sz w:val="20"/>
                <w:szCs w:val="20"/>
              </w:rPr>
              <w:t xml:space="preserve"> Masuk </w:t>
            </w:r>
            <w:proofErr w:type="spellStart"/>
            <w:r w:rsidRPr="00EB35CD">
              <w:rPr>
                <w:rFonts w:asciiTheme="minorHAnsi" w:hAnsiTheme="minorHAnsi" w:cstheme="minorHAnsi"/>
                <w:b/>
                <w:sz w:val="20"/>
                <w:szCs w:val="20"/>
              </w:rPr>
              <w:t>Tertanggung</w:t>
            </w:r>
            <w:proofErr w:type="spellEnd"/>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E5AA71" w14:textId="541DED48" w:rsidR="00F23CE3" w:rsidRPr="00EB35CD" w:rsidRDefault="009561B1" w:rsidP="00BE7B29">
            <w:pPr>
              <w:tabs>
                <w:tab w:val="left" w:pos="1604"/>
              </w:tabs>
              <w:ind w:left="-46"/>
              <w:jc w:val="both"/>
              <w:rPr>
                <w:rFonts w:asciiTheme="minorHAnsi" w:hAnsiTheme="minorHAnsi" w:cstheme="minorHAnsi"/>
                <w:iCs/>
                <w:sz w:val="20"/>
                <w:szCs w:val="20"/>
              </w:rPr>
            </w:pPr>
            <w:r w:rsidRPr="009561B1">
              <w:rPr>
                <w:rFonts w:asciiTheme="minorHAnsi" w:hAnsiTheme="minorHAnsi" w:cstheme="minorHAnsi"/>
                <w:i/>
                <w:color w:val="5B9BD5" w:themeColor="accent1"/>
                <w:sz w:val="20"/>
                <w:szCs w:val="20"/>
                <w:highlight w:val="yellow"/>
              </w:rPr>
              <w:t>&lt;Insured Age&gt;</w:t>
            </w:r>
            <w:r w:rsidR="00C22B2A" w:rsidRPr="00EB35CD">
              <w:rPr>
                <w:rFonts w:asciiTheme="minorHAnsi" w:hAnsiTheme="minorHAnsi" w:cstheme="minorHAnsi"/>
                <w:iCs/>
                <w:sz w:val="20"/>
                <w:szCs w:val="20"/>
              </w:rPr>
              <w:t xml:space="preserve"> tahun</w:t>
            </w:r>
          </w:p>
        </w:tc>
        <w:tc>
          <w:tcPr>
            <w:tcW w:w="844" w:type="dxa"/>
            <w:tcBorders>
              <w:left w:val="single" w:sz="4" w:space="0" w:color="auto"/>
            </w:tcBorders>
          </w:tcPr>
          <w:p w14:paraId="62C85264"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690B10D1" w14:textId="77777777" w:rsidTr="00BB4295">
        <w:trPr>
          <w:trHeight w:val="193"/>
        </w:trPr>
        <w:tc>
          <w:tcPr>
            <w:tcW w:w="1698" w:type="dxa"/>
            <w:gridSpan w:val="2"/>
            <w:tcBorders>
              <w:right w:val="nil"/>
            </w:tcBorders>
            <w:vAlign w:val="center"/>
          </w:tcPr>
          <w:p w14:paraId="3DBA07F8" w14:textId="77777777" w:rsidR="00F23CE3" w:rsidRPr="00EB35CD" w:rsidRDefault="00F23CE3" w:rsidP="00F23CE3">
            <w:pPr>
              <w:ind w:left="-47" w:right="-249"/>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24D08891" w14:textId="77777777" w:rsidR="00F23CE3" w:rsidRPr="00EB35CD" w:rsidRDefault="00F23CE3" w:rsidP="00BE7B29">
            <w:pPr>
              <w:pStyle w:val="ListParagraph"/>
              <w:ind w:left="180"/>
              <w:jc w:val="both"/>
              <w:rPr>
                <w:rFonts w:asciiTheme="minorHAnsi" w:hAnsiTheme="minorHAnsi" w:cstheme="minorHAnsi"/>
                <w:sz w:val="20"/>
                <w:szCs w:val="20"/>
              </w:rPr>
            </w:pPr>
          </w:p>
        </w:tc>
        <w:tc>
          <w:tcPr>
            <w:tcW w:w="844" w:type="dxa"/>
            <w:tcBorders>
              <w:left w:val="nil"/>
            </w:tcBorders>
          </w:tcPr>
          <w:p w14:paraId="6F13E37C"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7DC99C50" w14:textId="77777777" w:rsidTr="00BB4295">
        <w:trPr>
          <w:trHeight w:val="193"/>
        </w:trPr>
        <w:tc>
          <w:tcPr>
            <w:tcW w:w="1698" w:type="dxa"/>
            <w:gridSpan w:val="2"/>
            <w:tcBorders>
              <w:right w:val="single" w:sz="4" w:space="0" w:color="auto"/>
            </w:tcBorders>
            <w:vAlign w:val="center"/>
          </w:tcPr>
          <w:p w14:paraId="46E815C3" w14:textId="6246D9C9" w:rsidR="00F23CE3" w:rsidRPr="00EB35CD" w:rsidRDefault="00F23CE3" w:rsidP="00BE7B29">
            <w:pPr>
              <w:ind w:left="-47" w:right="-249"/>
              <w:rPr>
                <w:rFonts w:asciiTheme="minorHAnsi" w:hAnsiTheme="minorHAnsi" w:cstheme="minorHAnsi"/>
                <w:b/>
                <w:sz w:val="20"/>
                <w:szCs w:val="20"/>
              </w:rPr>
            </w:pPr>
            <w:r w:rsidRPr="00EB35CD">
              <w:rPr>
                <w:rFonts w:asciiTheme="minorHAnsi" w:hAnsiTheme="minorHAnsi" w:cstheme="minorHAnsi"/>
                <w:b/>
                <w:sz w:val="20"/>
                <w:szCs w:val="20"/>
              </w:rPr>
              <w:t xml:space="preserve">Masa </w:t>
            </w:r>
            <w:proofErr w:type="spellStart"/>
            <w:r w:rsidRPr="00EB35CD">
              <w:rPr>
                <w:rFonts w:asciiTheme="minorHAnsi" w:hAnsiTheme="minorHAnsi" w:cstheme="minorHAnsi"/>
                <w:b/>
                <w:sz w:val="20"/>
                <w:szCs w:val="20"/>
              </w:rPr>
              <w:t>Pembayaran</w:t>
            </w:r>
            <w:proofErr w:type="spellEnd"/>
            <w:r w:rsidRPr="00EB35CD">
              <w:rPr>
                <w:rFonts w:asciiTheme="minorHAnsi" w:hAnsiTheme="minorHAnsi" w:cstheme="minorHAnsi"/>
                <w:b/>
                <w:sz w:val="20"/>
                <w:szCs w:val="20"/>
              </w:rPr>
              <w:t xml:space="preserve"> Premi</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97B10E" w14:textId="1D5FC291" w:rsidR="00F23CE3" w:rsidRPr="00AF6FE2" w:rsidRDefault="00AF6FE2" w:rsidP="00312F38">
            <w:pPr>
              <w:rPr>
                <w:rFonts w:asciiTheme="minorHAnsi" w:hAnsiTheme="minorHAnsi" w:cstheme="minorHAnsi"/>
                <w:i/>
                <w:iCs/>
                <w:sz w:val="20"/>
                <w:szCs w:val="20"/>
              </w:rPr>
            </w:pPr>
            <w:r w:rsidRPr="00AF6FE2">
              <w:rPr>
                <w:rFonts w:asciiTheme="minorHAnsi" w:hAnsiTheme="minorHAnsi" w:cstheme="minorHAnsi"/>
                <w:i/>
                <w:iCs/>
                <w:color w:val="5B9BD5" w:themeColor="accent1"/>
                <w:sz w:val="20"/>
                <w:szCs w:val="20"/>
                <w:highlight w:val="yellow"/>
              </w:rPr>
              <w:t>&lt;Premium payment period&gt;</w:t>
            </w:r>
          </w:p>
        </w:tc>
        <w:tc>
          <w:tcPr>
            <w:tcW w:w="844" w:type="dxa"/>
            <w:tcBorders>
              <w:left w:val="single" w:sz="4" w:space="0" w:color="auto"/>
            </w:tcBorders>
          </w:tcPr>
          <w:p w14:paraId="66705068"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56C6E4A0" w14:textId="77777777" w:rsidTr="00BB4295">
        <w:trPr>
          <w:trHeight w:val="193"/>
        </w:trPr>
        <w:tc>
          <w:tcPr>
            <w:tcW w:w="1698" w:type="dxa"/>
            <w:gridSpan w:val="2"/>
            <w:tcBorders>
              <w:right w:val="nil"/>
            </w:tcBorders>
            <w:vAlign w:val="center"/>
          </w:tcPr>
          <w:p w14:paraId="1BFBFA78" w14:textId="77777777" w:rsidR="00F23CE3" w:rsidRPr="00EB35CD" w:rsidRDefault="00F23CE3" w:rsidP="00FE5857">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2CC49693" w14:textId="77777777" w:rsidR="00F23CE3" w:rsidRPr="00EB35CD" w:rsidRDefault="00F23CE3" w:rsidP="00FE5857">
            <w:pPr>
              <w:ind w:hanging="109"/>
              <w:jc w:val="both"/>
              <w:rPr>
                <w:rFonts w:asciiTheme="minorHAnsi" w:hAnsiTheme="minorHAnsi" w:cstheme="minorHAnsi"/>
                <w:sz w:val="20"/>
                <w:szCs w:val="20"/>
              </w:rPr>
            </w:pPr>
          </w:p>
        </w:tc>
        <w:tc>
          <w:tcPr>
            <w:tcW w:w="844" w:type="dxa"/>
            <w:tcBorders>
              <w:left w:val="nil"/>
            </w:tcBorders>
          </w:tcPr>
          <w:p w14:paraId="0CD15C19" w14:textId="77777777" w:rsidR="00F23CE3" w:rsidRPr="00EB35CD" w:rsidRDefault="00F23CE3" w:rsidP="00FE5857">
            <w:pPr>
              <w:ind w:left="-117"/>
              <w:jc w:val="both"/>
              <w:rPr>
                <w:rFonts w:asciiTheme="minorHAnsi" w:hAnsiTheme="minorHAnsi" w:cstheme="minorHAnsi"/>
                <w:sz w:val="20"/>
                <w:szCs w:val="20"/>
              </w:rPr>
            </w:pPr>
          </w:p>
        </w:tc>
      </w:tr>
      <w:tr w:rsidR="00246F6D" w:rsidRPr="00EB35CD" w14:paraId="00FC542D" w14:textId="77777777" w:rsidTr="00BB4295">
        <w:trPr>
          <w:trHeight w:val="193"/>
        </w:trPr>
        <w:tc>
          <w:tcPr>
            <w:tcW w:w="1698" w:type="dxa"/>
            <w:gridSpan w:val="2"/>
            <w:tcBorders>
              <w:right w:val="single" w:sz="4" w:space="0" w:color="auto"/>
            </w:tcBorders>
            <w:vAlign w:val="center"/>
          </w:tcPr>
          <w:p w14:paraId="5B7556EA" w14:textId="06C661B0"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Masa Asuransi</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944193" w14:textId="36E02542" w:rsidR="00246F6D" w:rsidRPr="00EB35CD" w:rsidRDefault="009561B1" w:rsidP="003C70BE">
            <w:pPr>
              <w:jc w:val="both"/>
              <w:rPr>
                <w:rFonts w:asciiTheme="minorHAnsi" w:hAnsiTheme="minorHAnsi" w:cstheme="minorHAnsi"/>
                <w:sz w:val="20"/>
              </w:rPr>
            </w:pPr>
            <w:r w:rsidRPr="009561B1">
              <w:rPr>
                <w:rFonts w:asciiTheme="minorHAnsi" w:hAnsiTheme="minorHAnsi" w:cstheme="minorHAnsi"/>
                <w:color w:val="5B9BD5" w:themeColor="accent1"/>
                <w:sz w:val="20"/>
                <w:highlight w:val="yellow"/>
              </w:rPr>
              <w:t>&lt;Coverage period&gt;</w:t>
            </w:r>
            <w:r w:rsidR="003C70BE" w:rsidRPr="00EB35CD">
              <w:rPr>
                <w:rFonts w:asciiTheme="minorHAnsi" w:hAnsiTheme="minorHAnsi" w:cstheme="minorHAnsi"/>
                <w:sz w:val="20"/>
              </w:rPr>
              <w:t xml:space="preserve"> tahun</w:t>
            </w:r>
          </w:p>
        </w:tc>
        <w:tc>
          <w:tcPr>
            <w:tcW w:w="844" w:type="dxa"/>
            <w:tcBorders>
              <w:left w:val="single" w:sz="4" w:space="0" w:color="auto"/>
            </w:tcBorders>
          </w:tcPr>
          <w:p w14:paraId="35A473D4"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6CD4BE1B" w14:textId="77777777" w:rsidTr="00BB4295">
        <w:trPr>
          <w:trHeight w:val="193"/>
        </w:trPr>
        <w:tc>
          <w:tcPr>
            <w:tcW w:w="1698" w:type="dxa"/>
            <w:gridSpan w:val="2"/>
            <w:tcBorders>
              <w:right w:val="nil"/>
            </w:tcBorders>
            <w:vAlign w:val="center"/>
          </w:tcPr>
          <w:p w14:paraId="5BB7348D"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1E67DF4A" w14:textId="77777777" w:rsidR="00246F6D" w:rsidRPr="00EB35CD" w:rsidRDefault="00246F6D" w:rsidP="00246F6D">
            <w:pPr>
              <w:ind w:hanging="109"/>
              <w:jc w:val="both"/>
              <w:rPr>
                <w:rFonts w:asciiTheme="minorHAnsi" w:hAnsiTheme="minorHAnsi" w:cstheme="minorHAnsi"/>
                <w:sz w:val="20"/>
              </w:rPr>
            </w:pPr>
          </w:p>
        </w:tc>
        <w:tc>
          <w:tcPr>
            <w:tcW w:w="844" w:type="dxa"/>
            <w:tcBorders>
              <w:left w:val="nil"/>
            </w:tcBorders>
          </w:tcPr>
          <w:p w14:paraId="11EDDA19"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33783B0A" w14:textId="77777777" w:rsidTr="00BB4295">
        <w:trPr>
          <w:trHeight w:val="193"/>
        </w:trPr>
        <w:tc>
          <w:tcPr>
            <w:tcW w:w="1698" w:type="dxa"/>
            <w:gridSpan w:val="2"/>
            <w:tcBorders>
              <w:right w:val="single" w:sz="4" w:space="0" w:color="auto"/>
            </w:tcBorders>
            <w:vAlign w:val="center"/>
          </w:tcPr>
          <w:p w14:paraId="4DB506B2" w14:textId="04ED28A7"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Premi</w:t>
            </w:r>
          </w:p>
        </w:tc>
        <w:tc>
          <w:tcPr>
            <w:tcW w:w="8078" w:type="dxa"/>
            <w:gridSpan w:val="14"/>
            <w:tcBorders>
              <w:top w:val="single" w:sz="4" w:space="0" w:color="auto"/>
              <w:left w:val="single" w:sz="4" w:space="0" w:color="auto"/>
              <w:bottom w:val="nil"/>
              <w:right w:val="single" w:sz="4" w:space="0" w:color="auto"/>
            </w:tcBorders>
            <w:shd w:val="clear" w:color="auto" w:fill="BFBFBF" w:themeFill="background1" w:themeFillShade="BF"/>
          </w:tcPr>
          <w:p w14:paraId="2DCC8A14" w14:textId="4FECC3C8" w:rsidR="00246F6D" w:rsidRPr="00EB35CD" w:rsidRDefault="003C70BE" w:rsidP="00246F6D">
            <w:pPr>
              <w:ind w:left="-45"/>
              <w:jc w:val="both"/>
              <w:rPr>
                <w:rFonts w:asciiTheme="minorHAnsi" w:hAnsiTheme="minorHAnsi" w:cstheme="minorHAnsi"/>
                <w:iCs/>
                <w:sz w:val="8"/>
                <w:szCs w:val="20"/>
              </w:rPr>
            </w:pPr>
            <w:r w:rsidRPr="00EB35CD">
              <w:rPr>
                <w:rFonts w:asciiTheme="minorHAnsi" w:hAnsiTheme="minorHAnsi" w:cstheme="minorHAnsi"/>
                <w:iCs/>
                <w:sz w:val="20"/>
                <w:szCs w:val="20"/>
              </w:rPr>
              <w:t>Rp</w:t>
            </w:r>
            <w:r w:rsidR="009561B1" w:rsidRPr="009561B1">
              <w:rPr>
                <w:rFonts w:asciiTheme="minorHAnsi" w:hAnsiTheme="minorHAnsi" w:cstheme="minorHAnsi"/>
                <w:i/>
                <w:color w:val="5B9BD5" w:themeColor="accent1"/>
                <w:sz w:val="20"/>
                <w:szCs w:val="20"/>
                <w:highlight w:val="yellow"/>
              </w:rPr>
              <w:t>&lt;Total premium&gt;</w:t>
            </w:r>
          </w:p>
        </w:tc>
        <w:tc>
          <w:tcPr>
            <w:tcW w:w="844" w:type="dxa"/>
            <w:tcBorders>
              <w:left w:val="single" w:sz="4" w:space="0" w:color="auto"/>
            </w:tcBorders>
          </w:tcPr>
          <w:p w14:paraId="1AD9E022"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776CDD37" w14:textId="77777777" w:rsidTr="00BB4295">
        <w:trPr>
          <w:trHeight w:val="193"/>
        </w:trPr>
        <w:tc>
          <w:tcPr>
            <w:tcW w:w="1698" w:type="dxa"/>
            <w:gridSpan w:val="2"/>
            <w:tcBorders>
              <w:right w:val="nil"/>
            </w:tcBorders>
            <w:vAlign w:val="center"/>
          </w:tcPr>
          <w:p w14:paraId="17EC616F"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62628BAE" w14:textId="77777777" w:rsidR="00246F6D" w:rsidRPr="00EB35CD" w:rsidRDefault="00246F6D" w:rsidP="00246F6D">
            <w:pPr>
              <w:jc w:val="both"/>
              <w:rPr>
                <w:rFonts w:asciiTheme="minorHAnsi" w:hAnsiTheme="minorHAnsi" w:cstheme="minorHAnsi"/>
                <w:sz w:val="8"/>
                <w:szCs w:val="20"/>
              </w:rPr>
            </w:pPr>
          </w:p>
        </w:tc>
        <w:tc>
          <w:tcPr>
            <w:tcW w:w="844" w:type="dxa"/>
            <w:tcBorders>
              <w:left w:val="nil"/>
            </w:tcBorders>
          </w:tcPr>
          <w:p w14:paraId="7995806D"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4FE7CCA7" w14:textId="77777777" w:rsidTr="00BB4295">
        <w:trPr>
          <w:trHeight w:val="193"/>
        </w:trPr>
        <w:tc>
          <w:tcPr>
            <w:tcW w:w="1698" w:type="dxa"/>
            <w:gridSpan w:val="2"/>
            <w:tcBorders>
              <w:right w:val="single" w:sz="4" w:space="0" w:color="auto"/>
            </w:tcBorders>
            <w:vAlign w:val="center"/>
          </w:tcPr>
          <w:p w14:paraId="6A4387A0" w14:textId="2ADE5271"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 xml:space="preserve">Uang </w:t>
            </w:r>
            <w:proofErr w:type="spellStart"/>
            <w:r w:rsidRPr="00EB35CD">
              <w:rPr>
                <w:rFonts w:asciiTheme="minorHAnsi" w:hAnsiTheme="minorHAnsi" w:cstheme="minorHAnsi"/>
                <w:b/>
                <w:sz w:val="20"/>
                <w:szCs w:val="20"/>
              </w:rPr>
              <w:t>Pertanggungan</w:t>
            </w:r>
            <w:proofErr w:type="spellEnd"/>
            <w:r w:rsidRPr="00EB35CD">
              <w:rPr>
                <w:rFonts w:asciiTheme="minorHAnsi" w:hAnsiTheme="minorHAnsi" w:cstheme="minorHAnsi"/>
                <w:b/>
                <w:sz w:val="20"/>
                <w:szCs w:val="20"/>
              </w:rPr>
              <w:t xml:space="preserve"> (UP)*</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B6FDE9" w14:textId="0ABC2CB8" w:rsidR="00246F6D" w:rsidRPr="00EB35CD" w:rsidRDefault="003C70BE" w:rsidP="00312F38">
            <w:pPr>
              <w:ind w:left="-45"/>
              <w:jc w:val="both"/>
              <w:rPr>
                <w:rFonts w:asciiTheme="minorHAnsi" w:hAnsiTheme="minorHAnsi" w:cstheme="minorHAnsi"/>
                <w:sz w:val="20"/>
                <w:szCs w:val="20"/>
              </w:rPr>
            </w:pPr>
            <w:r w:rsidRPr="00EB35CD">
              <w:rPr>
                <w:rFonts w:asciiTheme="minorHAnsi" w:hAnsiTheme="minorHAnsi" w:cstheme="minorHAnsi"/>
                <w:sz w:val="20"/>
                <w:szCs w:val="20"/>
              </w:rPr>
              <w:t>Rp</w:t>
            </w:r>
            <w:r w:rsidR="009561B1" w:rsidRPr="009561B1">
              <w:rPr>
                <w:rFonts w:asciiTheme="minorHAnsi" w:hAnsiTheme="minorHAnsi" w:cstheme="minorHAnsi"/>
                <w:i/>
                <w:iCs/>
                <w:color w:val="5B9BD5" w:themeColor="accent1"/>
                <w:sz w:val="20"/>
                <w:szCs w:val="20"/>
                <w:highlight w:val="yellow"/>
              </w:rPr>
              <w:t>&lt;Total Sum Assured&gt;</w:t>
            </w:r>
          </w:p>
        </w:tc>
        <w:tc>
          <w:tcPr>
            <w:tcW w:w="844" w:type="dxa"/>
            <w:tcBorders>
              <w:left w:val="single" w:sz="4" w:space="0" w:color="auto"/>
            </w:tcBorders>
          </w:tcPr>
          <w:p w14:paraId="7637A5FD" w14:textId="77777777" w:rsidR="00246F6D" w:rsidRPr="00EB35CD" w:rsidRDefault="00246F6D" w:rsidP="00246F6D">
            <w:pPr>
              <w:ind w:left="-117"/>
              <w:jc w:val="both"/>
              <w:rPr>
                <w:rFonts w:asciiTheme="minorHAnsi" w:hAnsiTheme="minorHAnsi" w:cstheme="minorHAnsi"/>
                <w:sz w:val="20"/>
                <w:szCs w:val="20"/>
              </w:rPr>
            </w:pPr>
          </w:p>
        </w:tc>
      </w:tr>
      <w:tr w:rsidR="00312F38" w:rsidRPr="00EB35CD" w14:paraId="2708187B" w14:textId="77777777" w:rsidTr="00BB4295">
        <w:trPr>
          <w:trHeight w:val="193"/>
        </w:trPr>
        <w:tc>
          <w:tcPr>
            <w:tcW w:w="1698" w:type="dxa"/>
            <w:gridSpan w:val="2"/>
            <w:tcBorders>
              <w:right w:val="nil"/>
            </w:tcBorders>
            <w:vAlign w:val="center"/>
          </w:tcPr>
          <w:p w14:paraId="794533BE"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nil"/>
              <w:right w:val="nil"/>
            </w:tcBorders>
          </w:tcPr>
          <w:p w14:paraId="6EDEF73B" w14:textId="534D6723" w:rsidR="00246F6D" w:rsidRPr="00EB35CD" w:rsidDel="00D25C0D" w:rsidRDefault="00246F6D" w:rsidP="00246F6D">
            <w:pPr>
              <w:ind w:left="-45"/>
              <w:jc w:val="both"/>
              <w:rPr>
                <w:rFonts w:asciiTheme="minorHAnsi" w:hAnsiTheme="minorHAnsi" w:cstheme="minorHAnsi"/>
                <w:sz w:val="16"/>
                <w:szCs w:val="16"/>
              </w:rPr>
            </w:pPr>
            <w:r w:rsidRPr="00EB35CD">
              <w:rPr>
                <w:rFonts w:asciiTheme="minorHAnsi" w:hAnsiTheme="minorHAnsi" w:cstheme="minorHAnsi"/>
                <w:sz w:val="16"/>
                <w:szCs w:val="16"/>
              </w:rPr>
              <w:t xml:space="preserve">*Nilai UP di </w:t>
            </w:r>
            <w:proofErr w:type="spellStart"/>
            <w:r w:rsidRPr="00EB35CD">
              <w:rPr>
                <w:rFonts w:asciiTheme="minorHAnsi" w:hAnsiTheme="minorHAnsi" w:cstheme="minorHAnsi"/>
                <w:sz w:val="16"/>
                <w:szCs w:val="16"/>
              </w:rPr>
              <w:t>atas</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merupakan</w:t>
            </w:r>
            <w:proofErr w:type="spellEnd"/>
            <w:r w:rsidRPr="00EB35CD">
              <w:rPr>
                <w:rFonts w:asciiTheme="minorHAnsi" w:hAnsiTheme="minorHAnsi" w:cstheme="minorHAnsi"/>
                <w:sz w:val="16"/>
                <w:szCs w:val="16"/>
              </w:rPr>
              <w:t xml:space="preserve"> target </w:t>
            </w:r>
            <w:proofErr w:type="spellStart"/>
            <w:r w:rsidRPr="00EB35CD">
              <w:rPr>
                <w:rFonts w:asciiTheme="minorHAnsi" w:hAnsiTheme="minorHAnsi" w:cstheme="minorHAnsi"/>
                <w:sz w:val="16"/>
                <w:szCs w:val="16"/>
              </w:rPr>
              <w:t>awal</w:t>
            </w:r>
            <w:proofErr w:type="spellEnd"/>
            <w:r w:rsidRPr="00EB35CD">
              <w:rPr>
                <w:rFonts w:asciiTheme="minorHAnsi" w:hAnsiTheme="minorHAnsi" w:cstheme="minorHAnsi"/>
                <w:sz w:val="16"/>
                <w:szCs w:val="16"/>
              </w:rPr>
              <w:t xml:space="preserve"> UP yang </w:t>
            </w:r>
            <w:proofErr w:type="spellStart"/>
            <w:r w:rsidRPr="00EB35CD">
              <w:rPr>
                <w:rFonts w:asciiTheme="minorHAnsi" w:hAnsiTheme="minorHAnsi" w:cstheme="minorHAnsi"/>
                <w:sz w:val="16"/>
                <w:szCs w:val="16"/>
              </w:rPr>
              <w:t>dihitung</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dari</w:t>
            </w:r>
            <w:proofErr w:type="spellEnd"/>
            <w:r w:rsidRPr="00EB35CD">
              <w:rPr>
                <w:rFonts w:asciiTheme="minorHAnsi" w:hAnsiTheme="minorHAnsi" w:cstheme="minorHAnsi"/>
                <w:sz w:val="16"/>
                <w:szCs w:val="16"/>
              </w:rPr>
              <w:t xml:space="preserve"> 150% (</w:t>
            </w:r>
            <w:proofErr w:type="spellStart"/>
            <w:r w:rsidRPr="00EB35CD">
              <w:rPr>
                <w:rFonts w:asciiTheme="minorHAnsi" w:hAnsiTheme="minorHAnsi" w:cstheme="minorHAnsi"/>
                <w:sz w:val="16"/>
                <w:szCs w:val="16"/>
              </w:rPr>
              <w:t>seratus</w:t>
            </w:r>
            <w:proofErr w:type="spellEnd"/>
            <w:r w:rsidRPr="00EB35CD">
              <w:rPr>
                <w:rFonts w:asciiTheme="minorHAnsi" w:hAnsiTheme="minorHAnsi" w:cstheme="minorHAnsi"/>
                <w:sz w:val="16"/>
                <w:szCs w:val="16"/>
              </w:rPr>
              <w:t xml:space="preserve"> lima </w:t>
            </w:r>
            <w:proofErr w:type="spellStart"/>
            <w:r w:rsidRPr="00EB35CD">
              <w:rPr>
                <w:rFonts w:asciiTheme="minorHAnsi" w:hAnsiTheme="minorHAnsi" w:cstheme="minorHAnsi"/>
                <w:sz w:val="16"/>
                <w:szCs w:val="16"/>
              </w:rPr>
              <w:t>puluh</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persen</w:t>
            </w:r>
            <w:proofErr w:type="spellEnd"/>
            <w:r w:rsidRPr="00EB35CD">
              <w:rPr>
                <w:rFonts w:asciiTheme="minorHAnsi" w:hAnsiTheme="minorHAnsi" w:cstheme="minorHAnsi"/>
                <w:sz w:val="16"/>
                <w:szCs w:val="16"/>
              </w:rPr>
              <w:t xml:space="preserve">) total Premi </w:t>
            </w:r>
            <w:proofErr w:type="spellStart"/>
            <w:r w:rsidRPr="00EB35CD">
              <w:rPr>
                <w:rFonts w:asciiTheme="minorHAnsi" w:hAnsiTheme="minorHAnsi" w:cstheme="minorHAnsi"/>
                <w:sz w:val="16"/>
                <w:szCs w:val="16"/>
              </w:rPr>
              <w:t>dasar</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tidak</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termasuk</w:t>
            </w:r>
            <w:proofErr w:type="spellEnd"/>
            <w:r w:rsidRPr="00EB35CD">
              <w:rPr>
                <w:rFonts w:asciiTheme="minorHAnsi" w:hAnsiTheme="minorHAnsi" w:cstheme="minorHAnsi"/>
                <w:sz w:val="16"/>
                <w:szCs w:val="16"/>
              </w:rPr>
              <w:t xml:space="preserve"> Premi </w:t>
            </w:r>
            <w:proofErr w:type="spellStart"/>
            <w:r w:rsidRPr="00EB35CD">
              <w:rPr>
                <w:rFonts w:asciiTheme="minorHAnsi" w:hAnsiTheme="minorHAnsi" w:cstheme="minorHAnsi"/>
                <w:sz w:val="16"/>
                <w:szCs w:val="16"/>
              </w:rPr>
              <w:t>tambahan</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jika</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ada</w:t>
            </w:r>
            <w:proofErr w:type="spellEnd"/>
            <w:r w:rsidRPr="00EB35CD">
              <w:rPr>
                <w:rFonts w:asciiTheme="minorHAnsi" w:hAnsiTheme="minorHAnsi" w:cstheme="minorHAnsi"/>
                <w:sz w:val="16"/>
                <w:szCs w:val="16"/>
              </w:rPr>
              <w:t xml:space="preserve">). Nilai UP </w:t>
            </w:r>
            <w:proofErr w:type="spellStart"/>
            <w:r w:rsidRPr="00EB35CD">
              <w:rPr>
                <w:rFonts w:asciiTheme="minorHAnsi" w:hAnsiTheme="minorHAnsi" w:cstheme="minorHAnsi"/>
                <w:sz w:val="16"/>
                <w:szCs w:val="16"/>
              </w:rPr>
              <w:t>sesungguhnya</w:t>
            </w:r>
            <w:proofErr w:type="spellEnd"/>
            <w:r w:rsidRPr="00EB35CD">
              <w:rPr>
                <w:rFonts w:asciiTheme="minorHAnsi" w:hAnsiTheme="minorHAnsi" w:cstheme="minorHAnsi"/>
                <w:sz w:val="16"/>
                <w:szCs w:val="16"/>
              </w:rPr>
              <w:t xml:space="preserve"> yang </w:t>
            </w:r>
            <w:proofErr w:type="spellStart"/>
            <w:r w:rsidRPr="00EB35CD">
              <w:rPr>
                <w:rFonts w:asciiTheme="minorHAnsi" w:hAnsiTheme="minorHAnsi" w:cstheme="minorHAnsi"/>
                <w:sz w:val="16"/>
                <w:szCs w:val="16"/>
              </w:rPr>
              <w:t>akan</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dibayarkan</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akan</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dihitung</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dari</w:t>
            </w:r>
            <w:proofErr w:type="spellEnd"/>
            <w:r w:rsidRPr="00EB35CD">
              <w:rPr>
                <w:rFonts w:asciiTheme="minorHAnsi" w:hAnsiTheme="minorHAnsi" w:cstheme="minorHAnsi"/>
                <w:sz w:val="16"/>
                <w:szCs w:val="16"/>
              </w:rPr>
              <w:t xml:space="preserve"> total Premi </w:t>
            </w:r>
            <w:proofErr w:type="spellStart"/>
            <w:r w:rsidRPr="00EB35CD">
              <w:rPr>
                <w:rFonts w:asciiTheme="minorHAnsi" w:hAnsiTheme="minorHAnsi" w:cstheme="minorHAnsi"/>
                <w:sz w:val="16"/>
                <w:szCs w:val="16"/>
              </w:rPr>
              <w:t>dasar</w:t>
            </w:r>
            <w:proofErr w:type="spellEnd"/>
            <w:r w:rsidRPr="00EB35CD">
              <w:rPr>
                <w:rFonts w:asciiTheme="minorHAnsi" w:hAnsiTheme="minorHAnsi" w:cstheme="minorHAnsi"/>
                <w:sz w:val="16"/>
                <w:szCs w:val="16"/>
              </w:rPr>
              <w:t xml:space="preserve"> yang </w:t>
            </w:r>
            <w:proofErr w:type="spellStart"/>
            <w:r w:rsidRPr="00EB35CD">
              <w:rPr>
                <w:rFonts w:asciiTheme="minorHAnsi" w:hAnsiTheme="minorHAnsi" w:cstheme="minorHAnsi"/>
                <w:sz w:val="16"/>
                <w:szCs w:val="16"/>
              </w:rPr>
              <w:t>telah</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diterima</w:t>
            </w:r>
            <w:proofErr w:type="spellEnd"/>
            <w:r w:rsidRPr="00EB35CD">
              <w:rPr>
                <w:rFonts w:asciiTheme="minorHAnsi" w:hAnsiTheme="minorHAnsi" w:cstheme="minorHAnsi"/>
                <w:sz w:val="16"/>
                <w:szCs w:val="16"/>
              </w:rPr>
              <w:t xml:space="preserve"> oleh </w:t>
            </w:r>
            <w:proofErr w:type="spellStart"/>
            <w:r w:rsidRPr="00EB35CD">
              <w:rPr>
                <w:rFonts w:asciiTheme="minorHAnsi" w:hAnsiTheme="minorHAnsi" w:cstheme="minorHAnsi"/>
                <w:sz w:val="16"/>
                <w:szCs w:val="16"/>
              </w:rPr>
              <w:t>Penanggung</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sampai</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dengan</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tanggal</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terjadinya</w:t>
            </w:r>
            <w:proofErr w:type="spellEnd"/>
            <w:r w:rsidRPr="00EB35CD">
              <w:rPr>
                <w:rFonts w:asciiTheme="minorHAnsi" w:hAnsiTheme="minorHAnsi" w:cstheme="minorHAnsi"/>
                <w:sz w:val="16"/>
                <w:szCs w:val="16"/>
              </w:rPr>
              <w:t xml:space="preserve"> </w:t>
            </w:r>
            <w:proofErr w:type="spellStart"/>
            <w:r w:rsidRPr="00EB35CD">
              <w:rPr>
                <w:rFonts w:asciiTheme="minorHAnsi" w:hAnsiTheme="minorHAnsi" w:cstheme="minorHAnsi"/>
                <w:sz w:val="16"/>
                <w:szCs w:val="16"/>
              </w:rPr>
              <w:t>risiko</w:t>
            </w:r>
            <w:proofErr w:type="spellEnd"/>
            <w:r w:rsidRPr="00EB35CD">
              <w:rPr>
                <w:rFonts w:asciiTheme="minorHAnsi" w:hAnsiTheme="minorHAnsi" w:cstheme="minorHAnsi"/>
                <w:sz w:val="16"/>
                <w:szCs w:val="16"/>
              </w:rPr>
              <w:t xml:space="preserve"> yang </w:t>
            </w:r>
            <w:proofErr w:type="spellStart"/>
            <w:r w:rsidRPr="00EB35CD">
              <w:rPr>
                <w:rFonts w:asciiTheme="minorHAnsi" w:hAnsiTheme="minorHAnsi" w:cstheme="minorHAnsi"/>
                <w:sz w:val="16"/>
                <w:szCs w:val="16"/>
              </w:rPr>
              <w:t>dipertanggungkan</w:t>
            </w:r>
            <w:proofErr w:type="spellEnd"/>
            <w:r w:rsidRPr="00EB35CD">
              <w:rPr>
                <w:rFonts w:asciiTheme="minorHAnsi" w:hAnsiTheme="minorHAnsi" w:cstheme="minorHAnsi"/>
                <w:sz w:val="16"/>
                <w:szCs w:val="16"/>
              </w:rPr>
              <w:t>.</w:t>
            </w:r>
          </w:p>
        </w:tc>
        <w:tc>
          <w:tcPr>
            <w:tcW w:w="844" w:type="dxa"/>
            <w:tcBorders>
              <w:left w:val="nil"/>
            </w:tcBorders>
          </w:tcPr>
          <w:p w14:paraId="7ABF9255"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57FC1BFF" w14:textId="77777777" w:rsidTr="00BB4295">
        <w:trPr>
          <w:trHeight w:val="193"/>
        </w:trPr>
        <w:tc>
          <w:tcPr>
            <w:tcW w:w="1698" w:type="dxa"/>
            <w:gridSpan w:val="2"/>
            <w:tcBorders>
              <w:right w:val="nil"/>
            </w:tcBorders>
            <w:vAlign w:val="center"/>
          </w:tcPr>
          <w:p w14:paraId="545AF6FB" w14:textId="77777777" w:rsidR="00246F6D" w:rsidRPr="00EB35CD" w:rsidRDefault="00246F6D" w:rsidP="00246F6D">
            <w:pPr>
              <w:ind w:left="-47"/>
              <w:rPr>
                <w:rFonts w:asciiTheme="minorHAnsi" w:hAnsiTheme="minorHAnsi" w:cstheme="minorHAnsi"/>
                <w:b/>
                <w:sz w:val="20"/>
                <w:szCs w:val="20"/>
              </w:rPr>
            </w:pPr>
          </w:p>
        </w:tc>
        <w:tc>
          <w:tcPr>
            <w:tcW w:w="3116" w:type="dxa"/>
            <w:gridSpan w:val="4"/>
            <w:tcBorders>
              <w:top w:val="nil"/>
              <w:left w:val="nil"/>
              <w:bottom w:val="nil"/>
              <w:right w:val="nil"/>
            </w:tcBorders>
          </w:tcPr>
          <w:p w14:paraId="40C1CB5B" w14:textId="77777777" w:rsidR="00246F6D" w:rsidRPr="00EB35CD" w:rsidRDefault="00246F6D" w:rsidP="00246F6D">
            <w:pPr>
              <w:tabs>
                <w:tab w:val="left" w:pos="1597"/>
              </w:tabs>
              <w:ind w:left="-45"/>
              <w:jc w:val="both"/>
              <w:rPr>
                <w:rFonts w:asciiTheme="minorHAnsi" w:hAnsiTheme="minorHAnsi" w:cstheme="minorHAnsi"/>
                <w:sz w:val="8"/>
                <w:szCs w:val="20"/>
              </w:rPr>
            </w:pPr>
          </w:p>
        </w:tc>
        <w:tc>
          <w:tcPr>
            <w:tcW w:w="1460" w:type="dxa"/>
            <w:gridSpan w:val="7"/>
            <w:tcBorders>
              <w:top w:val="nil"/>
              <w:left w:val="nil"/>
              <w:bottom w:val="nil"/>
              <w:right w:val="nil"/>
            </w:tcBorders>
            <w:vAlign w:val="center"/>
          </w:tcPr>
          <w:p w14:paraId="65A34988" w14:textId="77777777" w:rsidR="00246F6D" w:rsidRPr="00EB35CD" w:rsidRDefault="00246F6D" w:rsidP="00246F6D">
            <w:pPr>
              <w:ind w:left="-47"/>
              <w:rPr>
                <w:rFonts w:asciiTheme="minorHAnsi" w:hAnsiTheme="minorHAnsi" w:cstheme="minorHAnsi"/>
                <w:b/>
                <w:sz w:val="20"/>
                <w:szCs w:val="20"/>
              </w:rPr>
            </w:pPr>
          </w:p>
        </w:tc>
        <w:tc>
          <w:tcPr>
            <w:tcW w:w="3502" w:type="dxa"/>
            <w:gridSpan w:val="3"/>
            <w:tcBorders>
              <w:top w:val="nil"/>
              <w:left w:val="nil"/>
              <w:bottom w:val="nil"/>
              <w:right w:val="nil"/>
            </w:tcBorders>
          </w:tcPr>
          <w:p w14:paraId="4448E0B0" w14:textId="77777777" w:rsidR="00246F6D" w:rsidRPr="00EB35CD" w:rsidRDefault="00246F6D" w:rsidP="00246F6D">
            <w:pPr>
              <w:jc w:val="both"/>
              <w:rPr>
                <w:rFonts w:asciiTheme="minorHAnsi" w:hAnsiTheme="minorHAnsi" w:cstheme="minorHAnsi"/>
                <w:sz w:val="8"/>
                <w:szCs w:val="20"/>
              </w:rPr>
            </w:pPr>
          </w:p>
        </w:tc>
        <w:tc>
          <w:tcPr>
            <w:tcW w:w="844" w:type="dxa"/>
            <w:tcBorders>
              <w:left w:val="nil"/>
            </w:tcBorders>
          </w:tcPr>
          <w:p w14:paraId="3AE0AA90"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520FE582" w14:textId="77777777" w:rsidTr="00BB4295">
        <w:trPr>
          <w:trHeight w:val="73"/>
        </w:trPr>
        <w:tc>
          <w:tcPr>
            <w:tcW w:w="10620" w:type="dxa"/>
            <w:gridSpan w:val="17"/>
            <w:shd w:val="clear" w:color="auto" w:fill="000000" w:themeFill="text1"/>
            <w:vAlign w:val="center"/>
          </w:tcPr>
          <w:p w14:paraId="05922130" w14:textId="77777777" w:rsidR="00246F6D" w:rsidRPr="00EB35CD" w:rsidRDefault="00246F6D" w:rsidP="00246F6D">
            <w:pPr>
              <w:spacing w:after="40"/>
              <w:jc w:val="center"/>
              <w:rPr>
                <w:rFonts w:asciiTheme="minorHAnsi" w:hAnsiTheme="minorHAnsi" w:cstheme="minorHAnsi"/>
                <w:sz w:val="20"/>
                <w:szCs w:val="20"/>
              </w:rPr>
            </w:pPr>
            <w:r w:rsidRPr="00EB35CD">
              <w:rPr>
                <w:rFonts w:asciiTheme="minorHAnsi" w:hAnsiTheme="minorHAnsi" w:cstheme="minorHAnsi"/>
                <w:b/>
                <w:color w:val="FFFFFF" w:themeColor="background1"/>
                <w:sz w:val="20"/>
                <w:szCs w:val="20"/>
              </w:rPr>
              <w:t>Manfaat</w:t>
            </w:r>
          </w:p>
        </w:tc>
      </w:tr>
      <w:tr w:rsidR="00246F6D" w:rsidRPr="00EB35CD" w14:paraId="319178AF" w14:textId="77777777" w:rsidTr="00BB4295">
        <w:trPr>
          <w:trHeight w:val="1522"/>
        </w:trPr>
        <w:tc>
          <w:tcPr>
            <w:tcW w:w="5166" w:type="dxa"/>
            <w:gridSpan w:val="9"/>
          </w:tcPr>
          <w:p w14:paraId="46E49979" w14:textId="77777777" w:rsidR="00246F6D" w:rsidRPr="00EB35CD" w:rsidRDefault="00246F6D" w:rsidP="00246F6D">
            <w:pPr>
              <w:pStyle w:val="ListParagraph"/>
              <w:ind w:left="249"/>
              <w:rPr>
                <w:rFonts w:asciiTheme="minorHAnsi" w:hAnsiTheme="minorHAnsi" w:cstheme="minorHAnsi"/>
                <w:b/>
                <w:sz w:val="20"/>
                <w:szCs w:val="20"/>
              </w:rPr>
            </w:pPr>
          </w:p>
          <w:p w14:paraId="22D2AEEC" w14:textId="72651681"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Meninggal</w:t>
            </w:r>
            <w:proofErr w:type="spellEnd"/>
            <w:r w:rsidRPr="00EB35CD">
              <w:rPr>
                <w:rFonts w:asciiTheme="minorHAnsi" w:hAnsiTheme="minorHAnsi" w:cstheme="minorHAnsi"/>
                <w:b/>
                <w:sz w:val="20"/>
                <w:szCs w:val="20"/>
              </w:rPr>
              <w:t xml:space="preserve"> Dunia</w:t>
            </w:r>
          </w:p>
          <w:p w14:paraId="343B9C74" w14:textId="7C3D171C" w:rsidR="00246F6D" w:rsidRPr="00EB35CD" w:rsidRDefault="00246F6D" w:rsidP="00246F6D">
            <w:pPr>
              <w:pStyle w:val="ListParagraph"/>
              <w:ind w:left="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sebab</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apapun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Masa Asuransi dan Polis </w:t>
            </w:r>
            <w:proofErr w:type="spellStart"/>
            <w:r w:rsidRPr="00EB35CD">
              <w:rPr>
                <w:rFonts w:asciiTheme="minorHAnsi" w:hAnsiTheme="minorHAnsi" w:cstheme="minorHAnsi"/>
                <w:sz w:val="20"/>
                <w:szCs w:val="20"/>
              </w:rPr>
              <w:t>berstatus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aktif</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membayarkan</w:t>
            </w:r>
            <w:proofErr w:type="spellEnd"/>
            <w:r w:rsidRPr="00EB35CD">
              <w:rPr>
                <w:rFonts w:asciiTheme="minorHAnsi" w:hAnsiTheme="minorHAnsi" w:cstheme="minorHAnsi"/>
                <w:sz w:val="20"/>
                <w:szCs w:val="20"/>
              </w:rPr>
              <w:t xml:space="preserve"> Uang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terlebih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dahulu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dikurangi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selanjutnya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w:t>
            </w:r>
          </w:p>
          <w:p w14:paraId="2277390B" w14:textId="4EAC892D"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Meninggal</w:t>
            </w:r>
            <w:proofErr w:type="spellEnd"/>
            <w:r w:rsidRPr="00EB35CD">
              <w:rPr>
                <w:rFonts w:asciiTheme="minorHAnsi" w:hAnsiTheme="minorHAnsi" w:cstheme="minorHAnsi"/>
                <w:b/>
                <w:sz w:val="20"/>
                <w:szCs w:val="20"/>
              </w:rPr>
              <w:t xml:space="preserve"> Dunia </w:t>
            </w:r>
            <w:proofErr w:type="spellStart"/>
            <w:r w:rsidRPr="00EB35CD">
              <w:rPr>
                <w:rFonts w:asciiTheme="minorHAnsi" w:hAnsiTheme="minorHAnsi" w:cstheme="minorHAnsi"/>
                <w:b/>
                <w:sz w:val="20"/>
                <w:szCs w:val="20"/>
              </w:rPr>
              <w:t>karena</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Kecelakaan</w:t>
            </w:r>
            <w:proofErr w:type="spellEnd"/>
          </w:p>
          <w:p w14:paraId="0D6FF8A3" w14:textId="126F8B7E" w:rsidR="00246F6D" w:rsidRPr="00EB35CD" w:rsidRDefault="00246F6D" w:rsidP="00246F6D">
            <w:pPr>
              <w:pStyle w:val="ListParagraph"/>
              <w:numPr>
                <w:ilvl w:val="0"/>
                <w:numId w:val="31"/>
              </w:numPr>
              <w:ind w:left="619" w:hanging="284"/>
              <w:jc w:val="both"/>
              <w:rPr>
                <w:rFonts w:asciiTheme="minorHAnsi" w:hAnsiTheme="minorHAnsi" w:cstheme="minorHAnsi"/>
                <w:sz w:val="20"/>
                <w:szCs w:val="20"/>
              </w:rPr>
            </w:pPr>
            <w:proofErr w:type="spellStart"/>
            <w:r w:rsidRPr="00EB35CD">
              <w:rPr>
                <w:rFonts w:asciiTheme="minorHAnsi" w:hAnsiTheme="minorHAnsi" w:cstheme="minorHAnsi"/>
                <w:sz w:val="20"/>
                <w:szCs w:val="20"/>
              </w:rPr>
              <w:t>Khusus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tambahan</w:t>
            </w:r>
            <w:proofErr w:type="spellEnd"/>
            <w:r w:rsidRPr="00EB35CD">
              <w:rPr>
                <w:rFonts w:asciiTheme="minorHAnsi" w:hAnsiTheme="minorHAnsi" w:cstheme="minorHAnsi"/>
                <w:sz w:val="20"/>
                <w:szCs w:val="20"/>
              </w:rPr>
              <w:t xml:space="preserve"> Uang Pertanggungan, </w:t>
            </w:r>
            <w:proofErr w:type="spellStart"/>
            <w:r w:rsidRPr="00EB35CD">
              <w:rPr>
                <w:rFonts w:asciiTheme="minorHAnsi" w:hAnsiTheme="minorHAnsi" w:cstheme="minorHAnsi"/>
                <w:sz w:val="20"/>
                <w:szCs w:val="20"/>
              </w:rPr>
              <w:t>sehingga</w:t>
            </w:r>
            <w:proofErr w:type="spellEnd"/>
            <w:r w:rsidRPr="00EB35CD">
              <w:rPr>
                <w:rFonts w:asciiTheme="minorHAnsi" w:hAnsiTheme="minorHAnsi" w:cstheme="minorHAnsi"/>
                <w:sz w:val="20"/>
                <w:szCs w:val="20"/>
              </w:rPr>
              <w:t xml:space="preserve"> total Manfaat Asuransi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diterima</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sebesar</w:t>
            </w:r>
            <w:proofErr w:type="spellEnd"/>
            <w:r w:rsidRPr="00EB35CD">
              <w:rPr>
                <w:rFonts w:asciiTheme="minorHAnsi" w:hAnsiTheme="minorHAnsi" w:cstheme="minorHAnsi"/>
                <w:sz w:val="20"/>
                <w:szCs w:val="20"/>
              </w:rPr>
              <w:t xml:space="preserve"> 200% (dua ratus </w:t>
            </w:r>
            <w:proofErr w:type="spellStart"/>
            <w:r w:rsidRPr="00EB35CD">
              <w:rPr>
                <w:rFonts w:asciiTheme="minorHAnsi" w:hAnsiTheme="minorHAnsi" w:cstheme="minorHAnsi"/>
                <w:sz w:val="20"/>
                <w:szCs w:val="20"/>
              </w:rPr>
              <w:t>persen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dijelaskan</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poin</w:t>
            </w:r>
            <w:proofErr w:type="spellEnd"/>
            <w:r w:rsidRPr="00EB35CD">
              <w:rPr>
                <w:rFonts w:asciiTheme="minorHAnsi" w:hAnsiTheme="minorHAnsi" w:cstheme="minorHAnsi"/>
                <w:sz w:val="20"/>
                <w:szCs w:val="20"/>
              </w:rPr>
              <w:t xml:space="preserve"> (1),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terlebih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dahulu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dikurangi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selanjutnya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w:t>
            </w:r>
          </w:p>
          <w:p w14:paraId="78121FC5" w14:textId="77777777" w:rsidR="00246F6D" w:rsidRPr="00EB35CD" w:rsidRDefault="00246F6D" w:rsidP="00246F6D">
            <w:pPr>
              <w:pStyle w:val="ListParagraph"/>
              <w:numPr>
                <w:ilvl w:val="0"/>
                <w:numId w:val="31"/>
              </w:numPr>
              <w:ind w:left="619" w:hanging="284"/>
              <w:jc w:val="both"/>
              <w:rPr>
                <w:rFonts w:asciiTheme="minorHAnsi" w:hAnsiTheme="minorHAnsi" w:cstheme="minorHAnsi"/>
                <w:sz w:val="20"/>
                <w:szCs w:val="20"/>
              </w:rPr>
            </w:pPr>
            <w:r w:rsidRPr="00EB35CD">
              <w:rPr>
                <w:rFonts w:asciiTheme="minorHAnsi" w:hAnsiTheme="minorHAnsi" w:cstheme="minorHAnsi"/>
                <w:sz w:val="20"/>
                <w:szCs w:val="20"/>
              </w:rPr>
              <w:t xml:space="preserve">Manfaat Asuransi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dimaksud</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poin</w:t>
            </w:r>
            <w:proofErr w:type="spellEnd"/>
            <w:r w:rsidRPr="00EB35CD">
              <w:rPr>
                <w:rFonts w:asciiTheme="minorHAnsi" w:hAnsiTheme="minorHAnsi" w:cstheme="minorHAnsi"/>
                <w:sz w:val="20"/>
                <w:szCs w:val="20"/>
              </w:rPr>
              <w:t xml:space="preserve"> (2) (a)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w:t>
            </w:r>
          </w:p>
          <w:p w14:paraId="630568DD" w14:textId="77777777" w:rsidR="00BB4295" w:rsidRPr="00EB35CD" w:rsidRDefault="00BB4295" w:rsidP="00BB4295">
            <w:pPr>
              <w:jc w:val="both"/>
              <w:rPr>
                <w:rFonts w:asciiTheme="minorHAnsi" w:hAnsiTheme="minorHAnsi" w:cstheme="minorHAnsi"/>
                <w:sz w:val="20"/>
                <w:szCs w:val="20"/>
              </w:rPr>
            </w:pPr>
          </w:p>
          <w:p w14:paraId="21D8D3D3" w14:textId="71C01BC5" w:rsidR="00BB4295" w:rsidRPr="00EB35CD" w:rsidRDefault="00BB4295" w:rsidP="00BB4295">
            <w:pPr>
              <w:jc w:val="both"/>
              <w:rPr>
                <w:rFonts w:asciiTheme="minorHAnsi" w:hAnsiTheme="minorHAnsi" w:cstheme="minorHAnsi"/>
                <w:sz w:val="20"/>
                <w:szCs w:val="20"/>
              </w:rPr>
            </w:pPr>
          </w:p>
        </w:tc>
        <w:tc>
          <w:tcPr>
            <w:tcW w:w="5454" w:type="dxa"/>
            <w:gridSpan w:val="8"/>
          </w:tcPr>
          <w:p w14:paraId="0EA1D23B" w14:textId="4B462294" w:rsidR="00246F6D" w:rsidRPr="00EB35CD" w:rsidRDefault="00246F6D" w:rsidP="00246F6D">
            <w:pPr>
              <w:jc w:val="both"/>
              <w:rPr>
                <w:rFonts w:asciiTheme="minorHAnsi" w:hAnsiTheme="minorHAnsi" w:cstheme="minorHAnsi"/>
                <w:sz w:val="20"/>
                <w:szCs w:val="20"/>
              </w:rPr>
            </w:pPr>
          </w:p>
          <w:p w14:paraId="7CF221E1" w14:textId="0FFCB3E3"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seketika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waktu</w:t>
            </w:r>
            <w:proofErr w:type="spellEnd"/>
            <w:r w:rsidRPr="00EB35CD">
              <w:rPr>
                <w:rFonts w:asciiTheme="minorHAnsi" w:hAnsiTheme="minorHAnsi" w:cstheme="minorHAnsi"/>
                <w:sz w:val="20"/>
                <w:szCs w:val="20"/>
              </w:rPr>
              <w:t xml:space="preserve"> 90 (Sembilan </w:t>
            </w:r>
            <w:proofErr w:type="spellStart"/>
            <w:r w:rsidRPr="00EB35CD">
              <w:rPr>
                <w:rFonts w:asciiTheme="minorHAnsi" w:hAnsiTheme="minorHAnsi" w:cstheme="minorHAnsi"/>
                <w:sz w:val="20"/>
                <w:szCs w:val="20"/>
              </w:rPr>
              <w:t>puluh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terjadinya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w:t>
            </w:r>
          </w:p>
          <w:p w14:paraId="661CB4CE" w14:textId="183B8EB0"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r w:rsidRPr="00EB35CD">
              <w:rPr>
                <w:rFonts w:asciiTheme="minorHAnsi" w:hAnsiTheme="minorHAnsi" w:cstheme="minorHAnsi"/>
                <w:sz w:val="20"/>
                <w:szCs w:val="20"/>
              </w:rPr>
              <w:t xml:space="preserve">Baik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maupun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Masa Asuransi; dan</w:t>
            </w:r>
          </w:p>
          <w:p w14:paraId="7B671E3E" w14:textId="3FDDA884"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proofErr w:type="spellStart"/>
            <w:r w:rsidRPr="00EB35CD">
              <w:rPr>
                <w:rFonts w:asciiTheme="minorHAnsi" w:hAnsiTheme="minorHAnsi" w:cstheme="minorHAnsi"/>
                <w:sz w:val="20"/>
                <w:szCs w:val="20"/>
              </w:rPr>
              <w:t>Peristiwa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harus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merupakan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akibat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langsung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hanya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w:t>
            </w:r>
          </w:p>
          <w:p w14:paraId="6E404E44" w14:textId="77777777"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Beasiswa</w:t>
            </w:r>
            <w:proofErr w:type="spellEnd"/>
            <w:r w:rsidRPr="00EB35CD">
              <w:rPr>
                <w:rFonts w:asciiTheme="minorHAnsi" w:hAnsiTheme="minorHAnsi" w:cstheme="minorHAnsi"/>
                <w:b/>
                <w:sz w:val="20"/>
                <w:szCs w:val="20"/>
              </w:rPr>
              <w:t xml:space="preserve"> Pendidikan</w:t>
            </w:r>
          </w:p>
          <w:p w14:paraId="7E470EBE" w14:textId="35969ABC" w:rsidR="00246F6D" w:rsidRPr="00EB35CD" w:rsidRDefault="00246F6D" w:rsidP="00246F6D">
            <w:pPr>
              <w:pStyle w:val="ListParagraph"/>
              <w:ind w:left="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pada Polis </w:t>
            </w:r>
            <w:proofErr w:type="spellStart"/>
            <w:r w:rsidRPr="00EB35CD">
              <w:rPr>
                <w:rFonts w:asciiTheme="minorHAnsi" w:hAnsiTheme="minorHAnsi" w:cstheme="minorHAnsi"/>
                <w:sz w:val="20"/>
                <w:szCs w:val="20"/>
              </w:rPr>
              <w:t>tetap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aktif</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keadaan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hidup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hingga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mencapai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akhir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hari</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menyerahkan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beasiswa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pendidikan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sebesar</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dicantumkan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terlebih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dahulu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dikurangi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selanjutnya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w:t>
            </w:r>
          </w:p>
          <w:p w14:paraId="68870DCF" w14:textId="77777777" w:rsidR="00246F6D" w:rsidRPr="00EB35CD" w:rsidRDefault="00246F6D" w:rsidP="00246F6D">
            <w:pPr>
              <w:jc w:val="both"/>
              <w:rPr>
                <w:rFonts w:asciiTheme="minorHAnsi" w:hAnsiTheme="minorHAnsi" w:cstheme="minorHAnsi"/>
                <w:sz w:val="20"/>
                <w:szCs w:val="20"/>
              </w:rPr>
            </w:pPr>
          </w:p>
          <w:p w14:paraId="56C07D3D" w14:textId="3D3D5AE3" w:rsidR="00246F6D" w:rsidRPr="00EB35CD" w:rsidRDefault="00246F6D" w:rsidP="00246F6D">
            <w:pPr>
              <w:jc w:val="both"/>
              <w:rPr>
                <w:rFonts w:asciiTheme="minorHAnsi" w:hAnsiTheme="minorHAnsi" w:cstheme="minorHAnsi"/>
                <w:sz w:val="20"/>
                <w:szCs w:val="20"/>
              </w:rPr>
            </w:pPr>
          </w:p>
        </w:tc>
      </w:tr>
      <w:tr w:rsidR="00246F6D" w:rsidRPr="00EB35CD" w14:paraId="1BF30A13" w14:textId="77777777" w:rsidTr="00BB4295">
        <w:trPr>
          <w:trHeight w:val="77"/>
        </w:trPr>
        <w:tc>
          <w:tcPr>
            <w:tcW w:w="10620" w:type="dxa"/>
            <w:gridSpan w:val="17"/>
            <w:shd w:val="clear" w:color="auto" w:fill="000000" w:themeFill="text1"/>
            <w:vAlign w:val="center"/>
          </w:tcPr>
          <w:p w14:paraId="34CF9E27" w14:textId="77777777" w:rsidR="00246F6D" w:rsidRPr="00EB35CD" w:rsidRDefault="00246F6D" w:rsidP="00246F6D">
            <w:pPr>
              <w:spacing w:after="40"/>
              <w:jc w:val="center"/>
              <w:rPr>
                <w:rFonts w:asciiTheme="minorHAnsi" w:hAnsiTheme="minorHAnsi" w:cstheme="minorHAnsi"/>
                <w:b/>
                <w:sz w:val="20"/>
                <w:szCs w:val="20"/>
              </w:rPr>
            </w:pPr>
            <w:r w:rsidRPr="00EB35CD">
              <w:rPr>
                <w:rFonts w:asciiTheme="minorHAnsi" w:hAnsiTheme="minorHAnsi" w:cstheme="minorHAnsi"/>
                <w:b/>
                <w:sz w:val="20"/>
                <w:szCs w:val="20"/>
              </w:rPr>
              <w:lastRenderedPageBreak/>
              <w:t>Risiko</w:t>
            </w:r>
          </w:p>
        </w:tc>
      </w:tr>
      <w:tr w:rsidR="00246F6D" w:rsidRPr="00EB35CD" w14:paraId="340E925E" w14:textId="77777777" w:rsidTr="00BB4295">
        <w:trPr>
          <w:trHeight w:val="77"/>
        </w:trPr>
        <w:tc>
          <w:tcPr>
            <w:tcW w:w="5166" w:type="dxa"/>
            <w:gridSpan w:val="9"/>
          </w:tcPr>
          <w:p w14:paraId="55D62E74" w14:textId="77777777" w:rsidR="00246F6D" w:rsidRPr="00EB35CD" w:rsidRDefault="00246F6D" w:rsidP="00246F6D">
            <w:pPr>
              <w:ind w:left="-61"/>
              <w:rPr>
                <w:rFonts w:asciiTheme="minorHAnsi" w:hAnsiTheme="minorHAnsi" w:cstheme="minorHAnsi"/>
                <w:b/>
                <w:sz w:val="20"/>
                <w:szCs w:val="20"/>
              </w:rPr>
            </w:pPr>
          </w:p>
          <w:p w14:paraId="14C0F0C9" w14:textId="6A5975DD"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 xml:space="preserve">Risiko </w:t>
            </w:r>
            <w:proofErr w:type="spellStart"/>
            <w:r w:rsidRPr="00EB35CD">
              <w:rPr>
                <w:rFonts w:asciiTheme="minorHAnsi" w:hAnsiTheme="minorHAnsi" w:cstheme="minorHAnsi"/>
                <w:b/>
                <w:sz w:val="20"/>
                <w:szCs w:val="20"/>
              </w:rPr>
              <w:t>Operasional</w:t>
            </w:r>
            <w:proofErr w:type="spellEnd"/>
          </w:p>
          <w:p w14:paraId="48E1FDED" w14:textId="6B045D08" w:rsidR="00246F6D" w:rsidRPr="00EB35CD" w:rsidRDefault="00246F6D" w:rsidP="00246F6D">
            <w:pPr>
              <w:pStyle w:val="ListParagraph"/>
              <w:ind w:left="249" w:right="79"/>
              <w:jc w:val="both"/>
              <w:rPr>
                <w:rFonts w:asciiTheme="minorHAnsi" w:hAnsiTheme="minorHAnsi" w:cstheme="minorHAnsi"/>
                <w:sz w:val="20"/>
                <w:szCs w:val="20"/>
              </w:rPr>
            </w:pPr>
            <w:r w:rsidRPr="00EB35CD">
              <w:rPr>
                <w:rFonts w:asciiTheme="minorHAnsi" w:hAnsiTheme="minorHAnsi" w:cstheme="minorHAnsi"/>
                <w:sz w:val="20"/>
                <w:szCs w:val="20"/>
              </w:rPr>
              <w:t xml:space="preserve">Risiko </w:t>
            </w:r>
            <w:proofErr w:type="spellStart"/>
            <w:r w:rsidRPr="00EB35CD">
              <w:rPr>
                <w:rFonts w:asciiTheme="minorHAnsi" w:hAnsiTheme="minorHAnsi" w:cstheme="minorHAnsi"/>
                <w:sz w:val="20"/>
                <w:szCs w:val="20"/>
              </w:rPr>
              <w:t>terganggunya</w:t>
            </w:r>
            <w:proofErr w:type="spellEnd"/>
            <w:r w:rsidRPr="00EB35CD">
              <w:rPr>
                <w:rFonts w:asciiTheme="minorHAnsi" w:hAnsiTheme="minorHAnsi" w:cstheme="minorHAnsi"/>
                <w:sz w:val="20"/>
                <w:szCs w:val="20"/>
              </w:rPr>
              <w:t xml:space="preserve"> proses yang </w:t>
            </w:r>
            <w:proofErr w:type="spellStart"/>
            <w:r w:rsidRPr="00EB35CD">
              <w:rPr>
                <w:rFonts w:asciiTheme="minorHAnsi" w:hAnsiTheme="minorHAnsi" w:cstheme="minorHAnsi"/>
                <w:sz w:val="20"/>
                <w:szCs w:val="20"/>
              </w:rPr>
              <w:t>tersedia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baik</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faktor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manusia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sistem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teknologi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maupun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kejadian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berasal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luar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w:t>
            </w:r>
          </w:p>
          <w:p w14:paraId="20D73BB3" w14:textId="77777777"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 xml:space="preserve">Risiko Perubahan </w:t>
            </w:r>
            <w:proofErr w:type="spellStart"/>
            <w:r w:rsidRPr="00EB35CD">
              <w:rPr>
                <w:rFonts w:asciiTheme="minorHAnsi" w:hAnsiTheme="minorHAnsi" w:cstheme="minorHAnsi"/>
                <w:b/>
                <w:sz w:val="20"/>
                <w:szCs w:val="20"/>
              </w:rPr>
              <w:t>Kondisi</w:t>
            </w:r>
            <w:proofErr w:type="spellEnd"/>
            <w:r w:rsidRPr="00EB35CD">
              <w:rPr>
                <w:rFonts w:asciiTheme="minorHAnsi" w:hAnsiTheme="minorHAnsi" w:cstheme="minorHAnsi"/>
                <w:b/>
                <w:sz w:val="20"/>
                <w:szCs w:val="20"/>
              </w:rPr>
              <w:t xml:space="preserve"> Ekonomi dan Politik</w:t>
            </w:r>
          </w:p>
          <w:p w14:paraId="7C1A0A41" w14:textId="1D222911" w:rsidR="00246F6D" w:rsidRPr="00EB35CD" w:rsidRDefault="00246F6D" w:rsidP="00246F6D">
            <w:pPr>
              <w:pStyle w:val="ListParagraph"/>
              <w:ind w:left="249" w:right="79"/>
              <w:jc w:val="both"/>
              <w:rPr>
                <w:rFonts w:asciiTheme="minorHAnsi" w:hAnsiTheme="minorHAnsi" w:cstheme="minorHAnsi"/>
                <w:sz w:val="20"/>
                <w:szCs w:val="20"/>
              </w:rPr>
            </w:pPr>
            <w:r w:rsidRPr="00EB35CD">
              <w:rPr>
                <w:rFonts w:asciiTheme="minorHAnsi" w:hAnsiTheme="minorHAnsi" w:cstheme="minorHAnsi"/>
                <w:sz w:val="20"/>
                <w:szCs w:val="20"/>
              </w:rPr>
              <w:t xml:space="preserve">Risiko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ekonomi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politik</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terjadi</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maupun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luar</w:t>
            </w:r>
            <w:proofErr w:type="spellEnd"/>
            <w:r w:rsidRPr="00EB35CD">
              <w:rPr>
                <w:rFonts w:asciiTheme="minorHAnsi" w:hAnsiTheme="minorHAnsi" w:cstheme="minorHAnsi"/>
                <w:sz w:val="20"/>
                <w:szCs w:val="20"/>
              </w:rPr>
              <w:t xml:space="preserve"> negeri,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peraturan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baik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perundang-undangan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regulasi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pemerintah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berkaitan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sektor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perekonomian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mempengaruhi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efek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instrument </w:t>
            </w:r>
            <w:proofErr w:type="spellStart"/>
            <w:r w:rsidRPr="00EB35CD">
              <w:rPr>
                <w:rFonts w:asciiTheme="minorHAnsi" w:hAnsiTheme="minorHAnsi" w:cstheme="minorHAnsi"/>
                <w:sz w:val="20"/>
                <w:szCs w:val="20"/>
              </w:rPr>
              <w:t>investasi</w:t>
            </w:r>
            <w:proofErr w:type="spellEnd"/>
            <w:r w:rsidRPr="00EB35CD">
              <w:rPr>
                <w:rFonts w:asciiTheme="minorHAnsi" w:hAnsiTheme="minorHAnsi" w:cstheme="minorHAnsi"/>
                <w:sz w:val="20"/>
                <w:szCs w:val="20"/>
              </w:rPr>
              <w:t xml:space="preserve"> </w:t>
            </w:r>
            <w:r w:rsidR="005924FD" w:rsidRPr="00EB35CD">
              <w:rPr>
                <w:rFonts w:asciiTheme="minorHAnsi" w:hAnsiTheme="minorHAnsi" w:cstheme="minorHAnsi"/>
                <w:sz w:val="20"/>
                <w:szCs w:val="20"/>
              </w:rPr>
              <w:t>3</w:t>
            </w:r>
            <w:r w:rsidRPr="00EB35CD">
              <w:rPr>
                <w:rFonts w:asciiTheme="minorHAnsi" w:hAnsiTheme="minorHAnsi" w:cstheme="minorHAnsi"/>
                <w:sz w:val="20"/>
                <w:szCs w:val="20"/>
              </w:rPr>
              <w:t xml:space="preserve">yang </w:t>
            </w:r>
            <w:proofErr w:type="spellStart"/>
            <w:r w:rsidRPr="00EB35CD">
              <w:rPr>
                <w:rFonts w:asciiTheme="minorHAnsi" w:hAnsiTheme="minorHAnsi" w:cstheme="minorHAnsi"/>
                <w:sz w:val="20"/>
                <w:szCs w:val="20"/>
              </w:rPr>
              <w:t>dimiliki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mendukung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dijual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unit link,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menurunnya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harga</w:t>
            </w:r>
            <w:proofErr w:type="spellEnd"/>
            <w:r w:rsidRPr="00EB35CD">
              <w:rPr>
                <w:rFonts w:asciiTheme="minorHAnsi" w:hAnsiTheme="minorHAnsi" w:cstheme="minorHAnsi"/>
                <w:sz w:val="20"/>
                <w:szCs w:val="20"/>
              </w:rPr>
              <w:t xml:space="preserve"> unit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nilai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aktiva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bersih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jenis</w:t>
            </w:r>
            <w:proofErr w:type="spellEnd"/>
            <w:r w:rsidRPr="00EB35CD">
              <w:rPr>
                <w:rFonts w:asciiTheme="minorHAnsi" w:hAnsiTheme="minorHAnsi" w:cstheme="minorHAnsi"/>
                <w:sz w:val="20"/>
                <w:szCs w:val="20"/>
              </w:rPr>
              <w:t xml:space="preserve"> dana </w:t>
            </w:r>
            <w:proofErr w:type="spellStart"/>
            <w:r w:rsidRPr="00EB35CD">
              <w:rPr>
                <w:rFonts w:asciiTheme="minorHAnsi" w:hAnsiTheme="minorHAnsi" w:cstheme="minorHAnsi"/>
                <w:sz w:val="20"/>
                <w:szCs w:val="20"/>
              </w:rPr>
              <w:t>investasi</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dimiliki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konsumen</w:t>
            </w:r>
            <w:proofErr w:type="spellEnd"/>
            <w:r w:rsidRPr="00EB35CD">
              <w:rPr>
                <w:rFonts w:asciiTheme="minorHAnsi" w:hAnsiTheme="minorHAnsi" w:cstheme="minorHAnsi"/>
                <w:sz w:val="20"/>
                <w:szCs w:val="20"/>
              </w:rPr>
              <w:t>.</w:t>
            </w:r>
          </w:p>
        </w:tc>
        <w:tc>
          <w:tcPr>
            <w:tcW w:w="5454" w:type="dxa"/>
            <w:gridSpan w:val="8"/>
          </w:tcPr>
          <w:p w14:paraId="38F6C8EA" w14:textId="6D0118D4" w:rsidR="00246F6D" w:rsidRPr="00EB35CD" w:rsidRDefault="00246F6D" w:rsidP="00246F6D">
            <w:pPr>
              <w:rPr>
                <w:rFonts w:asciiTheme="minorHAnsi" w:hAnsiTheme="minorHAnsi" w:cstheme="minorHAnsi"/>
                <w:sz w:val="20"/>
                <w:szCs w:val="20"/>
              </w:rPr>
            </w:pPr>
          </w:p>
          <w:p w14:paraId="01647729" w14:textId="7F1AE95C"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 xml:space="preserve">Risiko </w:t>
            </w:r>
            <w:proofErr w:type="spellStart"/>
            <w:r w:rsidRPr="00EB35CD">
              <w:rPr>
                <w:rFonts w:asciiTheme="minorHAnsi" w:hAnsiTheme="minorHAnsi" w:cstheme="minorHAnsi"/>
                <w:b/>
                <w:sz w:val="20"/>
                <w:szCs w:val="20"/>
              </w:rPr>
              <w:t>Kredit</w:t>
            </w:r>
            <w:proofErr w:type="spellEnd"/>
          </w:p>
          <w:p w14:paraId="750D7ECC" w14:textId="77777777" w:rsidR="00246F6D" w:rsidRPr="00EB35CD" w:rsidRDefault="00246F6D" w:rsidP="00246F6D">
            <w:pPr>
              <w:pStyle w:val="ListParagraph"/>
              <w:ind w:left="249"/>
              <w:jc w:val="both"/>
              <w:rPr>
                <w:rFonts w:asciiTheme="minorHAnsi" w:hAnsiTheme="minorHAnsi" w:cstheme="minorHAnsi"/>
                <w:sz w:val="20"/>
                <w:szCs w:val="20"/>
              </w:rPr>
            </w:pPr>
            <w:r w:rsidRPr="00EB35CD">
              <w:rPr>
                <w:rFonts w:asciiTheme="minorHAnsi" w:hAnsiTheme="minorHAnsi" w:cstheme="minorHAnsi"/>
                <w:sz w:val="20"/>
                <w:szCs w:val="20"/>
              </w:rPr>
              <w:t xml:space="preserve">Risiko yang </w:t>
            </w:r>
            <w:proofErr w:type="spellStart"/>
            <w:r w:rsidRPr="00EB35CD">
              <w:rPr>
                <w:rFonts w:asciiTheme="minorHAnsi" w:hAnsiTheme="minorHAnsi" w:cstheme="minorHAnsi"/>
                <w:sz w:val="20"/>
                <w:szCs w:val="20"/>
              </w:rPr>
              <w:t>terkait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kemampuan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melaksanakan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konsumen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diatur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aturan</w:t>
            </w:r>
            <w:proofErr w:type="spellEnd"/>
            <w:r w:rsidRPr="00EB35CD">
              <w:rPr>
                <w:rFonts w:asciiTheme="minorHAnsi" w:hAnsiTheme="minorHAnsi" w:cstheme="minorHAnsi"/>
                <w:sz w:val="20"/>
                <w:szCs w:val="20"/>
              </w:rPr>
              <w:t xml:space="preserve"> OJK </w:t>
            </w:r>
            <w:proofErr w:type="spellStart"/>
            <w:r w:rsidRPr="00EB35CD">
              <w:rPr>
                <w:rFonts w:asciiTheme="minorHAnsi" w:hAnsiTheme="minorHAnsi" w:cstheme="minorHAnsi"/>
                <w:sz w:val="20"/>
                <w:szCs w:val="20"/>
              </w:rPr>
              <w:t>tentang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rasio</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kecukupan</w:t>
            </w:r>
            <w:proofErr w:type="spellEnd"/>
            <w:r w:rsidRPr="00EB35CD">
              <w:rPr>
                <w:rFonts w:asciiTheme="minorHAnsi" w:hAnsiTheme="minorHAnsi" w:cstheme="minorHAnsi"/>
                <w:sz w:val="20"/>
                <w:szCs w:val="20"/>
              </w:rPr>
              <w:t xml:space="preserve"> modal.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senantiasa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mempertahankan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kinerja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melebihi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minimum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kecukupan</w:t>
            </w:r>
            <w:proofErr w:type="spellEnd"/>
            <w:r w:rsidRPr="00EB35CD">
              <w:rPr>
                <w:rFonts w:asciiTheme="minorHAnsi" w:hAnsiTheme="minorHAnsi" w:cstheme="minorHAnsi"/>
                <w:sz w:val="20"/>
                <w:szCs w:val="20"/>
              </w:rPr>
              <w:t xml:space="preserve"> modal yang </w:t>
            </w:r>
            <w:proofErr w:type="spellStart"/>
            <w:r w:rsidRPr="00EB35CD">
              <w:rPr>
                <w:rFonts w:asciiTheme="minorHAnsi" w:hAnsiTheme="minorHAnsi" w:cstheme="minorHAnsi"/>
                <w:sz w:val="20"/>
                <w:szCs w:val="20"/>
              </w:rPr>
              <w:t>diterbitkan</w:t>
            </w:r>
            <w:proofErr w:type="spellEnd"/>
            <w:r w:rsidRPr="00EB35CD">
              <w:rPr>
                <w:rFonts w:asciiTheme="minorHAnsi" w:hAnsiTheme="minorHAnsi" w:cstheme="minorHAnsi"/>
                <w:sz w:val="20"/>
                <w:szCs w:val="20"/>
              </w:rPr>
              <w:t xml:space="preserve"> oleh OJK.</w:t>
            </w:r>
          </w:p>
          <w:p w14:paraId="65E0FBEF" w14:textId="77777777"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 xml:space="preserve">Risiko </w:t>
            </w:r>
            <w:proofErr w:type="spellStart"/>
            <w:r w:rsidRPr="00EB35CD">
              <w:rPr>
                <w:rFonts w:asciiTheme="minorHAnsi" w:hAnsiTheme="minorHAnsi" w:cstheme="minorHAnsi"/>
                <w:b/>
                <w:sz w:val="20"/>
                <w:szCs w:val="20"/>
              </w:rPr>
              <w:t>Pembatalan</w:t>
            </w:r>
            <w:proofErr w:type="spellEnd"/>
          </w:p>
          <w:p w14:paraId="578C1500" w14:textId="13E6746D" w:rsidR="00246F6D" w:rsidRPr="00EB35CD" w:rsidRDefault="00246F6D" w:rsidP="00312F38">
            <w:pPr>
              <w:pStyle w:val="ListParagraph"/>
              <w:ind w:left="249"/>
              <w:jc w:val="both"/>
            </w:pPr>
            <w:r w:rsidRPr="00EB35CD">
              <w:rPr>
                <w:rFonts w:asciiTheme="minorHAnsi" w:hAnsiTheme="minorHAnsi" w:cstheme="minorHAnsi"/>
                <w:sz w:val="20"/>
                <w:szCs w:val="20"/>
              </w:rPr>
              <w:t xml:space="preserve">Risiko yang </w:t>
            </w:r>
            <w:proofErr w:type="spellStart"/>
            <w:r w:rsidRPr="00EB35CD">
              <w:rPr>
                <w:rFonts w:asciiTheme="minorHAnsi" w:hAnsiTheme="minorHAnsi" w:cstheme="minorHAnsi"/>
                <w:sz w:val="20"/>
                <w:szCs w:val="20"/>
              </w:rPr>
              <w:t>terkait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besaran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jumlah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diterima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konsumen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sehubungan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pembatalan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baik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bisa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pun </w:t>
            </w:r>
            <w:proofErr w:type="spellStart"/>
            <w:r w:rsidRPr="00EB35CD">
              <w:rPr>
                <w:rFonts w:asciiTheme="minorHAnsi" w:hAnsiTheme="minorHAnsi" w:cstheme="minorHAnsi"/>
                <w:sz w:val="20"/>
                <w:szCs w:val="20"/>
              </w:rPr>
              <w:t>kurang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sudah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diatur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w:t>
            </w:r>
          </w:p>
        </w:tc>
      </w:tr>
      <w:tr w:rsidR="00246F6D" w:rsidRPr="00EB35CD" w14:paraId="688DE47C" w14:textId="77777777" w:rsidTr="00BB4295">
        <w:trPr>
          <w:trHeight w:val="77"/>
        </w:trPr>
        <w:tc>
          <w:tcPr>
            <w:tcW w:w="10620" w:type="dxa"/>
            <w:gridSpan w:val="17"/>
          </w:tcPr>
          <w:p w14:paraId="60F31588" w14:textId="77777777" w:rsidR="00246F6D" w:rsidRPr="00EB35CD" w:rsidRDefault="00246F6D" w:rsidP="00246F6D">
            <w:pPr>
              <w:pStyle w:val="ListParagraph"/>
              <w:spacing w:after="40"/>
              <w:ind w:left="0"/>
              <w:jc w:val="center"/>
              <w:rPr>
                <w:rFonts w:asciiTheme="minorHAnsi" w:hAnsiTheme="minorHAnsi" w:cstheme="minorHAnsi"/>
                <w:b/>
                <w:sz w:val="20"/>
                <w:szCs w:val="20"/>
              </w:rPr>
            </w:pPr>
          </w:p>
        </w:tc>
      </w:tr>
      <w:tr w:rsidR="00246F6D" w:rsidRPr="00EB35CD" w14:paraId="01AA9C5B" w14:textId="77777777" w:rsidTr="00BB4295">
        <w:trPr>
          <w:trHeight w:val="77"/>
        </w:trPr>
        <w:tc>
          <w:tcPr>
            <w:tcW w:w="10620" w:type="dxa"/>
            <w:gridSpan w:val="17"/>
            <w:shd w:val="clear" w:color="auto" w:fill="000000" w:themeFill="text1"/>
          </w:tcPr>
          <w:p w14:paraId="2E11F32C" w14:textId="77777777" w:rsidR="00246F6D" w:rsidRPr="00EB35CD" w:rsidRDefault="00246F6D" w:rsidP="00246F6D">
            <w:pPr>
              <w:pStyle w:val="ListParagraph"/>
              <w:spacing w:after="40"/>
              <w:ind w:left="0"/>
              <w:jc w:val="center"/>
              <w:rPr>
                <w:rFonts w:asciiTheme="minorHAnsi" w:hAnsiTheme="minorHAnsi" w:cstheme="minorHAnsi"/>
                <w:b/>
                <w:sz w:val="20"/>
                <w:szCs w:val="20"/>
              </w:rPr>
            </w:pPr>
            <w:bookmarkStart w:id="0" w:name="page2"/>
            <w:bookmarkEnd w:id="0"/>
            <w:proofErr w:type="spellStart"/>
            <w:r w:rsidRPr="00EB35CD">
              <w:rPr>
                <w:rFonts w:asciiTheme="minorHAnsi" w:hAnsiTheme="minorHAnsi" w:cstheme="minorHAnsi"/>
                <w:b/>
                <w:sz w:val="20"/>
                <w:szCs w:val="20"/>
              </w:rPr>
              <w:t>Biaya-biaya</w:t>
            </w:r>
            <w:proofErr w:type="spellEnd"/>
          </w:p>
        </w:tc>
      </w:tr>
      <w:tr w:rsidR="00246F6D" w:rsidRPr="00EB35CD" w14:paraId="25A4840F" w14:textId="77777777" w:rsidTr="00BB4295">
        <w:trPr>
          <w:trHeight w:val="68"/>
        </w:trPr>
        <w:tc>
          <w:tcPr>
            <w:tcW w:w="10620" w:type="dxa"/>
            <w:gridSpan w:val="17"/>
          </w:tcPr>
          <w:p w14:paraId="1389B9AB" w14:textId="59691D12" w:rsidR="00246F6D" w:rsidRPr="00EB35CD" w:rsidRDefault="00246F6D" w:rsidP="00246F6D">
            <w:pPr>
              <w:jc w:val="both"/>
              <w:rPr>
                <w:rFonts w:asciiTheme="minorHAnsi" w:hAnsiTheme="minorHAnsi" w:cstheme="minorHAnsi"/>
                <w:sz w:val="20"/>
                <w:szCs w:val="20"/>
              </w:rPr>
            </w:pPr>
          </w:p>
        </w:tc>
      </w:tr>
      <w:tr w:rsidR="005924FD" w:rsidRPr="00EB35CD" w14:paraId="19E180CE" w14:textId="77777777" w:rsidTr="00BB4295">
        <w:trPr>
          <w:trHeight w:val="606"/>
        </w:trPr>
        <w:tc>
          <w:tcPr>
            <w:tcW w:w="1698" w:type="dxa"/>
            <w:gridSpan w:val="2"/>
            <w:tcBorders>
              <w:top w:val="nil"/>
              <w:bottom w:val="nil"/>
              <w:right w:val="single" w:sz="4" w:space="0" w:color="auto"/>
            </w:tcBorders>
            <w:vAlign w:val="center"/>
          </w:tcPr>
          <w:p w14:paraId="4940A6B3" w14:textId="2D33C25A" w:rsidR="00246F6D" w:rsidRPr="00644E6E" w:rsidRDefault="00246F6D" w:rsidP="00312F38">
            <w:pPr>
              <w:tabs>
                <w:tab w:val="left" w:pos="1484"/>
              </w:tabs>
              <w:rPr>
                <w:rFonts w:asciiTheme="minorHAnsi" w:hAnsiTheme="minorHAnsi" w:cstheme="minorHAnsi"/>
                <w:sz w:val="20"/>
                <w:szCs w:val="20"/>
                <w:highlight w:val="yellow"/>
              </w:rPr>
            </w:pPr>
            <w:proofErr w:type="spellStart"/>
            <w:r w:rsidRPr="00644E6E">
              <w:rPr>
                <w:rFonts w:asciiTheme="minorHAnsi" w:hAnsiTheme="minorHAnsi" w:cstheme="minorHAnsi"/>
                <w:b/>
                <w:sz w:val="20"/>
                <w:szCs w:val="20"/>
                <w:highlight w:val="yellow"/>
              </w:rPr>
              <w:t>Biaya</w:t>
            </w:r>
            <w:proofErr w:type="spellEnd"/>
            <w:r w:rsidRPr="00644E6E">
              <w:rPr>
                <w:rFonts w:asciiTheme="minorHAnsi" w:hAnsiTheme="minorHAnsi" w:cstheme="minorHAnsi"/>
                <w:b/>
                <w:sz w:val="20"/>
                <w:szCs w:val="20"/>
                <w:highlight w:val="yellow"/>
              </w:rPr>
              <w:t xml:space="preserve"> </w:t>
            </w:r>
            <w:proofErr w:type="spellStart"/>
            <w:r w:rsidR="006E27E0" w:rsidRPr="00644E6E">
              <w:rPr>
                <w:rFonts w:asciiTheme="minorHAnsi" w:hAnsiTheme="minorHAnsi" w:cstheme="minorHAnsi"/>
                <w:b/>
                <w:sz w:val="20"/>
                <w:szCs w:val="20"/>
                <w:highlight w:val="yellow"/>
              </w:rPr>
              <w:t>Cetak</w:t>
            </w:r>
            <w:proofErr w:type="spellEnd"/>
            <w:r w:rsidRPr="00644E6E">
              <w:rPr>
                <w:rFonts w:asciiTheme="minorHAnsi" w:hAnsiTheme="minorHAnsi" w:cstheme="minorHAnsi"/>
                <w:b/>
                <w:sz w:val="20"/>
                <w:szCs w:val="20"/>
                <w:highlight w:val="yellow"/>
              </w:rPr>
              <w:t xml:space="preserve"> Polis</w:t>
            </w:r>
          </w:p>
        </w:tc>
        <w:tc>
          <w:tcPr>
            <w:tcW w:w="8078" w:type="dxa"/>
            <w:gridSpan w:val="14"/>
            <w:tcBorders>
              <w:top w:val="single" w:sz="4" w:space="0" w:color="auto"/>
              <w:left w:val="single" w:sz="4" w:space="0" w:color="auto"/>
              <w:bottom w:val="single" w:sz="4" w:space="0" w:color="auto"/>
              <w:right w:val="single" w:sz="4" w:space="0" w:color="auto"/>
            </w:tcBorders>
          </w:tcPr>
          <w:p w14:paraId="50480B6D" w14:textId="76F0BBCA" w:rsidR="00246F6D" w:rsidRPr="00644E6E" w:rsidRDefault="005924FD" w:rsidP="00246F6D">
            <w:pPr>
              <w:jc w:val="both"/>
              <w:rPr>
                <w:rFonts w:asciiTheme="minorHAnsi" w:hAnsiTheme="minorHAnsi" w:cstheme="minorHAnsi"/>
                <w:iCs/>
                <w:sz w:val="20"/>
                <w:szCs w:val="20"/>
                <w:highlight w:val="yellow"/>
              </w:rPr>
            </w:pPr>
            <w:r w:rsidRPr="00644E6E">
              <w:rPr>
                <w:rFonts w:asciiTheme="minorHAnsi" w:hAnsiTheme="minorHAnsi" w:cstheme="minorHAnsi"/>
                <w:iCs/>
                <w:sz w:val="20"/>
                <w:szCs w:val="20"/>
                <w:highlight w:val="yellow"/>
              </w:rPr>
              <w:t>Rp100.000</w:t>
            </w:r>
          </w:p>
        </w:tc>
        <w:tc>
          <w:tcPr>
            <w:tcW w:w="844" w:type="dxa"/>
            <w:tcBorders>
              <w:left w:val="single" w:sz="4" w:space="0" w:color="auto"/>
            </w:tcBorders>
          </w:tcPr>
          <w:p w14:paraId="2305AFDA" w14:textId="24D98E9B" w:rsidR="00246F6D" w:rsidRPr="00EB35CD" w:rsidRDefault="00246F6D" w:rsidP="00246F6D">
            <w:pPr>
              <w:jc w:val="both"/>
              <w:rPr>
                <w:rFonts w:asciiTheme="minorHAnsi" w:hAnsiTheme="minorHAnsi" w:cstheme="minorHAnsi"/>
                <w:sz w:val="20"/>
                <w:szCs w:val="20"/>
              </w:rPr>
            </w:pPr>
          </w:p>
        </w:tc>
      </w:tr>
      <w:tr w:rsidR="00246F6D" w:rsidRPr="00EB35CD" w14:paraId="3FF0EFDC" w14:textId="77777777" w:rsidTr="00BB4295">
        <w:trPr>
          <w:trHeight w:val="68"/>
        </w:trPr>
        <w:tc>
          <w:tcPr>
            <w:tcW w:w="1698" w:type="dxa"/>
            <w:gridSpan w:val="2"/>
            <w:tcBorders>
              <w:top w:val="nil"/>
              <w:bottom w:val="nil"/>
            </w:tcBorders>
            <w:vAlign w:val="center"/>
          </w:tcPr>
          <w:p w14:paraId="76C0817B" w14:textId="77777777" w:rsidR="00246F6D" w:rsidRPr="00EB35CD" w:rsidRDefault="00246F6D" w:rsidP="00246F6D">
            <w:pPr>
              <w:jc w:val="both"/>
              <w:rPr>
                <w:rFonts w:asciiTheme="minorHAnsi" w:hAnsiTheme="minorHAnsi" w:cstheme="minorHAnsi"/>
                <w:b/>
                <w:sz w:val="20"/>
                <w:szCs w:val="20"/>
              </w:rPr>
            </w:pPr>
          </w:p>
        </w:tc>
        <w:tc>
          <w:tcPr>
            <w:tcW w:w="8078" w:type="dxa"/>
            <w:gridSpan w:val="14"/>
            <w:tcBorders>
              <w:top w:val="single" w:sz="4" w:space="0" w:color="auto"/>
              <w:bottom w:val="nil"/>
            </w:tcBorders>
          </w:tcPr>
          <w:p w14:paraId="5234382E" w14:textId="77777777" w:rsidR="00246F6D" w:rsidRPr="00EB35CD" w:rsidRDefault="00246F6D" w:rsidP="00246F6D">
            <w:pPr>
              <w:jc w:val="both"/>
              <w:rPr>
                <w:rFonts w:asciiTheme="minorHAnsi" w:hAnsiTheme="minorHAnsi" w:cstheme="minorHAnsi"/>
                <w:sz w:val="20"/>
                <w:szCs w:val="20"/>
              </w:rPr>
            </w:pPr>
          </w:p>
        </w:tc>
        <w:tc>
          <w:tcPr>
            <w:tcW w:w="844" w:type="dxa"/>
          </w:tcPr>
          <w:p w14:paraId="385C1726" w14:textId="77777777" w:rsidR="00246F6D" w:rsidRPr="00EB35CD" w:rsidRDefault="00246F6D" w:rsidP="00246F6D">
            <w:pPr>
              <w:jc w:val="both"/>
              <w:rPr>
                <w:rFonts w:asciiTheme="minorHAnsi" w:hAnsiTheme="minorHAnsi" w:cstheme="minorHAnsi"/>
                <w:sz w:val="20"/>
                <w:szCs w:val="20"/>
              </w:rPr>
            </w:pPr>
          </w:p>
        </w:tc>
      </w:tr>
      <w:tr w:rsidR="00246F6D" w:rsidRPr="00EB35CD" w14:paraId="6CC5C2CB" w14:textId="77777777" w:rsidTr="00BB4295">
        <w:trPr>
          <w:trHeight w:val="68"/>
        </w:trPr>
        <w:tc>
          <w:tcPr>
            <w:tcW w:w="9776" w:type="dxa"/>
            <w:gridSpan w:val="16"/>
            <w:tcBorders>
              <w:top w:val="nil"/>
              <w:left w:val="single" w:sz="4" w:space="0" w:color="auto"/>
              <w:bottom w:val="nil"/>
              <w:right w:val="nil"/>
            </w:tcBorders>
            <w:vAlign w:val="center"/>
          </w:tcPr>
          <w:p w14:paraId="7ACE54A2" w14:textId="30C64E63" w:rsidR="00246F6D" w:rsidRPr="00EB35CD" w:rsidRDefault="00246F6D" w:rsidP="00246F6D">
            <w:pPr>
              <w:jc w:val="both"/>
              <w:rPr>
                <w:rFonts w:asciiTheme="minorHAnsi" w:hAnsiTheme="minorHAnsi" w:cstheme="minorHAnsi"/>
                <w:sz w:val="20"/>
                <w:szCs w:val="20"/>
              </w:rPr>
            </w:pP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administrasi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komisi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pihak</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melakukan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pemasaran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lain yang </w:t>
            </w:r>
            <w:proofErr w:type="spellStart"/>
            <w:r w:rsidRPr="00EB35CD">
              <w:rPr>
                <w:rFonts w:asciiTheme="minorHAnsi" w:hAnsiTheme="minorHAnsi" w:cstheme="minorHAnsi"/>
                <w:sz w:val="20"/>
                <w:szCs w:val="20"/>
              </w:rPr>
              <w:t>harus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sudah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diatur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w:t>
            </w:r>
          </w:p>
        </w:tc>
        <w:tc>
          <w:tcPr>
            <w:tcW w:w="844" w:type="dxa"/>
            <w:tcBorders>
              <w:left w:val="nil"/>
            </w:tcBorders>
          </w:tcPr>
          <w:p w14:paraId="5891CF2C" w14:textId="77777777" w:rsidR="00246F6D" w:rsidRPr="00EB35CD" w:rsidRDefault="00246F6D" w:rsidP="00246F6D">
            <w:pPr>
              <w:jc w:val="both"/>
              <w:rPr>
                <w:rFonts w:asciiTheme="minorHAnsi" w:hAnsiTheme="minorHAnsi" w:cstheme="minorHAnsi"/>
                <w:sz w:val="20"/>
                <w:szCs w:val="20"/>
              </w:rPr>
            </w:pPr>
          </w:p>
        </w:tc>
      </w:tr>
      <w:tr w:rsidR="0006387C" w:rsidRPr="00EB35CD" w14:paraId="7016D416" w14:textId="77777777" w:rsidTr="00BB4295">
        <w:trPr>
          <w:trHeight w:val="68"/>
        </w:trPr>
        <w:tc>
          <w:tcPr>
            <w:tcW w:w="9776" w:type="dxa"/>
            <w:gridSpan w:val="16"/>
            <w:tcBorders>
              <w:top w:val="nil"/>
              <w:left w:val="single" w:sz="4" w:space="0" w:color="auto"/>
              <w:bottom w:val="nil"/>
              <w:right w:val="nil"/>
            </w:tcBorders>
            <w:vAlign w:val="center"/>
          </w:tcPr>
          <w:p w14:paraId="0B823BAE" w14:textId="77777777" w:rsidR="0006387C" w:rsidRPr="00EB35CD" w:rsidRDefault="0006387C" w:rsidP="00246F6D">
            <w:pPr>
              <w:jc w:val="both"/>
              <w:rPr>
                <w:rFonts w:asciiTheme="minorHAnsi" w:hAnsiTheme="minorHAnsi" w:cstheme="minorHAnsi"/>
                <w:sz w:val="20"/>
                <w:szCs w:val="20"/>
              </w:rPr>
            </w:pPr>
          </w:p>
        </w:tc>
        <w:tc>
          <w:tcPr>
            <w:tcW w:w="844" w:type="dxa"/>
            <w:tcBorders>
              <w:left w:val="nil"/>
            </w:tcBorders>
          </w:tcPr>
          <w:p w14:paraId="1E38475F" w14:textId="77777777" w:rsidR="0006387C" w:rsidRPr="00EB35CD" w:rsidRDefault="0006387C" w:rsidP="00246F6D">
            <w:pPr>
              <w:jc w:val="both"/>
              <w:rPr>
                <w:rFonts w:asciiTheme="minorHAnsi" w:hAnsiTheme="minorHAnsi" w:cstheme="minorHAnsi"/>
                <w:sz w:val="20"/>
                <w:szCs w:val="20"/>
              </w:rPr>
            </w:pPr>
          </w:p>
        </w:tc>
      </w:tr>
      <w:tr w:rsidR="0006387C" w:rsidRPr="00EB35CD" w14:paraId="08ED88B1" w14:textId="77777777" w:rsidTr="00BB4295">
        <w:trPr>
          <w:trHeight w:val="58"/>
        </w:trPr>
        <w:tc>
          <w:tcPr>
            <w:tcW w:w="10620" w:type="dxa"/>
            <w:gridSpan w:val="17"/>
            <w:vAlign w:val="center"/>
          </w:tcPr>
          <w:p w14:paraId="149DE882" w14:textId="3C91DFB3" w:rsidR="0006387C" w:rsidRPr="00EB35CD" w:rsidRDefault="0006387C" w:rsidP="0006387C">
            <w:pPr>
              <w:jc w:val="center"/>
              <w:rPr>
                <w:rFonts w:asciiTheme="minorHAnsi" w:hAnsiTheme="minorHAnsi" w:cstheme="minorHAnsi"/>
                <w:b/>
                <w:sz w:val="20"/>
                <w:szCs w:val="20"/>
              </w:rPr>
            </w:pPr>
          </w:p>
        </w:tc>
      </w:tr>
      <w:tr w:rsidR="0006387C" w:rsidRPr="00EB35CD" w14:paraId="2A090AB7" w14:textId="77777777" w:rsidTr="00BB4295">
        <w:trPr>
          <w:trHeight w:val="122"/>
        </w:trPr>
        <w:tc>
          <w:tcPr>
            <w:tcW w:w="10620" w:type="dxa"/>
            <w:gridSpan w:val="17"/>
            <w:shd w:val="clear" w:color="auto" w:fill="000000" w:themeFill="text1"/>
            <w:vAlign w:val="center"/>
          </w:tcPr>
          <w:p w14:paraId="336AFA17" w14:textId="77777777" w:rsidR="0006387C" w:rsidRPr="00EB35CD" w:rsidRDefault="0006387C" w:rsidP="0006387C">
            <w:pPr>
              <w:spacing w:after="40"/>
              <w:jc w:val="center"/>
              <w:rPr>
                <w:rFonts w:asciiTheme="minorHAnsi" w:hAnsiTheme="minorHAnsi" w:cstheme="minorHAnsi"/>
                <w:b/>
                <w:sz w:val="20"/>
                <w:szCs w:val="20"/>
              </w:rPr>
            </w:pPr>
            <w:proofErr w:type="spellStart"/>
            <w:r w:rsidRPr="00EB35CD">
              <w:rPr>
                <w:rFonts w:asciiTheme="minorHAnsi" w:hAnsiTheme="minorHAnsi" w:cstheme="minorHAnsi"/>
                <w:b/>
                <w:sz w:val="20"/>
                <w:szCs w:val="20"/>
              </w:rPr>
              <w:t>Pengecualian</w:t>
            </w:r>
            <w:proofErr w:type="spellEnd"/>
          </w:p>
        </w:tc>
      </w:tr>
      <w:tr w:rsidR="0006387C" w:rsidRPr="00EB35CD" w14:paraId="0974C92B" w14:textId="77777777" w:rsidTr="00BB4295">
        <w:trPr>
          <w:trHeight w:val="122"/>
        </w:trPr>
        <w:tc>
          <w:tcPr>
            <w:tcW w:w="5166" w:type="dxa"/>
            <w:gridSpan w:val="9"/>
          </w:tcPr>
          <w:p w14:paraId="37ECD776" w14:textId="46F55A08" w:rsidR="0006387C" w:rsidRPr="00EB35CD" w:rsidRDefault="0006387C" w:rsidP="0006387C">
            <w:pPr>
              <w:jc w:val="both"/>
              <w:rPr>
                <w:rFonts w:asciiTheme="minorHAnsi" w:hAnsiTheme="minorHAnsi" w:cstheme="minorHAnsi"/>
                <w:b/>
                <w:i/>
                <w:sz w:val="20"/>
                <w:szCs w:val="20"/>
              </w:rPr>
            </w:pPr>
          </w:p>
          <w:p w14:paraId="1412A090" w14:textId="1372AE2B" w:rsidR="0006387C" w:rsidRPr="00EB35CD" w:rsidRDefault="0006387C" w:rsidP="0006387C">
            <w:pPr>
              <w:pStyle w:val="ListParagraph"/>
              <w:numPr>
                <w:ilvl w:val="0"/>
                <w:numId w:val="20"/>
              </w:numPr>
              <w:ind w:left="318"/>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Penanggung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membayarkan</w:t>
            </w:r>
            <w:proofErr w:type="spellEnd"/>
            <w:r w:rsidRPr="00EB35CD">
              <w:rPr>
                <w:rFonts w:asciiTheme="minorHAnsi" w:hAnsiTheme="minorHAnsi" w:cstheme="minorHAnsi"/>
                <w:b/>
                <w:i/>
                <w:sz w:val="20"/>
                <w:szCs w:val="20"/>
              </w:rPr>
              <w:t xml:space="preserve"> Manfaat Asuransi </w:t>
            </w:r>
            <w:proofErr w:type="spellStart"/>
            <w:r w:rsidRPr="00EB35CD">
              <w:rPr>
                <w:rFonts w:asciiTheme="minorHAnsi" w:hAnsiTheme="minorHAnsi" w:cstheme="minorHAnsi"/>
                <w:b/>
                <w:i/>
                <w:sz w:val="20"/>
                <w:szCs w:val="20"/>
              </w:rPr>
              <w:t>jika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klaim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risiko</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meninggal</w:t>
            </w:r>
            <w:proofErr w:type="spellEnd"/>
            <w:r w:rsidRPr="00EB35CD">
              <w:rPr>
                <w:rFonts w:asciiTheme="minorHAnsi" w:hAnsiTheme="minorHAnsi" w:cstheme="minorHAnsi"/>
                <w:b/>
                <w:i/>
                <w:sz w:val="20"/>
                <w:szCs w:val="20"/>
              </w:rPr>
              <w:t xml:space="preserve"> dunia </w:t>
            </w:r>
            <w:proofErr w:type="spellStart"/>
            <w:r w:rsidRPr="00EB35CD">
              <w:rPr>
                <w:rFonts w:asciiTheme="minorHAnsi" w:hAnsiTheme="minorHAnsi" w:cstheme="minorHAnsi"/>
                <w:b/>
                <w:i/>
                <w:sz w:val="20"/>
                <w:szCs w:val="20"/>
              </w:rPr>
              <w:t>terjadi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karena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hal-hal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berikut</w:t>
            </w:r>
            <w:proofErr w:type="spellEnd"/>
            <w:r w:rsidRPr="00EB35CD">
              <w:rPr>
                <w:rFonts w:asciiTheme="minorHAnsi" w:hAnsiTheme="minorHAnsi" w:cstheme="minorHAnsi"/>
                <w:b/>
                <w:i/>
                <w:sz w:val="20"/>
                <w:szCs w:val="20"/>
              </w:rPr>
              <w:t>:</w:t>
            </w:r>
          </w:p>
          <w:p w14:paraId="13116EA1" w14:textId="31907207"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Setiap</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bentuk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perbuatan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percobaan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bunuh</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diri</w:t>
            </w:r>
            <w:proofErr w:type="spellEnd"/>
            <w:r w:rsidRPr="00EB35CD">
              <w:rPr>
                <w:rFonts w:asciiTheme="minorHAnsi" w:hAnsiTheme="minorHAnsi" w:cstheme="minorHAnsi"/>
                <w:b/>
                <w:i/>
                <w:sz w:val="20"/>
                <w:szCs w:val="20"/>
              </w:rPr>
              <w:t>;</w:t>
            </w:r>
          </w:p>
          <w:p w14:paraId="77810FCE" w14:textId="0D73382F"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Eksekusi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hukuman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mati</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pengadilan</w:t>
            </w:r>
            <w:proofErr w:type="spellEnd"/>
            <w:r w:rsidRPr="00EB35CD">
              <w:rPr>
                <w:rFonts w:asciiTheme="minorHAnsi" w:hAnsiTheme="minorHAnsi" w:cstheme="minorHAnsi"/>
                <w:b/>
                <w:i/>
                <w:sz w:val="20"/>
                <w:szCs w:val="20"/>
              </w:rPr>
              <w:t>;</w:t>
            </w:r>
          </w:p>
          <w:p w14:paraId="21594BB6" w14:textId="183F1B0C"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Perbuatan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kriminal</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perbuatan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kejahatan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termasuk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kejahatan</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berkaitan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dengan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asuransi</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pertanggungan</w:t>
            </w:r>
            <w:proofErr w:type="spellEnd"/>
            <w:r w:rsidRPr="00EB35CD">
              <w:rPr>
                <w:rFonts w:asciiTheme="minorHAnsi" w:hAnsiTheme="minorHAnsi" w:cstheme="minorHAnsi"/>
                <w:b/>
                <w:i/>
                <w:sz w:val="20"/>
                <w:szCs w:val="20"/>
              </w:rPr>
              <w:t xml:space="preserve"> pada Polis </w:t>
            </w:r>
            <w:proofErr w:type="spellStart"/>
            <w:r w:rsidRPr="00EB35CD">
              <w:rPr>
                <w:rFonts w:asciiTheme="minorHAnsi" w:hAnsiTheme="minorHAnsi" w:cstheme="minorHAnsi"/>
                <w:b/>
                <w:i/>
                <w:sz w:val="20"/>
                <w:szCs w:val="20"/>
              </w:rPr>
              <w:t>ini</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dilakukan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dengan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sengaja</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atas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partisipasi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Tertanggung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pihak</w:t>
            </w:r>
            <w:proofErr w:type="spellEnd"/>
            <w:r w:rsidRPr="00EB35CD">
              <w:rPr>
                <w:rFonts w:asciiTheme="minorHAnsi" w:hAnsiTheme="minorHAnsi" w:cstheme="minorHAnsi"/>
                <w:b/>
                <w:i/>
                <w:sz w:val="20"/>
                <w:szCs w:val="20"/>
              </w:rPr>
              <w:t xml:space="preserve"> lain yang </w:t>
            </w:r>
            <w:proofErr w:type="spellStart"/>
            <w:r w:rsidRPr="00EB35CD">
              <w:rPr>
                <w:rFonts w:asciiTheme="minorHAnsi" w:hAnsiTheme="minorHAnsi" w:cstheme="minorHAnsi"/>
                <w:b/>
                <w:i/>
                <w:sz w:val="20"/>
                <w:szCs w:val="20"/>
              </w:rPr>
              <w:t>berkepentingan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dalam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asuransi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pertanggungan</w:t>
            </w:r>
            <w:proofErr w:type="spellEnd"/>
            <w:r w:rsidRPr="00EB35CD">
              <w:rPr>
                <w:rFonts w:asciiTheme="minorHAnsi" w:hAnsiTheme="minorHAnsi" w:cstheme="minorHAnsi"/>
                <w:b/>
                <w:i/>
                <w:sz w:val="20"/>
                <w:szCs w:val="20"/>
              </w:rPr>
              <w:t xml:space="preserve"> pada Polis </w:t>
            </w:r>
            <w:proofErr w:type="spellStart"/>
            <w:r w:rsidRPr="00EB35CD">
              <w:rPr>
                <w:rFonts w:asciiTheme="minorHAnsi" w:hAnsiTheme="minorHAnsi" w:cstheme="minorHAnsi"/>
                <w:b/>
                <w:i/>
                <w:sz w:val="20"/>
                <w:szCs w:val="20"/>
              </w:rPr>
              <w:t>ini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Penerima</w:t>
            </w:r>
            <w:proofErr w:type="spellEnd"/>
            <w:r w:rsidRPr="00EB35CD">
              <w:rPr>
                <w:rFonts w:asciiTheme="minorHAnsi" w:hAnsiTheme="minorHAnsi" w:cstheme="minorHAnsi"/>
                <w:b/>
                <w:i/>
                <w:sz w:val="20"/>
                <w:szCs w:val="20"/>
              </w:rPr>
              <w:t xml:space="preserve"> Manfaat;</w:t>
            </w:r>
          </w:p>
          <w:p w14:paraId="7B5419D4" w14:textId="47FD6923"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Perbuatan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melanggar</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hukum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termasuk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namun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terbatas</w:t>
            </w:r>
            <w:proofErr w:type="spellEnd"/>
            <w:r w:rsidRPr="00EB35CD">
              <w:rPr>
                <w:rFonts w:asciiTheme="minorHAnsi" w:hAnsiTheme="minorHAnsi" w:cstheme="minorHAnsi"/>
                <w:b/>
                <w:i/>
                <w:sz w:val="20"/>
                <w:szCs w:val="20"/>
              </w:rPr>
              <w:t xml:space="preserve"> pada </w:t>
            </w:r>
            <w:proofErr w:type="spellStart"/>
            <w:r w:rsidRPr="00EB35CD">
              <w:rPr>
                <w:rFonts w:asciiTheme="minorHAnsi" w:hAnsiTheme="minorHAnsi" w:cstheme="minorHAnsi"/>
                <w:b/>
                <w:i/>
                <w:sz w:val="20"/>
                <w:szCs w:val="20"/>
              </w:rPr>
              <w:t>penyalahgunaan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alkohol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narkotika</w:t>
            </w:r>
            <w:proofErr w:type="spellEnd"/>
            <w:r w:rsidRPr="00EB35CD">
              <w:rPr>
                <w:rFonts w:asciiTheme="minorHAnsi" w:hAnsiTheme="minorHAnsi" w:cstheme="minorHAnsi"/>
                <w:b/>
                <w:i/>
                <w:sz w:val="20"/>
                <w:szCs w:val="20"/>
              </w:rPr>
              <w:t xml:space="preserve">, dan </w:t>
            </w:r>
            <w:proofErr w:type="spellStart"/>
            <w:r w:rsidRPr="00EB35CD">
              <w:rPr>
                <w:rFonts w:asciiTheme="minorHAnsi" w:hAnsiTheme="minorHAnsi" w:cstheme="minorHAnsi"/>
                <w:b/>
                <w:i/>
                <w:sz w:val="20"/>
                <w:szCs w:val="20"/>
              </w:rPr>
              <w:t>obat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bius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berpartisipasi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dalam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demonstrasi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pemogokan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kerusuhan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huru</w:t>
            </w:r>
            <w:proofErr w:type="spellEnd"/>
            <w:r w:rsidRPr="00EB35CD">
              <w:rPr>
                <w:rFonts w:asciiTheme="minorHAnsi" w:hAnsiTheme="minorHAnsi" w:cstheme="minorHAnsi"/>
                <w:b/>
                <w:i/>
                <w:sz w:val="20"/>
                <w:szCs w:val="20"/>
              </w:rPr>
              <w:t xml:space="preserve">-hara, </w:t>
            </w:r>
            <w:proofErr w:type="spellStart"/>
            <w:r w:rsidRPr="00EB35CD">
              <w:rPr>
                <w:rFonts w:asciiTheme="minorHAnsi" w:hAnsiTheme="minorHAnsi" w:cstheme="minorHAnsi"/>
                <w:b/>
                <w:i/>
                <w:sz w:val="20"/>
                <w:szCs w:val="20"/>
              </w:rPr>
              <w:t>pemberontakan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pengambil-alihan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kekuasaan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p>
          <w:p w14:paraId="4D8939AB" w14:textId="77777777"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t xml:space="preserve">Acquired Immune Deficiency Syndrome (AIDS), AIDS-related complex (ARC),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Human Immunodeficiency Virus (HIV) yang </w:t>
            </w:r>
            <w:proofErr w:type="spellStart"/>
            <w:r w:rsidRPr="00EB35CD">
              <w:rPr>
                <w:rFonts w:asciiTheme="minorHAnsi" w:hAnsiTheme="minorHAnsi" w:cstheme="minorHAnsi"/>
                <w:b/>
                <w:i/>
                <w:sz w:val="20"/>
                <w:szCs w:val="20"/>
              </w:rPr>
              <w:t>menginfeksi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Tertanggung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kecuali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jika</w:t>
            </w:r>
            <w:proofErr w:type="spellEnd"/>
            <w:r w:rsidRPr="00EB35CD">
              <w:rPr>
                <w:rFonts w:asciiTheme="minorHAnsi" w:hAnsiTheme="minorHAnsi" w:cstheme="minorHAnsi"/>
                <w:b/>
                <w:i/>
                <w:sz w:val="20"/>
                <w:szCs w:val="20"/>
              </w:rPr>
              <w:t xml:space="preserve"> HIV </w:t>
            </w:r>
            <w:proofErr w:type="spellStart"/>
            <w:r w:rsidRPr="00EB35CD">
              <w:rPr>
                <w:rFonts w:asciiTheme="minorHAnsi" w:hAnsiTheme="minorHAnsi" w:cstheme="minorHAnsi"/>
                <w:b/>
                <w:i/>
                <w:sz w:val="20"/>
                <w:szCs w:val="20"/>
              </w:rPr>
              <w:t>disebarkan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dari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transfusi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darah</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kepada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Tertanggung</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diselenggarakan</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lembaga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pelaksana</w:t>
            </w:r>
            <w:proofErr w:type="spellEnd"/>
            <w:r w:rsidRPr="00EB35CD">
              <w:rPr>
                <w:rFonts w:asciiTheme="minorHAnsi" w:hAnsiTheme="minorHAnsi" w:cstheme="minorHAnsi"/>
                <w:b/>
                <w:i/>
                <w:sz w:val="20"/>
                <w:szCs w:val="20"/>
              </w:rPr>
              <w:t xml:space="preserve"> donor </w:t>
            </w:r>
            <w:proofErr w:type="spellStart"/>
            <w:r w:rsidRPr="00EB35CD">
              <w:rPr>
                <w:rFonts w:asciiTheme="minorHAnsi" w:hAnsiTheme="minorHAnsi" w:cstheme="minorHAnsi"/>
                <w:b/>
                <w:i/>
                <w:sz w:val="20"/>
                <w:szCs w:val="20"/>
              </w:rPr>
              <w:t>darah</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resmi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seperti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Palang</w:t>
            </w:r>
            <w:proofErr w:type="spellEnd"/>
            <w:r w:rsidRPr="00EB35CD">
              <w:rPr>
                <w:rFonts w:asciiTheme="minorHAnsi" w:hAnsiTheme="minorHAnsi" w:cstheme="minorHAnsi"/>
                <w:b/>
                <w:i/>
                <w:sz w:val="20"/>
                <w:szCs w:val="20"/>
              </w:rPr>
              <w:t xml:space="preserve"> Merah Indonesia </w:t>
            </w:r>
            <w:r w:rsidRPr="00EB35CD">
              <w:rPr>
                <w:rFonts w:asciiTheme="minorHAnsi" w:hAnsiTheme="minorHAnsi" w:cstheme="minorHAnsi"/>
                <w:b/>
                <w:i/>
                <w:sz w:val="20"/>
                <w:szCs w:val="20"/>
              </w:rPr>
              <w:lastRenderedPageBreak/>
              <w:t xml:space="preserve">(PMI), dan </w:t>
            </w:r>
            <w:proofErr w:type="spellStart"/>
            <w:r w:rsidRPr="00EB35CD">
              <w:rPr>
                <w:rFonts w:asciiTheme="minorHAnsi" w:hAnsiTheme="minorHAnsi" w:cstheme="minorHAnsi"/>
                <w:b/>
                <w:i/>
                <w:sz w:val="20"/>
                <w:szCs w:val="20"/>
              </w:rPr>
              <w:t>lembaga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tersebut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dapat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melacak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asal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dari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darah</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terinfeksi</w:t>
            </w:r>
            <w:proofErr w:type="spellEnd"/>
            <w:r w:rsidRPr="00EB35CD">
              <w:rPr>
                <w:rFonts w:asciiTheme="minorHAnsi" w:hAnsiTheme="minorHAnsi" w:cstheme="minorHAnsi"/>
                <w:b/>
                <w:i/>
                <w:sz w:val="20"/>
                <w:szCs w:val="20"/>
              </w:rPr>
              <w:t xml:space="preserve"> HIV </w:t>
            </w:r>
            <w:proofErr w:type="spellStart"/>
            <w:r w:rsidRPr="00EB35CD">
              <w:rPr>
                <w:rFonts w:asciiTheme="minorHAnsi" w:hAnsiTheme="minorHAnsi" w:cstheme="minorHAnsi"/>
                <w:b/>
                <w:i/>
                <w:sz w:val="20"/>
                <w:szCs w:val="20"/>
              </w:rPr>
              <w:t>tersebut</w:t>
            </w:r>
            <w:proofErr w:type="spellEnd"/>
            <w:r w:rsidRPr="00EB35CD">
              <w:rPr>
                <w:rFonts w:asciiTheme="minorHAnsi" w:hAnsiTheme="minorHAnsi" w:cstheme="minorHAnsi"/>
                <w:b/>
                <w:i/>
                <w:sz w:val="20"/>
                <w:szCs w:val="20"/>
              </w:rPr>
              <w:t>.</w:t>
            </w:r>
          </w:p>
          <w:p w14:paraId="2CE08E74" w14:textId="423F115C" w:rsidR="0006387C" w:rsidRPr="00EB35CD" w:rsidRDefault="0006387C" w:rsidP="0006387C">
            <w:pPr>
              <w:pStyle w:val="ListParagraph"/>
              <w:numPr>
                <w:ilvl w:val="0"/>
                <w:numId w:val="35"/>
              </w:numPr>
              <w:ind w:left="317" w:hanging="357"/>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Penanggung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membayarkan</w:t>
            </w:r>
            <w:proofErr w:type="spellEnd"/>
            <w:r w:rsidRPr="00EB35CD">
              <w:rPr>
                <w:rFonts w:asciiTheme="minorHAnsi" w:hAnsiTheme="minorHAnsi" w:cstheme="minorHAnsi"/>
                <w:b/>
                <w:i/>
                <w:sz w:val="20"/>
                <w:szCs w:val="20"/>
              </w:rPr>
              <w:t xml:space="preserve"> Manfaat Asuransi </w:t>
            </w:r>
            <w:proofErr w:type="spellStart"/>
            <w:r w:rsidRPr="00EB35CD">
              <w:rPr>
                <w:rFonts w:asciiTheme="minorHAnsi" w:hAnsiTheme="minorHAnsi" w:cstheme="minorHAnsi"/>
                <w:b/>
                <w:i/>
                <w:sz w:val="20"/>
                <w:szCs w:val="20"/>
              </w:rPr>
              <w:t>jika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klaim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risiko</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meninggal</w:t>
            </w:r>
            <w:proofErr w:type="spellEnd"/>
            <w:r w:rsidRPr="00EB35CD">
              <w:rPr>
                <w:rFonts w:asciiTheme="minorHAnsi" w:hAnsiTheme="minorHAnsi" w:cstheme="minorHAnsi"/>
                <w:b/>
                <w:i/>
                <w:sz w:val="20"/>
                <w:szCs w:val="20"/>
              </w:rPr>
              <w:t xml:space="preserve"> dunia </w:t>
            </w:r>
            <w:proofErr w:type="spellStart"/>
            <w:r w:rsidRPr="00EB35CD">
              <w:rPr>
                <w:rFonts w:asciiTheme="minorHAnsi" w:hAnsiTheme="minorHAnsi" w:cstheme="minorHAnsi"/>
                <w:b/>
                <w:i/>
                <w:sz w:val="20"/>
                <w:szCs w:val="20"/>
              </w:rPr>
              <w:t>karena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Kecelakaan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terjadi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karena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hal-hal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berikut</w:t>
            </w:r>
            <w:proofErr w:type="spellEnd"/>
            <w:r w:rsidRPr="00EB35CD">
              <w:rPr>
                <w:rFonts w:asciiTheme="minorHAnsi" w:hAnsiTheme="minorHAnsi" w:cstheme="minorHAnsi"/>
                <w:b/>
                <w:i/>
                <w:sz w:val="20"/>
                <w:szCs w:val="20"/>
              </w:rPr>
              <w:t>:</w:t>
            </w:r>
          </w:p>
          <w:p w14:paraId="4E1FC321" w14:textId="0889C6F9"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Bencana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alam</w:t>
            </w:r>
            <w:proofErr w:type="spellEnd"/>
            <w:r w:rsidRPr="00EB35CD">
              <w:rPr>
                <w:rFonts w:asciiTheme="minorHAnsi" w:hAnsiTheme="minorHAnsi" w:cstheme="minorHAnsi"/>
                <w:b/>
                <w:i/>
                <w:sz w:val="20"/>
                <w:szCs w:val="20"/>
              </w:rPr>
              <w:t>;</w:t>
            </w:r>
          </w:p>
          <w:p w14:paraId="42369B89" w14:textId="28A2FC0D"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Zat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terlarang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racun</w:t>
            </w:r>
            <w:proofErr w:type="spellEnd"/>
            <w:r w:rsidRPr="00EB35CD">
              <w:rPr>
                <w:rFonts w:asciiTheme="minorHAnsi" w:hAnsiTheme="minorHAnsi" w:cstheme="minorHAnsi"/>
                <w:b/>
                <w:i/>
                <w:sz w:val="20"/>
                <w:szCs w:val="20"/>
              </w:rPr>
              <w:t xml:space="preserve">, gas, </w:t>
            </w:r>
            <w:proofErr w:type="spellStart"/>
            <w:r w:rsidRPr="00EB35CD">
              <w:rPr>
                <w:rFonts w:asciiTheme="minorHAnsi" w:hAnsiTheme="minorHAnsi" w:cstheme="minorHAnsi"/>
                <w:b/>
                <w:i/>
                <w:sz w:val="20"/>
                <w:szCs w:val="20"/>
              </w:rPr>
              <w:t>radiasi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nuklir</w:t>
            </w:r>
            <w:proofErr w:type="spellEnd"/>
            <w:r w:rsidRPr="00EB35CD">
              <w:rPr>
                <w:rFonts w:asciiTheme="minorHAnsi" w:hAnsiTheme="minorHAnsi" w:cstheme="minorHAnsi"/>
                <w:b/>
                <w:i/>
                <w:sz w:val="20"/>
                <w:szCs w:val="20"/>
              </w:rPr>
              <w:t xml:space="preserve"> dan </w:t>
            </w:r>
            <w:proofErr w:type="spellStart"/>
            <w:r w:rsidRPr="00EB35CD">
              <w:rPr>
                <w:rFonts w:asciiTheme="minorHAnsi" w:hAnsiTheme="minorHAnsi" w:cstheme="minorHAnsi"/>
                <w:b/>
                <w:i/>
                <w:sz w:val="20"/>
                <w:szCs w:val="20"/>
              </w:rPr>
              <w:t>sejenisnya</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dilakukan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secara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sengaja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kecuali</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diakibatkan</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pekerjaan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Tertanggung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itu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sendiri</w:t>
            </w:r>
            <w:proofErr w:type="spellEnd"/>
            <w:r w:rsidRPr="00EB35CD">
              <w:rPr>
                <w:rFonts w:asciiTheme="minorHAnsi" w:hAnsiTheme="minorHAnsi" w:cstheme="minorHAnsi"/>
                <w:b/>
                <w:i/>
                <w:sz w:val="20"/>
                <w:szCs w:val="20"/>
              </w:rPr>
              <w:t>;</w:t>
            </w:r>
          </w:p>
          <w:p w14:paraId="1B7705E0" w14:textId="77777777"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Sebagai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penumpang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penerbangan</w:t>
            </w:r>
            <w:proofErr w:type="spellEnd"/>
            <w:r w:rsidRPr="00EB35CD">
              <w:rPr>
                <w:rFonts w:asciiTheme="minorHAnsi" w:hAnsiTheme="minorHAnsi" w:cstheme="minorHAnsi"/>
                <w:b/>
                <w:i/>
                <w:sz w:val="20"/>
                <w:szCs w:val="20"/>
              </w:rPr>
              <w:t>:</w:t>
            </w:r>
          </w:p>
          <w:p w14:paraId="3CF26FFE" w14:textId="45AD3DB1" w:rsidR="0006387C" w:rsidRPr="00EB35CD" w:rsidRDefault="0006387C" w:rsidP="0006387C">
            <w:pPr>
              <w:pStyle w:val="ListParagraph"/>
              <w:numPr>
                <w:ilvl w:val="0"/>
                <w:numId w:val="22"/>
              </w:numPr>
              <w:ind w:left="851" w:hanging="284"/>
              <w:jc w:val="both"/>
              <w:rPr>
                <w:rFonts w:asciiTheme="minorHAnsi" w:hAnsiTheme="minorHAnsi" w:cstheme="minorHAnsi"/>
                <w:b/>
                <w:i/>
                <w:sz w:val="20"/>
                <w:szCs w:val="20"/>
              </w:rPr>
            </w:pPr>
            <w:r w:rsidRPr="00EB35CD">
              <w:rPr>
                <w:rFonts w:asciiTheme="minorHAnsi" w:hAnsiTheme="minorHAnsi" w:cstheme="minorHAnsi"/>
                <w:b/>
                <w:i/>
                <w:sz w:val="20"/>
                <w:szCs w:val="20"/>
              </w:rPr>
              <w:t xml:space="preserve">Yang </w:t>
            </w:r>
            <w:proofErr w:type="spellStart"/>
            <w:r w:rsidRPr="00EB35CD">
              <w:rPr>
                <w:rFonts w:asciiTheme="minorHAnsi" w:hAnsiTheme="minorHAnsi" w:cstheme="minorHAnsi"/>
                <w:b/>
                <w:i/>
                <w:sz w:val="20"/>
                <w:szCs w:val="20"/>
              </w:rPr>
              <w:t>diselenggarakan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bukan</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perusahaan</w:t>
            </w:r>
            <w:proofErr w:type="spellEnd"/>
            <w:r w:rsidRPr="00EB35CD">
              <w:rPr>
                <w:rFonts w:asciiTheme="minorHAnsi" w:hAnsiTheme="minorHAnsi" w:cstheme="minorHAnsi"/>
                <w:b/>
                <w:i/>
                <w:sz w:val="20"/>
                <w:szCs w:val="20"/>
              </w:rPr>
              <w:t xml:space="preserve"> </w:t>
            </w:r>
            <w:proofErr w:type="spellStart"/>
            <w:r w:rsidR="00632BAC" w:rsidRPr="00EB35CD">
              <w:rPr>
                <w:rFonts w:asciiTheme="minorHAnsi" w:hAnsiTheme="minorHAnsi" w:cstheme="minorHAnsi"/>
                <w:b/>
                <w:i/>
                <w:sz w:val="20"/>
                <w:szCs w:val="20"/>
              </w:rPr>
              <w:t>penerbangan</w:t>
            </w:r>
            <w:proofErr w:type="spellEnd"/>
            <w:r w:rsidR="00632BAC" w:rsidRPr="00EB35CD">
              <w:rPr>
                <w:rFonts w:asciiTheme="minorHAnsi" w:hAnsiTheme="minorHAnsi" w:cstheme="minorHAnsi"/>
                <w:b/>
                <w:i/>
                <w:sz w:val="20"/>
                <w:szCs w:val="20"/>
              </w:rPr>
              <w:t xml:space="preserve"> </w:t>
            </w:r>
            <w:proofErr w:type="spellStart"/>
            <w:r w:rsidR="00632BAC" w:rsidRPr="00EB35CD">
              <w:rPr>
                <w:rFonts w:asciiTheme="minorHAnsi" w:hAnsiTheme="minorHAnsi" w:cstheme="minorHAnsi"/>
                <w:b/>
                <w:i/>
                <w:sz w:val="20"/>
                <w:szCs w:val="20"/>
              </w:rPr>
              <w:t>komersial</w:t>
            </w:r>
            <w:proofErr w:type="spellEnd"/>
            <w:r w:rsidR="00632BAC" w:rsidRPr="00EB35CD">
              <w:rPr>
                <w:rFonts w:asciiTheme="minorHAnsi" w:hAnsiTheme="minorHAnsi" w:cstheme="minorHAnsi"/>
                <w:b/>
                <w:i/>
                <w:sz w:val="20"/>
                <w:szCs w:val="20"/>
              </w:rPr>
              <w:t xml:space="preserve"> </w:t>
            </w:r>
            <w:proofErr w:type="spellStart"/>
            <w:r w:rsidR="00632BAC" w:rsidRPr="00EB35CD">
              <w:rPr>
                <w:rFonts w:asciiTheme="minorHAnsi" w:hAnsiTheme="minorHAnsi" w:cstheme="minorHAnsi"/>
                <w:b/>
                <w:i/>
                <w:sz w:val="20"/>
                <w:szCs w:val="20"/>
              </w:rPr>
              <w:t>atau</w:t>
            </w:r>
            <w:proofErr w:type="spellEnd"/>
            <w:r w:rsidR="00632BAC" w:rsidRPr="00EB35CD">
              <w:rPr>
                <w:rFonts w:asciiTheme="minorHAnsi" w:hAnsiTheme="minorHAnsi" w:cstheme="minorHAnsi"/>
                <w:b/>
                <w:i/>
                <w:sz w:val="20"/>
                <w:szCs w:val="20"/>
              </w:rPr>
              <w:t xml:space="preserve"> </w:t>
            </w:r>
            <w:proofErr w:type="spellStart"/>
            <w:r w:rsidR="00632BAC" w:rsidRPr="00EB35CD">
              <w:rPr>
                <w:rFonts w:asciiTheme="minorHAnsi" w:hAnsiTheme="minorHAnsi" w:cstheme="minorHAnsi"/>
                <w:b/>
                <w:i/>
                <w:sz w:val="20"/>
                <w:szCs w:val="20"/>
              </w:rPr>
              <w:t>merupakan</w:t>
            </w:r>
            <w:proofErr w:type="spellEnd"/>
          </w:p>
          <w:p w14:paraId="0C3259CC" w14:textId="20F00B89" w:rsidR="0006387C" w:rsidRPr="00EB35CD" w:rsidRDefault="0006387C" w:rsidP="0006387C">
            <w:pPr>
              <w:pStyle w:val="ListParagraph"/>
              <w:ind w:left="602"/>
              <w:jc w:val="both"/>
              <w:rPr>
                <w:rFonts w:asciiTheme="minorHAnsi" w:hAnsiTheme="minorHAnsi" w:cstheme="minorHAnsi"/>
                <w:b/>
                <w:i/>
                <w:sz w:val="20"/>
                <w:szCs w:val="20"/>
              </w:rPr>
            </w:pPr>
          </w:p>
        </w:tc>
        <w:tc>
          <w:tcPr>
            <w:tcW w:w="5454" w:type="dxa"/>
            <w:gridSpan w:val="8"/>
          </w:tcPr>
          <w:p w14:paraId="768B79B1" w14:textId="77777777" w:rsidR="0006387C" w:rsidRPr="00EB35CD" w:rsidRDefault="0006387C" w:rsidP="0006387C">
            <w:pPr>
              <w:jc w:val="both"/>
              <w:rPr>
                <w:rFonts w:asciiTheme="minorHAnsi" w:hAnsiTheme="minorHAnsi" w:cstheme="minorHAnsi"/>
                <w:b/>
                <w:i/>
                <w:sz w:val="20"/>
                <w:szCs w:val="20"/>
              </w:rPr>
            </w:pPr>
          </w:p>
          <w:p w14:paraId="75E2A1D0" w14:textId="2224925C" w:rsidR="0006387C" w:rsidRPr="00EB35CD" w:rsidRDefault="0006387C" w:rsidP="0006387C">
            <w:pPr>
              <w:pStyle w:val="ListParagraph"/>
              <w:ind w:left="851"/>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pesawat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pribadi</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pesawat</w:t>
            </w:r>
            <w:proofErr w:type="spellEnd"/>
            <w:r w:rsidRPr="00EB35CD">
              <w:rPr>
                <w:rFonts w:asciiTheme="minorHAnsi" w:hAnsiTheme="minorHAnsi" w:cstheme="minorHAnsi"/>
                <w:b/>
                <w:i/>
                <w:sz w:val="20"/>
                <w:szCs w:val="20"/>
              </w:rPr>
              <w:t xml:space="preserve"> carter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helikopter</w:t>
            </w:r>
            <w:proofErr w:type="spellEnd"/>
            <w:r w:rsidRPr="00EB35CD">
              <w:rPr>
                <w:rFonts w:asciiTheme="minorHAnsi" w:hAnsiTheme="minorHAnsi" w:cstheme="minorHAnsi"/>
                <w:b/>
                <w:i/>
                <w:sz w:val="20"/>
                <w:szCs w:val="20"/>
              </w:rPr>
              <w:t>;</w:t>
            </w:r>
          </w:p>
          <w:p w14:paraId="39B3FB0F" w14:textId="4BBDD793" w:rsidR="0006387C" w:rsidRPr="00EB35CD" w:rsidRDefault="0006387C" w:rsidP="0006387C">
            <w:pPr>
              <w:pStyle w:val="ListParagraph"/>
              <w:numPr>
                <w:ilvl w:val="0"/>
                <w:numId w:val="22"/>
              </w:numPr>
              <w:ind w:left="851" w:hanging="284"/>
              <w:jc w:val="both"/>
              <w:rPr>
                <w:rFonts w:asciiTheme="minorHAnsi" w:hAnsiTheme="minorHAnsi" w:cstheme="minorHAnsi"/>
                <w:b/>
                <w:i/>
                <w:sz w:val="20"/>
                <w:szCs w:val="20"/>
              </w:rPr>
            </w:pPr>
            <w:r w:rsidRPr="00EB35CD">
              <w:rPr>
                <w:rFonts w:asciiTheme="minorHAnsi" w:hAnsiTheme="minorHAnsi" w:cstheme="minorHAnsi"/>
                <w:b/>
                <w:i/>
                <w:sz w:val="20"/>
                <w:szCs w:val="20"/>
              </w:rPr>
              <w:t xml:space="preserve">Yang </w:t>
            </w:r>
            <w:proofErr w:type="spellStart"/>
            <w:r w:rsidRPr="00EB35CD">
              <w:rPr>
                <w:rFonts w:asciiTheme="minorHAnsi" w:hAnsiTheme="minorHAnsi" w:cstheme="minorHAnsi"/>
                <w:b/>
                <w:i/>
                <w:sz w:val="20"/>
                <w:szCs w:val="20"/>
              </w:rPr>
              <w:t>diselenggarakan</w:t>
            </w:r>
            <w:proofErr w:type="spellEnd"/>
            <w:r w:rsidRPr="00EB35CD">
              <w:rPr>
                <w:rFonts w:asciiTheme="minorHAnsi" w:hAnsiTheme="minorHAnsi" w:cstheme="minorHAnsi"/>
                <w:b/>
                <w:i/>
                <w:sz w:val="20"/>
                <w:szCs w:val="20"/>
              </w:rPr>
              <w:t xml:space="preserve"> oleh </w:t>
            </w:r>
            <w:proofErr w:type="spellStart"/>
            <w:r w:rsidRPr="00EB35CD">
              <w:rPr>
                <w:rFonts w:asciiTheme="minorHAnsi" w:hAnsiTheme="minorHAnsi" w:cstheme="minorHAnsi"/>
                <w:b/>
                <w:i/>
                <w:sz w:val="20"/>
                <w:szCs w:val="20"/>
              </w:rPr>
              <w:t>perusahaan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penerbangan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komersial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pesawat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komersial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namun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penerbangannya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mengikuti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rute</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penerbangan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umum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dengan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jadwal</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tetap</w:t>
            </w:r>
            <w:proofErr w:type="spellEnd"/>
            <w:r w:rsidRPr="00EB35CD">
              <w:rPr>
                <w:rFonts w:asciiTheme="minorHAnsi" w:hAnsiTheme="minorHAnsi" w:cstheme="minorHAnsi"/>
                <w:b/>
                <w:i/>
                <w:sz w:val="20"/>
                <w:szCs w:val="20"/>
              </w:rPr>
              <w:t>;</w:t>
            </w:r>
          </w:p>
          <w:p w14:paraId="5B5F83E5" w14:textId="4D040C33"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Gangguan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kejiwaan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psikiatri</w:t>
            </w:r>
            <w:proofErr w:type="spellEnd"/>
            <w:r w:rsidRPr="00EB35CD">
              <w:rPr>
                <w:rFonts w:asciiTheme="minorHAnsi" w:hAnsiTheme="minorHAnsi" w:cstheme="minorHAnsi"/>
                <w:b/>
                <w:i/>
                <w:sz w:val="20"/>
                <w:szCs w:val="20"/>
              </w:rPr>
              <w:t>;</w:t>
            </w:r>
          </w:p>
          <w:p w14:paraId="04370416" w14:textId="2F54ECA6"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Pekerjaan</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posisi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jabatan</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berisiko</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tinggi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termasuk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namun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terbatas</w:t>
            </w:r>
            <w:proofErr w:type="spellEnd"/>
            <w:r w:rsidRPr="00EB35CD">
              <w:rPr>
                <w:rFonts w:asciiTheme="minorHAnsi" w:hAnsiTheme="minorHAnsi" w:cstheme="minorHAnsi"/>
                <w:b/>
                <w:i/>
                <w:sz w:val="20"/>
                <w:szCs w:val="20"/>
              </w:rPr>
              <w:t xml:space="preserve"> pada </w:t>
            </w:r>
            <w:proofErr w:type="spellStart"/>
            <w:r w:rsidRPr="00EB35CD">
              <w:rPr>
                <w:rFonts w:asciiTheme="minorHAnsi" w:hAnsiTheme="minorHAnsi" w:cstheme="minorHAnsi"/>
                <w:b/>
                <w:i/>
                <w:sz w:val="20"/>
                <w:szCs w:val="20"/>
              </w:rPr>
              <w:t>anggota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militer</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kepolisian</w:t>
            </w:r>
            <w:proofErr w:type="spellEnd"/>
            <w:r w:rsidRPr="00EB35CD">
              <w:rPr>
                <w:rFonts w:asciiTheme="minorHAnsi" w:hAnsiTheme="minorHAnsi" w:cstheme="minorHAnsi"/>
                <w:b/>
                <w:i/>
                <w:sz w:val="20"/>
                <w:szCs w:val="20"/>
              </w:rPr>
              <w:t xml:space="preserve">, pilot, </w:t>
            </w:r>
            <w:proofErr w:type="spellStart"/>
            <w:r w:rsidRPr="00EB35CD">
              <w:rPr>
                <w:rFonts w:asciiTheme="minorHAnsi" w:hAnsiTheme="minorHAnsi" w:cstheme="minorHAnsi"/>
                <w:b/>
                <w:i/>
                <w:sz w:val="20"/>
                <w:szCs w:val="20"/>
              </w:rPr>
              <w:t>penambang</w:t>
            </w:r>
            <w:proofErr w:type="spellEnd"/>
            <w:r w:rsidRPr="00EB35CD">
              <w:rPr>
                <w:rFonts w:asciiTheme="minorHAnsi" w:hAnsiTheme="minorHAnsi" w:cstheme="minorHAnsi"/>
                <w:b/>
                <w:i/>
                <w:sz w:val="20"/>
                <w:szCs w:val="20"/>
              </w:rPr>
              <w:t xml:space="preserve"> dan lain </w:t>
            </w:r>
            <w:proofErr w:type="spellStart"/>
            <w:r w:rsidRPr="00EB35CD">
              <w:rPr>
                <w:rFonts w:asciiTheme="minorHAnsi" w:hAnsiTheme="minorHAnsi" w:cstheme="minorHAnsi"/>
                <w:b/>
                <w:i/>
                <w:sz w:val="20"/>
                <w:szCs w:val="20"/>
              </w:rPr>
              <w:t>sebagainya</w:t>
            </w:r>
            <w:proofErr w:type="spellEnd"/>
            <w:r w:rsidRPr="00EB35CD">
              <w:rPr>
                <w:rFonts w:asciiTheme="minorHAnsi" w:hAnsiTheme="minorHAnsi" w:cstheme="minorHAnsi"/>
                <w:b/>
                <w:i/>
                <w:sz w:val="20"/>
                <w:szCs w:val="20"/>
              </w:rPr>
              <w:t>;</w:t>
            </w:r>
          </w:p>
          <w:p w14:paraId="06FCD76D" w14:textId="68077A43"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Melibatkan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diri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berpartisipasi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termasuk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sebagai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profesional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mendapat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bayaran</w:t>
            </w:r>
            <w:proofErr w:type="spellEnd"/>
            <w:r w:rsidRPr="00EB35CD">
              <w:rPr>
                <w:rFonts w:asciiTheme="minorHAnsi" w:hAnsiTheme="minorHAnsi" w:cstheme="minorHAnsi"/>
                <w:b/>
                <w:i/>
                <w:sz w:val="20"/>
                <w:szCs w:val="20"/>
              </w:rPr>
              <w:t xml:space="preserve">), pada </w:t>
            </w:r>
            <w:proofErr w:type="spellStart"/>
            <w:r w:rsidRPr="00EB35CD">
              <w:rPr>
                <w:rFonts w:asciiTheme="minorHAnsi" w:hAnsiTheme="minorHAnsi" w:cstheme="minorHAnsi"/>
                <w:b/>
                <w:i/>
                <w:sz w:val="20"/>
                <w:szCs w:val="20"/>
              </w:rPr>
              <w:t>perlombaan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balap</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kecuali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balap</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lari</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olah</w:t>
            </w:r>
            <w:proofErr w:type="spellEnd"/>
            <w:r w:rsidRPr="00EB35CD">
              <w:rPr>
                <w:rFonts w:asciiTheme="minorHAnsi" w:hAnsiTheme="minorHAnsi" w:cstheme="minorHAnsi"/>
                <w:b/>
                <w:i/>
                <w:sz w:val="20"/>
                <w:szCs w:val="20"/>
              </w:rPr>
              <w:t xml:space="preserve"> raga yang </w:t>
            </w:r>
            <w:proofErr w:type="spellStart"/>
            <w:r w:rsidRPr="00EB35CD">
              <w:rPr>
                <w:rFonts w:asciiTheme="minorHAnsi" w:hAnsiTheme="minorHAnsi" w:cstheme="minorHAnsi"/>
                <w:b/>
                <w:i/>
                <w:sz w:val="20"/>
                <w:szCs w:val="20"/>
              </w:rPr>
              <w:t>berisiko</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tinggi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termasuk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namun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terbatas</w:t>
            </w:r>
            <w:proofErr w:type="spellEnd"/>
            <w:r w:rsidRPr="00EB35CD">
              <w:rPr>
                <w:rFonts w:asciiTheme="minorHAnsi" w:hAnsiTheme="minorHAnsi" w:cstheme="minorHAnsi"/>
                <w:b/>
                <w:i/>
                <w:sz w:val="20"/>
                <w:szCs w:val="20"/>
              </w:rPr>
              <w:t xml:space="preserve"> pada </w:t>
            </w:r>
            <w:proofErr w:type="spellStart"/>
            <w:r w:rsidRPr="00EB35CD">
              <w:rPr>
                <w:rFonts w:asciiTheme="minorHAnsi" w:hAnsiTheme="minorHAnsi" w:cstheme="minorHAnsi"/>
                <w:b/>
                <w:i/>
                <w:sz w:val="20"/>
                <w:szCs w:val="20"/>
              </w:rPr>
              <w:t>olahraga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bela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diri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tinju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gulat</w:t>
            </w:r>
            <w:proofErr w:type="spellEnd"/>
            <w:r w:rsidRPr="00EB35CD">
              <w:rPr>
                <w:rFonts w:asciiTheme="minorHAnsi" w:hAnsiTheme="minorHAnsi" w:cstheme="minorHAnsi"/>
                <w:b/>
                <w:i/>
                <w:sz w:val="20"/>
                <w:szCs w:val="20"/>
              </w:rPr>
              <w:t xml:space="preserve">, bungee jumping, </w:t>
            </w:r>
            <w:proofErr w:type="spellStart"/>
            <w:r w:rsidRPr="00EB35CD">
              <w:rPr>
                <w:rFonts w:asciiTheme="minorHAnsi" w:hAnsiTheme="minorHAnsi" w:cstheme="minorHAnsi"/>
                <w:b/>
                <w:i/>
                <w:sz w:val="20"/>
                <w:szCs w:val="20"/>
              </w:rPr>
              <w:t>panjat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tebing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penelusuran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gua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terjun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payung</w:t>
            </w:r>
            <w:proofErr w:type="spellEnd"/>
            <w:r w:rsidRPr="00EB35CD">
              <w:rPr>
                <w:rFonts w:asciiTheme="minorHAnsi" w:hAnsiTheme="minorHAnsi" w:cstheme="minorHAnsi"/>
                <w:b/>
                <w:i/>
                <w:sz w:val="20"/>
                <w:szCs w:val="20"/>
              </w:rPr>
              <w:t xml:space="preserve">, terbang </w:t>
            </w:r>
            <w:proofErr w:type="spellStart"/>
            <w:r w:rsidRPr="00EB35CD">
              <w:rPr>
                <w:rFonts w:asciiTheme="minorHAnsi" w:hAnsiTheme="minorHAnsi" w:cstheme="minorHAnsi"/>
                <w:b/>
                <w:i/>
                <w:sz w:val="20"/>
                <w:szCs w:val="20"/>
              </w:rPr>
              <w:t>layang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arung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jeram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menyelam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laut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dalam</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kegiatan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bawah</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ari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lainnya</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memerlukan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perlengkapan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bernafas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berlayar</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berenang</w:t>
            </w:r>
            <w:proofErr w:type="spellEnd"/>
            <w:r w:rsidRPr="00EB35CD">
              <w:rPr>
                <w:rFonts w:asciiTheme="minorHAnsi" w:hAnsiTheme="minorHAnsi" w:cstheme="minorHAnsi"/>
                <w:b/>
                <w:i/>
                <w:sz w:val="20"/>
                <w:szCs w:val="20"/>
              </w:rPr>
              <w:t xml:space="preserve"> di </w:t>
            </w:r>
            <w:proofErr w:type="spellStart"/>
            <w:r w:rsidRPr="00EB35CD">
              <w:rPr>
                <w:rFonts w:asciiTheme="minorHAnsi" w:hAnsiTheme="minorHAnsi" w:cstheme="minorHAnsi"/>
                <w:b/>
                <w:i/>
                <w:sz w:val="20"/>
                <w:szCs w:val="20"/>
              </w:rPr>
              <w:t>lautan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lepas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olahraga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musim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dingin</w:t>
            </w:r>
            <w:proofErr w:type="spellEnd"/>
            <w:r w:rsidRPr="00EB35CD">
              <w:rPr>
                <w:rFonts w:asciiTheme="minorHAnsi" w:hAnsiTheme="minorHAnsi" w:cstheme="minorHAnsi"/>
                <w:b/>
                <w:i/>
                <w:sz w:val="20"/>
                <w:szCs w:val="20"/>
              </w:rPr>
              <w:t xml:space="preserve"> (ski dan </w:t>
            </w:r>
            <w:proofErr w:type="spellStart"/>
            <w:r w:rsidRPr="00EB35CD">
              <w:rPr>
                <w:rFonts w:asciiTheme="minorHAnsi" w:hAnsiTheme="minorHAnsi" w:cstheme="minorHAnsi"/>
                <w:b/>
                <w:i/>
                <w:sz w:val="20"/>
                <w:szCs w:val="20"/>
              </w:rPr>
              <w:t>sejenisnya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mendaki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gunung</w:t>
            </w:r>
            <w:proofErr w:type="spellEnd"/>
            <w:r w:rsidRPr="00EB35CD">
              <w:rPr>
                <w:rFonts w:asciiTheme="minorHAnsi" w:hAnsiTheme="minorHAnsi" w:cstheme="minorHAnsi"/>
                <w:b/>
                <w:i/>
                <w:sz w:val="20"/>
                <w:szCs w:val="20"/>
              </w:rPr>
              <w:t xml:space="preserve"> dan/</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aktifitas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luar</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ruangan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lainnya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perlombaan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berkuda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perlombaan</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adu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kecepatan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menggunakan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kendaraan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bermotor</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balap</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sepeda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kapal</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pesawat</w:t>
            </w:r>
            <w:proofErr w:type="spellEnd"/>
            <w:r w:rsidRPr="00EB35CD">
              <w:rPr>
                <w:rFonts w:asciiTheme="minorHAnsi" w:hAnsiTheme="minorHAnsi" w:cstheme="minorHAnsi"/>
                <w:b/>
                <w:i/>
                <w:sz w:val="20"/>
                <w:szCs w:val="20"/>
              </w:rPr>
              <w:t xml:space="preserve"> terbang, </w:t>
            </w:r>
            <w:proofErr w:type="spellStart"/>
            <w:r w:rsidRPr="00EB35CD">
              <w:rPr>
                <w:rFonts w:asciiTheme="minorHAnsi" w:hAnsiTheme="minorHAnsi" w:cstheme="minorHAnsi"/>
                <w:b/>
                <w:i/>
                <w:sz w:val="20"/>
                <w:szCs w:val="20"/>
              </w:rPr>
              <w:t>serta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olahraga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hobi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dengan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risiko</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tinggi</w:t>
            </w:r>
            <w:proofErr w:type="spellEnd"/>
            <w:r w:rsidRPr="00EB35CD">
              <w:rPr>
                <w:rFonts w:asciiTheme="minorHAnsi" w:hAnsiTheme="minorHAnsi" w:cstheme="minorHAnsi"/>
                <w:b/>
                <w:i/>
                <w:sz w:val="20"/>
                <w:szCs w:val="20"/>
              </w:rPr>
              <w:t>/</w:t>
            </w:r>
            <w:proofErr w:type="spellStart"/>
            <w:r w:rsidRPr="00EB35CD">
              <w:rPr>
                <w:rFonts w:asciiTheme="minorHAnsi" w:hAnsiTheme="minorHAnsi" w:cstheme="minorHAnsi"/>
                <w:b/>
                <w:i/>
                <w:sz w:val="20"/>
                <w:szCs w:val="20"/>
              </w:rPr>
              <w:t>berbahaya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lainnya</w:t>
            </w:r>
            <w:proofErr w:type="spellEnd"/>
            <w:r w:rsidRPr="00EB35CD">
              <w:rPr>
                <w:rFonts w:asciiTheme="minorHAnsi" w:hAnsiTheme="minorHAnsi" w:cstheme="minorHAnsi"/>
                <w:b/>
                <w:i/>
                <w:sz w:val="20"/>
                <w:szCs w:val="20"/>
              </w:rPr>
              <w:t>;</w:t>
            </w:r>
          </w:p>
          <w:p w14:paraId="549BEC2F" w14:textId="01EA5401"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lastRenderedPageBreak/>
              <w:t>Peperangan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keadaan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bahaya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darurat</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perang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baik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dinyatakan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tidak</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sedang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bertugas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sebagai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anggota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angkatan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bersenjata</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kepolisian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sedang</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melaksanakan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tugas</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operasi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militer</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pemulihan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keamanan</w:t>
            </w:r>
            <w:proofErr w:type="spellEnd"/>
            <w:r w:rsidRPr="00EB35CD">
              <w:rPr>
                <w:rFonts w:asciiTheme="minorHAnsi" w:hAnsiTheme="minorHAnsi" w:cstheme="minorHAnsi"/>
                <w:b/>
                <w:i/>
                <w:sz w:val="20"/>
                <w:szCs w:val="20"/>
              </w:rPr>
              <w:t xml:space="preserve"> dan </w:t>
            </w:r>
            <w:proofErr w:type="spellStart"/>
            <w:r w:rsidRPr="00EB35CD">
              <w:rPr>
                <w:rFonts w:asciiTheme="minorHAnsi" w:hAnsiTheme="minorHAnsi" w:cstheme="minorHAnsi"/>
                <w:b/>
                <w:i/>
                <w:sz w:val="20"/>
                <w:szCs w:val="20"/>
              </w:rPr>
              <w:t>ketertiban</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umum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atau</w:t>
            </w:r>
            <w:proofErr w:type="spellEnd"/>
          </w:p>
          <w:p w14:paraId="55BD056A" w14:textId="27DFED36"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proofErr w:type="spellStart"/>
            <w:r w:rsidRPr="00EB35CD">
              <w:rPr>
                <w:rFonts w:asciiTheme="minorHAnsi" w:hAnsiTheme="minorHAnsi" w:cstheme="minorHAnsi"/>
                <w:b/>
                <w:i/>
                <w:sz w:val="20"/>
                <w:szCs w:val="20"/>
              </w:rPr>
              <w:t>Kecelakaan</w:t>
            </w:r>
            <w:proofErr w:type="spellEnd"/>
            <w:r w:rsidRPr="00EB35CD">
              <w:rPr>
                <w:rFonts w:asciiTheme="minorHAnsi" w:hAnsiTheme="minorHAnsi" w:cstheme="minorHAnsi"/>
                <w:b/>
                <w:i/>
                <w:sz w:val="20"/>
                <w:szCs w:val="20"/>
              </w:rPr>
              <w:t xml:space="preserve"> yang </w:t>
            </w:r>
            <w:proofErr w:type="spellStart"/>
            <w:r w:rsidRPr="00EB35CD">
              <w:rPr>
                <w:rFonts w:asciiTheme="minorHAnsi" w:hAnsiTheme="minorHAnsi" w:cstheme="minorHAnsi"/>
                <w:b/>
                <w:i/>
                <w:sz w:val="20"/>
                <w:szCs w:val="20"/>
              </w:rPr>
              <w:t>terjadi</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sebelum</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Tanggal</w:t>
            </w:r>
            <w:proofErr w:type="spellEnd"/>
            <w:r w:rsidRPr="00EB35CD">
              <w:rPr>
                <w:rFonts w:asciiTheme="minorHAnsi" w:hAnsiTheme="minorHAnsi" w:cstheme="minorHAnsi"/>
                <w:b/>
                <w:i/>
                <w:sz w:val="20"/>
                <w:szCs w:val="20"/>
              </w:rPr>
              <w:t xml:space="preserve"> </w:t>
            </w:r>
            <w:proofErr w:type="spellStart"/>
            <w:r w:rsidRPr="00EB35CD">
              <w:rPr>
                <w:rFonts w:asciiTheme="minorHAnsi" w:hAnsiTheme="minorHAnsi" w:cstheme="minorHAnsi"/>
                <w:b/>
                <w:i/>
                <w:sz w:val="20"/>
                <w:szCs w:val="20"/>
              </w:rPr>
              <w:t>Berlakunya</w:t>
            </w:r>
            <w:proofErr w:type="spellEnd"/>
            <w:r w:rsidRPr="00EB35CD">
              <w:rPr>
                <w:rFonts w:asciiTheme="minorHAnsi" w:hAnsiTheme="minorHAnsi" w:cstheme="minorHAnsi"/>
                <w:b/>
                <w:i/>
                <w:sz w:val="20"/>
                <w:szCs w:val="20"/>
              </w:rPr>
              <w:t xml:space="preserve"> Polis.</w:t>
            </w:r>
          </w:p>
          <w:p w14:paraId="3FDC8205" w14:textId="14157D01" w:rsidR="0006387C" w:rsidRPr="00EB35CD" w:rsidRDefault="0006387C" w:rsidP="0006387C">
            <w:pPr>
              <w:pStyle w:val="ListParagraph"/>
              <w:tabs>
                <w:tab w:val="left" w:pos="708"/>
              </w:tabs>
              <w:ind w:left="856"/>
              <w:jc w:val="both"/>
              <w:rPr>
                <w:rFonts w:asciiTheme="minorHAnsi" w:hAnsiTheme="minorHAnsi" w:cstheme="minorHAnsi"/>
                <w:b/>
                <w:i/>
                <w:sz w:val="20"/>
                <w:szCs w:val="20"/>
              </w:rPr>
            </w:pPr>
          </w:p>
        </w:tc>
      </w:tr>
      <w:tr w:rsidR="0006387C" w:rsidRPr="00EB35CD" w14:paraId="66A7DB16" w14:textId="77777777" w:rsidTr="00BB4295">
        <w:trPr>
          <w:trHeight w:val="122"/>
        </w:trPr>
        <w:tc>
          <w:tcPr>
            <w:tcW w:w="10620" w:type="dxa"/>
            <w:gridSpan w:val="17"/>
            <w:shd w:val="clear" w:color="auto" w:fill="000000" w:themeFill="text1"/>
            <w:vAlign w:val="center"/>
          </w:tcPr>
          <w:p w14:paraId="605637CF" w14:textId="77777777" w:rsidR="0006387C" w:rsidRPr="00EB35CD" w:rsidRDefault="0006387C" w:rsidP="0006387C">
            <w:pPr>
              <w:spacing w:after="40"/>
              <w:jc w:val="center"/>
              <w:rPr>
                <w:rFonts w:asciiTheme="minorHAnsi" w:hAnsiTheme="minorHAnsi" w:cstheme="minorHAnsi"/>
                <w:b/>
                <w:sz w:val="20"/>
                <w:szCs w:val="20"/>
              </w:rPr>
            </w:pPr>
            <w:proofErr w:type="spellStart"/>
            <w:r w:rsidRPr="00EB35CD">
              <w:rPr>
                <w:rFonts w:asciiTheme="minorHAnsi" w:hAnsiTheme="minorHAnsi" w:cstheme="minorHAnsi"/>
                <w:b/>
                <w:color w:val="FFFFFF" w:themeColor="background1"/>
                <w:sz w:val="20"/>
                <w:szCs w:val="20"/>
              </w:rPr>
              <w:lastRenderedPageBreak/>
              <w:t>Persyaratan</w:t>
            </w:r>
            <w:proofErr w:type="spellEnd"/>
            <w:r w:rsidRPr="00EB35CD">
              <w:rPr>
                <w:rFonts w:asciiTheme="minorHAnsi" w:hAnsiTheme="minorHAnsi" w:cstheme="minorHAnsi"/>
                <w:b/>
                <w:color w:val="FFFFFF" w:themeColor="background1"/>
                <w:sz w:val="20"/>
                <w:szCs w:val="20"/>
              </w:rPr>
              <w:t xml:space="preserve"> dan Tata Cara</w:t>
            </w:r>
          </w:p>
        </w:tc>
      </w:tr>
      <w:tr w:rsidR="0006387C" w:rsidRPr="00EB35CD" w14:paraId="15835D7C" w14:textId="77777777" w:rsidTr="00BB4295">
        <w:trPr>
          <w:trHeight w:val="3062"/>
        </w:trPr>
        <w:tc>
          <w:tcPr>
            <w:tcW w:w="5166" w:type="dxa"/>
            <w:gridSpan w:val="9"/>
          </w:tcPr>
          <w:p w14:paraId="508CC17E" w14:textId="77777777" w:rsidR="0006387C" w:rsidRPr="00EB35CD" w:rsidRDefault="0006387C" w:rsidP="0006387C">
            <w:pPr>
              <w:jc w:val="both"/>
              <w:rPr>
                <w:rFonts w:asciiTheme="minorHAnsi" w:hAnsiTheme="minorHAnsi" w:cstheme="minorHAnsi"/>
                <w:sz w:val="20"/>
                <w:szCs w:val="20"/>
              </w:rPr>
            </w:pPr>
          </w:p>
          <w:p w14:paraId="42E7EB32" w14:textId="77777777" w:rsidR="0006387C" w:rsidRPr="00EB35CD" w:rsidRDefault="0006387C" w:rsidP="0006387C">
            <w:pPr>
              <w:ind w:left="-62"/>
              <w:jc w:val="both"/>
              <w:rPr>
                <w:rFonts w:asciiTheme="minorHAnsi" w:hAnsiTheme="minorHAnsi" w:cstheme="minorHAnsi"/>
                <w:b/>
                <w:sz w:val="20"/>
                <w:szCs w:val="20"/>
              </w:rPr>
            </w:pPr>
            <w:proofErr w:type="spellStart"/>
            <w:r w:rsidRPr="00EB35CD">
              <w:rPr>
                <w:rFonts w:asciiTheme="minorHAnsi" w:hAnsiTheme="minorHAnsi" w:cstheme="minorHAnsi"/>
                <w:b/>
                <w:sz w:val="20"/>
                <w:szCs w:val="20"/>
              </w:rPr>
              <w:t>Untuk</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pengajuan</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asuransi</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calon</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Pemegang</w:t>
            </w:r>
            <w:proofErr w:type="spellEnd"/>
            <w:r w:rsidRPr="00EB35CD">
              <w:rPr>
                <w:rFonts w:asciiTheme="minorHAnsi" w:hAnsiTheme="minorHAnsi" w:cstheme="minorHAnsi"/>
                <w:b/>
                <w:sz w:val="20"/>
                <w:szCs w:val="20"/>
              </w:rPr>
              <w:t xml:space="preserve"> Polis </w:t>
            </w:r>
            <w:proofErr w:type="spellStart"/>
            <w:r w:rsidRPr="00EB35CD">
              <w:rPr>
                <w:rFonts w:asciiTheme="minorHAnsi" w:hAnsiTheme="minorHAnsi" w:cstheme="minorHAnsi"/>
                <w:b/>
                <w:sz w:val="20"/>
                <w:szCs w:val="20"/>
              </w:rPr>
              <w:t>harus</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melengkapi</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persyaratan</w:t>
            </w:r>
            <w:proofErr w:type="spellEnd"/>
            <w:r w:rsidRPr="00EB35CD">
              <w:rPr>
                <w:rFonts w:asciiTheme="minorHAnsi" w:hAnsiTheme="minorHAnsi" w:cstheme="minorHAnsi"/>
                <w:b/>
                <w:sz w:val="20"/>
                <w:szCs w:val="20"/>
              </w:rPr>
              <w:t>:</w:t>
            </w:r>
          </w:p>
          <w:p w14:paraId="1CE2A1C5" w14:textId="26D6A48E" w:rsidR="0006387C" w:rsidRPr="00EB35CD" w:rsidRDefault="0006387C" w:rsidP="0006387C">
            <w:pPr>
              <w:pStyle w:val="ListParagraph"/>
              <w:numPr>
                <w:ilvl w:val="0"/>
                <w:numId w:val="5"/>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Usia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calon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18 </w:t>
            </w:r>
            <w:proofErr w:type="spellStart"/>
            <w:r w:rsidRPr="00EB35CD">
              <w:rPr>
                <w:rFonts w:asciiTheme="minorHAnsi" w:hAnsiTheme="minorHAnsi" w:cstheme="minorHAnsi"/>
                <w:sz w:val="20"/>
                <w:szCs w:val="20"/>
              </w:rPr>
              <w:t>tahun</w:t>
            </w:r>
            <w:proofErr w:type="spellEnd"/>
            <w:r w:rsidRPr="00EB35CD">
              <w:rPr>
                <w:rFonts w:asciiTheme="minorHAnsi" w:hAnsiTheme="minorHAnsi" w:cstheme="minorHAnsi"/>
                <w:sz w:val="20"/>
                <w:szCs w:val="20"/>
              </w:rPr>
              <w:t xml:space="preserve"> - 55 </w:t>
            </w:r>
            <w:proofErr w:type="spellStart"/>
            <w:r w:rsidRPr="00EB35CD">
              <w:rPr>
                <w:rFonts w:asciiTheme="minorHAnsi" w:hAnsiTheme="minorHAnsi" w:cstheme="minorHAnsi"/>
                <w:sz w:val="20"/>
                <w:szCs w:val="20"/>
              </w:rPr>
              <w:t>tahun</w:t>
            </w:r>
            <w:proofErr w:type="spellEnd"/>
          </w:p>
          <w:p w14:paraId="7B9C002A" w14:textId="6991D494" w:rsidR="0006387C" w:rsidRPr="00EB35CD" w:rsidRDefault="0006387C" w:rsidP="0006387C">
            <w:pPr>
              <w:pStyle w:val="ListParagraph"/>
              <w:numPr>
                <w:ilvl w:val="0"/>
                <w:numId w:val="5"/>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Melengkapi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menyetujui</w:t>
            </w:r>
            <w:proofErr w:type="spellEnd"/>
            <w:r w:rsidRPr="00EB35CD">
              <w:rPr>
                <w:rFonts w:asciiTheme="minorHAnsi" w:hAnsiTheme="minorHAnsi" w:cstheme="minorHAnsi"/>
                <w:sz w:val="20"/>
                <w:szCs w:val="20"/>
              </w:rPr>
              <w:t xml:space="preserve"> data </w:t>
            </w:r>
            <w:proofErr w:type="spellStart"/>
            <w:r w:rsidRPr="00EB35CD">
              <w:rPr>
                <w:rFonts w:asciiTheme="minorHAnsi" w:hAnsiTheme="minorHAnsi" w:cstheme="minorHAnsi"/>
                <w:sz w:val="20"/>
                <w:szCs w:val="20"/>
              </w:rPr>
              <w:t>pengajuan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p>
          <w:p w14:paraId="6FDDC940" w14:textId="59EFB90B" w:rsidR="0006387C" w:rsidRPr="00EB35CD" w:rsidRDefault="0006387C" w:rsidP="0006387C">
            <w:pPr>
              <w:pStyle w:val="ListParagraph"/>
              <w:numPr>
                <w:ilvl w:val="0"/>
                <w:numId w:val="5"/>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 </w:t>
            </w:r>
            <w:proofErr w:type="spellStart"/>
            <w:r w:rsidRPr="00EB35CD">
              <w:rPr>
                <w:rFonts w:asciiTheme="minorHAnsi" w:hAnsiTheme="minorHAnsi" w:cstheme="minorHAnsi"/>
                <w:sz w:val="20"/>
                <w:szCs w:val="20"/>
              </w:rPr>
              <w:t>pertama</w:t>
            </w:r>
            <w:proofErr w:type="spellEnd"/>
          </w:p>
          <w:p w14:paraId="15B5108C" w14:textId="5C217DDF" w:rsidR="0006387C" w:rsidRPr="00EB35CD" w:rsidRDefault="0006387C" w:rsidP="0006387C">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 xml:space="preserve">Calon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sehat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menurut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bersedia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melakukan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pemeriksaan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kesehatan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dibutuhkan</w:t>
            </w:r>
            <w:proofErr w:type="spellEnd"/>
            <w:r w:rsidRPr="00EB35CD">
              <w:rPr>
                <w:rFonts w:asciiTheme="minorHAnsi" w:hAnsiTheme="minorHAnsi" w:cstheme="minorHAnsi"/>
                <w:sz w:val="20"/>
                <w:szCs w:val="20"/>
              </w:rPr>
              <w:t>)</w:t>
            </w:r>
          </w:p>
          <w:p w14:paraId="0BE6B280" w14:textId="6601AF20" w:rsidR="0006387C" w:rsidRPr="00EB35CD" w:rsidRDefault="0006387C" w:rsidP="0006387C">
            <w:pPr>
              <w:pStyle w:val="ListParagraph"/>
              <w:numPr>
                <w:ilvl w:val="0"/>
                <w:numId w:val="5"/>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dibutuhkan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penerbitan</w:t>
            </w:r>
            <w:proofErr w:type="spellEnd"/>
            <w:r w:rsidRPr="00EB35CD">
              <w:rPr>
                <w:rFonts w:asciiTheme="minorHAnsi" w:hAnsiTheme="minorHAnsi" w:cstheme="minorHAnsi"/>
                <w:sz w:val="20"/>
                <w:szCs w:val="20"/>
              </w:rPr>
              <w:t xml:space="preserve"> Polis</w:t>
            </w:r>
          </w:p>
          <w:p w14:paraId="0D7CEA38" w14:textId="53DB914B" w:rsidR="0006387C" w:rsidRPr="00EB35CD" w:rsidRDefault="0006387C" w:rsidP="0006387C">
            <w:pPr>
              <w:ind w:left="-57"/>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Pengajuan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dinyatakan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diterima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semua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sudah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dipenuhi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menerima</w:t>
            </w:r>
            <w:proofErr w:type="spellEnd"/>
            <w:r w:rsidRPr="00EB35CD">
              <w:rPr>
                <w:rFonts w:asciiTheme="minorHAnsi" w:hAnsiTheme="minorHAnsi" w:cstheme="minorHAnsi"/>
                <w:sz w:val="20"/>
                <w:szCs w:val="20"/>
              </w:rPr>
              <w:t xml:space="preserve"> Premi </w:t>
            </w:r>
            <w:proofErr w:type="spellStart"/>
            <w:r w:rsidRPr="00EB35CD">
              <w:rPr>
                <w:rFonts w:asciiTheme="minorHAnsi" w:hAnsiTheme="minorHAnsi" w:cstheme="minorHAnsi"/>
                <w:sz w:val="20"/>
                <w:szCs w:val="20"/>
              </w:rPr>
              <w:t>pertama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salah </w:t>
            </w:r>
            <w:proofErr w:type="spellStart"/>
            <w:r w:rsidRPr="00EB35CD">
              <w:rPr>
                <w:rFonts w:asciiTheme="minorHAnsi" w:hAnsiTheme="minorHAnsi" w:cstheme="minorHAnsi"/>
                <w:sz w:val="20"/>
                <w:szCs w:val="20"/>
              </w:rPr>
              <w:t>satu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penerbitan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berlakunya</w:t>
            </w:r>
            <w:proofErr w:type="spellEnd"/>
            <w:r w:rsidRPr="00EB35CD">
              <w:rPr>
                <w:rFonts w:asciiTheme="minorHAnsi" w:hAnsiTheme="minorHAnsi" w:cstheme="minorHAnsi"/>
                <w:sz w:val="20"/>
                <w:szCs w:val="20"/>
              </w:rPr>
              <w:t xml:space="preserve"> Polis.</w:t>
            </w:r>
          </w:p>
        </w:tc>
        <w:tc>
          <w:tcPr>
            <w:tcW w:w="5454" w:type="dxa"/>
            <w:gridSpan w:val="8"/>
          </w:tcPr>
          <w:p w14:paraId="0C321507" w14:textId="77777777" w:rsidR="0006387C" w:rsidRPr="00EB35CD" w:rsidRDefault="0006387C" w:rsidP="0006387C">
            <w:pPr>
              <w:ind w:left="-62"/>
              <w:jc w:val="both"/>
              <w:rPr>
                <w:rFonts w:asciiTheme="minorHAnsi" w:hAnsiTheme="minorHAnsi" w:cstheme="minorHAnsi"/>
                <w:sz w:val="20"/>
                <w:szCs w:val="20"/>
              </w:rPr>
            </w:pPr>
          </w:p>
          <w:p w14:paraId="785D673C" w14:textId="77777777" w:rsidR="0006387C" w:rsidRPr="00EB35CD" w:rsidRDefault="0006387C" w:rsidP="0006387C">
            <w:pPr>
              <w:ind w:left="-62"/>
              <w:jc w:val="both"/>
              <w:rPr>
                <w:rFonts w:asciiTheme="minorHAnsi" w:hAnsiTheme="minorHAnsi" w:cstheme="minorHAnsi"/>
                <w:b/>
                <w:sz w:val="20"/>
                <w:szCs w:val="20"/>
              </w:rPr>
            </w:pPr>
            <w:proofErr w:type="spellStart"/>
            <w:r w:rsidRPr="00EB35CD">
              <w:rPr>
                <w:rFonts w:asciiTheme="minorHAnsi" w:hAnsiTheme="minorHAnsi" w:cstheme="minorHAnsi"/>
                <w:b/>
                <w:sz w:val="20"/>
                <w:szCs w:val="20"/>
              </w:rPr>
              <w:t>Pertanyaan</w:t>
            </w:r>
            <w:proofErr w:type="spellEnd"/>
            <w:r w:rsidRPr="00EB35CD">
              <w:rPr>
                <w:rFonts w:asciiTheme="minorHAnsi" w:hAnsiTheme="minorHAnsi" w:cstheme="minorHAnsi"/>
                <w:b/>
                <w:sz w:val="20"/>
                <w:szCs w:val="20"/>
              </w:rPr>
              <w:t xml:space="preserve"> dan </w:t>
            </w:r>
            <w:proofErr w:type="spellStart"/>
            <w:r w:rsidRPr="00EB35CD">
              <w:rPr>
                <w:rFonts w:asciiTheme="minorHAnsi" w:hAnsiTheme="minorHAnsi" w:cstheme="minorHAnsi"/>
                <w:b/>
                <w:sz w:val="20"/>
                <w:szCs w:val="20"/>
              </w:rPr>
              <w:t>pengaduan</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dapat</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disampaikan</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melalui</w:t>
            </w:r>
            <w:proofErr w:type="spellEnd"/>
            <w:r w:rsidRPr="00EB35CD">
              <w:rPr>
                <w:rFonts w:asciiTheme="minorHAnsi" w:hAnsiTheme="minorHAnsi" w:cstheme="minorHAnsi"/>
                <w:b/>
                <w:sz w:val="20"/>
                <w:szCs w:val="20"/>
              </w:rPr>
              <w:t>:</w:t>
            </w:r>
          </w:p>
          <w:tbl>
            <w:tblPr>
              <w:tblStyle w:val="TableGrid"/>
              <w:tblW w:w="4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2977"/>
            </w:tblGrid>
            <w:tr w:rsidR="0006387C" w:rsidRPr="00EB35CD" w14:paraId="78850156" w14:textId="77777777" w:rsidTr="00F10F78">
              <w:tc>
                <w:tcPr>
                  <w:tcW w:w="1276" w:type="dxa"/>
                </w:tcPr>
                <w:p w14:paraId="324E63C1" w14:textId="77777777" w:rsidR="0006387C" w:rsidRPr="00644E6E" w:rsidRDefault="0006387C" w:rsidP="0006387C">
                  <w:pPr>
                    <w:pStyle w:val="ListParagraph"/>
                    <w:ind w:left="96" w:hanging="86"/>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Kantor Pusat</w:t>
                  </w:r>
                </w:p>
              </w:tc>
              <w:tc>
                <w:tcPr>
                  <w:tcW w:w="284" w:type="dxa"/>
                </w:tcPr>
                <w:p w14:paraId="0455BFCE" w14:textId="77777777" w:rsidR="0006387C" w:rsidRPr="00644E6E" w:rsidRDefault="0006387C" w:rsidP="0006387C">
                  <w:pPr>
                    <w:pStyle w:val="ListParagraph"/>
                    <w:ind w:left="0"/>
                    <w:jc w:val="center"/>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w:t>
                  </w:r>
                </w:p>
              </w:tc>
              <w:tc>
                <w:tcPr>
                  <w:tcW w:w="2977" w:type="dxa"/>
                </w:tcPr>
                <w:p w14:paraId="68ABE965" w14:textId="77777777" w:rsidR="0006387C" w:rsidRPr="00644E6E" w:rsidRDefault="0006387C" w:rsidP="0006387C">
                  <w:pPr>
                    <w:pStyle w:val="ListParagraph"/>
                    <w:ind w:left="0"/>
                    <w:jc w:val="both"/>
                    <w:rPr>
                      <w:rFonts w:asciiTheme="minorHAnsi" w:hAnsiTheme="minorHAnsi" w:cstheme="minorHAnsi"/>
                      <w:b/>
                      <w:sz w:val="20"/>
                      <w:szCs w:val="20"/>
                      <w:highlight w:val="yellow"/>
                    </w:rPr>
                  </w:pPr>
                  <w:r w:rsidRPr="00644E6E">
                    <w:rPr>
                      <w:rFonts w:asciiTheme="minorHAnsi" w:hAnsiTheme="minorHAnsi" w:cstheme="minorHAnsi"/>
                      <w:b/>
                      <w:sz w:val="20"/>
                      <w:szCs w:val="20"/>
                      <w:highlight w:val="yellow"/>
                    </w:rPr>
                    <w:t>PT PFI Mega Life Insurance</w:t>
                  </w:r>
                </w:p>
                <w:p w14:paraId="0F6080F0" w14:textId="77777777" w:rsidR="000F28D9" w:rsidRPr="00644E6E" w:rsidRDefault="000F28D9" w:rsidP="000F28D9">
                  <w:pPr>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 xml:space="preserve">GKM Green Tower Lantai 17 </w:t>
                  </w:r>
                </w:p>
                <w:p w14:paraId="2901026B" w14:textId="77777777" w:rsidR="000F28D9" w:rsidRPr="00644E6E" w:rsidRDefault="000F28D9" w:rsidP="000F28D9">
                  <w:pPr>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Jl</w:t>
                  </w:r>
                  <w:proofErr w:type="spellEnd"/>
                  <w:r w:rsidRPr="00644E6E">
                    <w:rPr>
                      <w:rFonts w:asciiTheme="minorHAnsi" w:hAnsiTheme="minorHAnsi" w:cstheme="minorHAnsi"/>
                      <w:sz w:val="20"/>
                      <w:szCs w:val="20"/>
                      <w:highlight w:val="yellow"/>
                    </w:rPr>
                    <w:t xml:space="preserve"> TB </w:t>
                  </w:r>
                  <w:proofErr w:type="spellStart"/>
                  <w:r w:rsidRPr="00644E6E">
                    <w:rPr>
                      <w:rFonts w:asciiTheme="minorHAnsi" w:hAnsiTheme="minorHAnsi" w:cstheme="minorHAnsi"/>
                      <w:sz w:val="20"/>
                      <w:szCs w:val="20"/>
                      <w:highlight w:val="yellow"/>
                    </w:rPr>
                    <w:t>Simatupang</w:t>
                  </w:r>
                  <w:proofErr w:type="spellEnd"/>
                  <w:r w:rsidRPr="00644E6E">
                    <w:rPr>
                      <w:rFonts w:asciiTheme="minorHAnsi" w:hAnsiTheme="minorHAnsi" w:cstheme="minorHAnsi"/>
                      <w:sz w:val="20"/>
                      <w:szCs w:val="20"/>
                      <w:highlight w:val="yellow"/>
                    </w:rPr>
                    <w:t xml:space="preserve"> Kav. 89G, </w:t>
                  </w:r>
                </w:p>
                <w:p w14:paraId="28B9B7E1" w14:textId="50174D65" w:rsidR="000F28D9" w:rsidRPr="00644E6E" w:rsidRDefault="000F28D9" w:rsidP="000F28D9">
                  <w:pPr>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Kebagusan</w:t>
                  </w:r>
                  <w:proofErr w:type="spellEnd"/>
                  <w:r w:rsidRPr="00644E6E">
                    <w:rPr>
                      <w:rFonts w:asciiTheme="minorHAnsi" w:hAnsiTheme="minorHAnsi" w:cstheme="minorHAnsi"/>
                      <w:sz w:val="20"/>
                      <w:szCs w:val="20"/>
                      <w:highlight w:val="yellow"/>
                    </w:rPr>
                    <w:t xml:space="preserve">, Pasar Minggu, </w:t>
                  </w:r>
                </w:p>
                <w:p w14:paraId="1DB9B5ED" w14:textId="104B123E" w:rsidR="0006387C" w:rsidRPr="00644E6E" w:rsidRDefault="000F28D9" w:rsidP="000F28D9">
                  <w:pPr>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 xml:space="preserve">Jakarta Selatan,12520, Indonesia </w:t>
                  </w:r>
                </w:p>
              </w:tc>
            </w:tr>
            <w:tr w:rsidR="0006387C" w:rsidRPr="00EB35CD" w14:paraId="1E8F3BC6" w14:textId="77777777" w:rsidTr="00F10F78">
              <w:tc>
                <w:tcPr>
                  <w:tcW w:w="1276" w:type="dxa"/>
                </w:tcPr>
                <w:p w14:paraId="219141F2" w14:textId="77777777" w:rsidR="0006387C" w:rsidRPr="00EB35CD" w:rsidRDefault="0006387C" w:rsidP="0006387C">
                  <w:pPr>
                    <w:pStyle w:val="ListParagraph"/>
                    <w:ind w:left="96" w:hanging="86"/>
                    <w:jc w:val="both"/>
                    <w:rPr>
                      <w:rFonts w:asciiTheme="minorHAnsi" w:hAnsiTheme="minorHAnsi" w:cstheme="minorHAnsi"/>
                      <w:i/>
                      <w:sz w:val="20"/>
                      <w:szCs w:val="20"/>
                    </w:rPr>
                  </w:pPr>
                  <w:r w:rsidRPr="00EB35CD">
                    <w:rPr>
                      <w:rFonts w:asciiTheme="minorHAnsi" w:hAnsiTheme="minorHAnsi" w:cstheme="minorHAnsi"/>
                      <w:i/>
                      <w:sz w:val="20"/>
                      <w:szCs w:val="20"/>
                    </w:rPr>
                    <w:t>Website</w:t>
                  </w:r>
                </w:p>
              </w:tc>
              <w:tc>
                <w:tcPr>
                  <w:tcW w:w="284" w:type="dxa"/>
                </w:tcPr>
                <w:p w14:paraId="5C9BA493" w14:textId="77777777" w:rsidR="0006387C" w:rsidRPr="00EB35CD" w:rsidRDefault="0006387C" w:rsidP="0006387C">
                  <w:pPr>
                    <w:pStyle w:val="ListParagraph"/>
                    <w:ind w:left="0"/>
                    <w:jc w:val="center"/>
                    <w:rPr>
                      <w:rFonts w:asciiTheme="minorHAnsi" w:hAnsiTheme="minorHAnsi" w:cstheme="minorHAnsi"/>
                      <w:sz w:val="20"/>
                      <w:szCs w:val="20"/>
                    </w:rPr>
                  </w:pPr>
                  <w:r w:rsidRPr="00EB35CD">
                    <w:rPr>
                      <w:rFonts w:asciiTheme="minorHAnsi" w:hAnsiTheme="minorHAnsi" w:cstheme="minorHAnsi"/>
                      <w:sz w:val="20"/>
                      <w:szCs w:val="20"/>
                    </w:rPr>
                    <w:t>:</w:t>
                  </w:r>
                </w:p>
              </w:tc>
              <w:tc>
                <w:tcPr>
                  <w:tcW w:w="2977" w:type="dxa"/>
                </w:tcPr>
                <w:p w14:paraId="5A057610" w14:textId="77777777" w:rsidR="0006387C" w:rsidRPr="00EB35CD" w:rsidRDefault="0006387C" w:rsidP="0006387C">
                  <w:pPr>
                    <w:pStyle w:val="ListParagraph"/>
                    <w:ind w:left="0"/>
                    <w:jc w:val="both"/>
                    <w:rPr>
                      <w:rFonts w:asciiTheme="minorHAnsi" w:hAnsiTheme="minorHAnsi" w:cstheme="minorHAnsi"/>
                      <w:sz w:val="20"/>
                      <w:szCs w:val="20"/>
                    </w:rPr>
                  </w:pPr>
                  <w:hyperlink r:id="rId8" w:history="1">
                    <w:r w:rsidRPr="00EB35CD">
                      <w:rPr>
                        <w:rStyle w:val="Hyperlink"/>
                        <w:rFonts w:asciiTheme="minorHAnsi" w:hAnsiTheme="minorHAnsi" w:cstheme="minorHAnsi"/>
                        <w:sz w:val="20"/>
                        <w:szCs w:val="20"/>
                      </w:rPr>
                      <w:t>www.pfimegalife.co.id</w:t>
                    </w:r>
                  </w:hyperlink>
                </w:p>
              </w:tc>
            </w:tr>
            <w:tr w:rsidR="0006387C" w:rsidRPr="00EB35CD" w14:paraId="410EC73F" w14:textId="77777777" w:rsidTr="00F10F78">
              <w:tc>
                <w:tcPr>
                  <w:tcW w:w="1276" w:type="dxa"/>
                </w:tcPr>
                <w:p w14:paraId="77F4ED59" w14:textId="77777777" w:rsidR="0006387C" w:rsidRPr="00EB35CD" w:rsidRDefault="0006387C" w:rsidP="0006387C">
                  <w:pPr>
                    <w:pStyle w:val="ListParagraph"/>
                    <w:ind w:left="96" w:hanging="86"/>
                    <w:jc w:val="both"/>
                    <w:rPr>
                      <w:rFonts w:asciiTheme="minorHAnsi" w:hAnsiTheme="minorHAnsi" w:cstheme="minorHAnsi"/>
                      <w:i/>
                      <w:sz w:val="20"/>
                      <w:szCs w:val="20"/>
                    </w:rPr>
                  </w:pPr>
                  <w:r w:rsidRPr="00EB35CD">
                    <w:rPr>
                      <w:rFonts w:asciiTheme="minorHAnsi" w:hAnsiTheme="minorHAnsi" w:cstheme="minorHAnsi"/>
                      <w:i/>
                      <w:sz w:val="20"/>
                      <w:szCs w:val="20"/>
                    </w:rPr>
                    <w:t>Call Center</w:t>
                  </w:r>
                </w:p>
              </w:tc>
              <w:tc>
                <w:tcPr>
                  <w:tcW w:w="284" w:type="dxa"/>
                </w:tcPr>
                <w:p w14:paraId="0A42680C" w14:textId="77777777" w:rsidR="0006387C" w:rsidRPr="00EB35CD" w:rsidRDefault="0006387C" w:rsidP="0006387C">
                  <w:pPr>
                    <w:pStyle w:val="ListParagraph"/>
                    <w:ind w:left="0"/>
                    <w:jc w:val="center"/>
                    <w:rPr>
                      <w:rFonts w:asciiTheme="minorHAnsi" w:hAnsiTheme="minorHAnsi" w:cstheme="minorHAnsi"/>
                      <w:sz w:val="20"/>
                      <w:szCs w:val="20"/>
                    </w:rPr>
                  </w:pPr>
                  <w:r w:rsidRPr="00EB35CD">
                    <w:rPr>
                      <w:rFonts w:asciiTheme="minorHAnsi" w:hAnsiTheme="minorHAnsi" w:cstheme="minorHAnsi"/>
                      <w:sz w:val="20"/>
                      <w:szCs w:val="20"/>
                    </w:rPr>
                    <w:t>:</w:t>
                  </w:r>
                </w:p>
              </w:tc>
              <w:tc>
                <w:tcPr>
                  <w:tcW w:w="2977" w:type="dxa"/>
                </w:tcPr>
                <w:p w14:paraId="309E3973" w14:textId="77777777" w:rsidR="0006387C" w:rsidRPr="00EB35CD" w:rsidRDefault="0006387C" w:rsidP="0006387C">
                  <w:pPr>
                    <w:pStyle w:val="ListParagraph"/>
                    <w:ind w:left="0"/>
                    <w:jc w:val="both"/>
                    <w:rPr>
                      <w:rFonts w:asciiTheme="minorHAnsi" w:hAnsiTheme="minorHAnsi" w:cstheme="minorHAnsi"/>
                      <w:sz w:val="20"/>
                      <w:szCs w:val="20"/>
                    </w:rPr>
                  </w:pPr>
                  <w:r w:rsidRPr="00EB35CD">
                    <w:rPr>
                      <w:rFonts w:asciiTheme="minorHAnsi" w:hAnsiTheme="minorHAnsi" w:cstheme="minorHAnsi"/>
                      <w:sz w:val="20"/>
                      <w:szCs w:val="20"/>
                    </w:rPr>
                    <w:t>+62 21 29545555</w:t>
                  </w:r>
                </w:p>
              </w:tc>
            </w:tr>
            <w:tr w:rsidR="0006387C" w:rsidRPr="00EB35CD" w14:paraId="79677015" w14:textId="77777777" w:rsidTr="00F10F78">
              <w:tc>
                <w:tcPr>
                  <w:tcW w:w="1276" w:type="dxa"/>
                </w:tcPr>
                <w:p w14:paraId="6EFE86E3" w14:textId="77777777" w:rsidR="0006387C" w:rsidRPr="00EB35CD" w:rsidRDefault="0006387C" w:rsidP="0006387C">
                  <w:pPr>
                    <w:pStyle w:val="ListParagraph"/>
                    <w:ind w:left="96" w:hanging="86"/>
                    <w:jc w:val="both"/>
                    <w:rPr>
                      <w:rFonts w:asciiTheme="minorHAnsi" w:hAnsiTheme="minorHAnsi" w:cstheme="minorHAnsi"/>
                      <w:i/>
                      <w:sz w:val="20"/>
                      <w:szCs w:val="20"/>
                    </w:rPr>
                  </w:pPr>
                  <w:r w:rsidRPr="00EB35CD">
                    <w:rPr>
                      <w:rFonts w:asciiTheme="minorHAnsi" w:hAnsiTheme="minorHAnsi" w:cstheme="minorHAnsi"/>
                      <w:i/>
                      <w:sz w:val="20"/>
                      <w:szCs w:val="20"/>
                    </w:rPr>
                    <w:t>E-mail</w:t>
                  </w:r>
                </w:p>
              </w:tc>
              <w:tc>
                <w:tcPr>
                  <w:tcW w:w="284" w:type="dxa"/>
                </w:tcPr>
                <w:p w14:paraId="3589ABDA" w14:textId="77777777" w:rsidR="0006387C" w:rsidRPr="00EB35CD" w:rsidRDefault="0006387C" w:rsidP="0006387C">
                  <w:pPr>
                    <w:pStyle w:val="ListParagraph"/>
                    <w:ind w:left="0"/>
                    <w:jc w:val="center"/>
                    <w:rPr>
                      <w:rFonts w:asciiTheme="minorHAnsi" w:hAnsiTheme="minorHAnsi" w:cstheme="minorHAnsi"/>
                      <w:sz w:val="20"/>
                      <w:szCs w:val="20"/>
                    </w:rPr>
                  </w:pPr>
                  <w:r w:rsidRPr="00EB35CD">
                    <w:rPr>
                      <w:rFonts w:asciiTheme="minorHAnsi" w:hAnsiTheme="minorHAnsi" w:cstheme="minorHAnsi"/>
                      <w:sz w:val="20"/>
                      <w:szCs w:val="20"/>
                    </w:rPr>
                    <w:t>:</w:t>
                  </w:r>
                </w:p>
              </w:tc>
              <w:tc>
                <w:tcPr>
                  <w:tcW w:w="2977" w:type="dxa"/>
                </w:tcPr>
                <w:p w14:paraId="7D92878F" w14:textId="77777777" w:rsidR="0006387C" w:rsidRPr="00EB35CD" w:rsidRDefault="0006387C" w:rsidP="0006387C">
                  <w:pPr>
                    <w:pStyle w:val="ListParagraph"/>
                    <w:ind w:left="0"/>
                    <w:jc w:val="both"/>
                    <w:rPr>
                      <w:rFonts w:asciiTheme="minorHAnsi" w:hAnsiTheme="minorHAnsi" w:cstheme="minorHAnsi"/>
                      <w:sz w:val="20"/>
                      <w:szCs w:val="20"/>
                    </w:rPr>
                  </w:pPr>
                  <w:hyperlink r:id="rId9" w:history="1">
                    <w:r w:rsidRPr="00EB35CD">
                      <w:rPr>
                        <w:rStyle w:val="Hyperlink"/>
                        <w:rFonts w:asciiTheme="minorHAnsi" w:hAnsiTheme="minorHAnsi" w:cstheme="minorHAnsi"/>
                        <w:sz w:val="20"/>
                        <w:szCs w:val="20"/>
                      </w:rPr>
                      <w:t>cs@pfimegalife.co.id</w:t>
                    </w:r>
                  </w:hyperlink>
                </w:p>
              </w:tc>
            </w:tr>
            <w:tr w:rsidR="0006387C" w:rsidRPr="00EB35CD" w14:paraId="12C62730" w14:textId="77777777" w:rsidTr="00F10F78">
              <w:tc>
                <w:tcPr>
                  <w:tcW w:w="1276" w:type="dxa"/>
                </w:tcPr>
                <w:p w14:paraId="1043CEA4" w14:textId="77777777" w:rsidR="0006387C" w:rsidRPr="00EB35CD" w:rsidRDefault="0006387C" w:rsidP="0006387C">
                  <w:pPr>
                    <w:pStyle w:val="ListParagraph"/>
                    <w:ind w:left="96" w:hanging="86"/>
                    <w:jc w:val="both"/>
                    <w:rPr>
                      <w:rFonts w:asciiTheme="minorHAnsi" w:hAnsiTheme="minorHAnsi" w:cstheme="minorHAnsi"/>
                      <w:sz w:val="20"/>
                      <w:szCs w:val="20"/>
                    </w:rPr>
                  </w:pPr>
                  <w:proofErr w:type="spellStart"/>
                  <w:r w:rsidRPr="00EB35CD">
                    <w:rPr>
                      <w:rFonts w:asciiTheme="minorHAnsi" w:hAnsiTheme="minorHAnsi" w:cstheme="minorHAnsi"/>
                      <w:sz w:val="20"/>
                      <w:szCs w:val="20"/>
                    </w:rPr>
                    <w:t>Telepon</w:t>
                  </w:r>
                  <w:proofErr w:type="spellEnd"/>
                </w:p>
              </w:tc>
              <w:tc>
                <w:tcPr>
                  <w:tcW w:w="284" w:type="dxa"/>
                </w:tcPr>
                <w:p w14:paraId="145B2A8B" w14:textId="77777777" w:rsidR="0006387C" w:rsidRPr="00EB35CD" w:rsidRDefault="0006387C" w:rsidP="0006387C">
                  <w:pPr>
                    <w:pStyle w:val="ListParagraph"/>
                    <w:ind w:left="0"/>
                    <w:jc w:val="center"/>
                    <w:rPr>
                      <w:rFonts w:asciiTheme="minorHAnsi" w:hAnsiTheme="minorHAnsi" w:cstheme="minorHAnsi"/>
                      <w:sz w:val="20"/>
                      <w:szCs w:val="20"/>
                    </w:rPr>
                  </w:pPr>
                  <w:r w:rsidRPr="00EB35CD">
                    <w:rPr>
                      <w:rFonts w:asciiTheme="minorHAnsi" w:hAnsiTheme="minorHAnsi" w:cstheme="minorHAnsi"/>
                      <w:sz w:val="20"/>
                      <w:szCs w:val="20"/>
                    </w:rPr>
                    <w:t>:</w:t>
                  </w:r>
                </w:p>
              </w:tc>
              <w:tc>
                <w:tcPr>
                  <w:tcW w:w="2977" w:type="dxa"/>
                </w:tcPr>
                <w:p w14:paraId="087BDC7C" w14:textId="77777777" w:rsidR="0006387C" w:rsidRPr="00EB35CD" w:rsidRDefault="0006387C" w:rsidP="0006387C">
                  <w:pPr>
                    <w:pStyle w:val="ListParagraph"/>
                    <w:ind w:left="0"/>
                    <w:jc w:val="both"/>
                    <w:rPr>
                      <w:rFonts w:asciiTheme="minorHAnsi" w:hAnsiTheme="minorHAnsi" w:cstheme="minorHAnsi"/>
                      <w:sz w:val="20"/>
                      <w:szCs w:val="20"/>
                    </w:rPr>
                  </w:pPr>
                  <w:r w:rsidRPr="00EB35CD">
                    <w:rPr>
                      <w:rFonts w:asciiTheme="minorHAnsi" w:hAnsiTheme="minorHAnsi" w:cstheme="minorHAnsi"/>
                      <w:sz w:val="20"/>
                      <w:szCs w:val="20"/>
                    </w:rPr>
                    <w:t>+62 21 50812100</w:t>
                  </w:r>
                </w:p>
              </w:tc>
            </w:tr>
            <w:tr w:rsidR="0006387C" w:rsidRPr="00EB35CD" w14:paraId="2F6677B7" w14:textId="77777777" w:rsidTr="00F10F78">
              <w:tc>
                <w:tcPr>
                  <w:tcW w:w="1276" w:type="dxa"/>
                </w:tcPr>
                <w:p w14:paraId="56DA215F" w14:textId="77777777" w:rsidR="0006387C" w:rsidRPr="00EB35CD" w:rsidRDefault="0006387C" w:rsidP="0006387C">
                  <w:pPr>
                    <w:pStyle w:val="ListParagraph"/>
                    <w:ind w:left="96" w:hanging="86"/>
                    <w:jc w:val="both"/>
                    <w:rPr>
                      <w:rFonts w:asciiTheme="minorHAnsi" w:hAnsiTheme="minorHAnsi" w:cstheme="minorHAnsi"/>
                      <w:sz w:val="20"/>
                      <w:szCs w:val="20"/>
                    </w:rPr>
                  </w:pPr>
                  <w:proofErr w:type="spellStart"/>
                  <w:r w:rsidRPr="00EB35CD">
                    <w:rPr>
                      <w:rFonts w:asciiTheme="minorHAnsi" w:hAnsiTheme="minorHAnsi" w:cstheme="minorHAnsi"/>
                      <w:sz w:val="20"/>
                      <w:szCs w:val="20"/>
                    </w:rPr>
                    <w:t>Faksimile</w:t>
                  </w:r>
                  <w:proofErr w:type="spellEnd"/>
                </w:p>
              </w:tc>
              <w:tc>
                <w:tcPr>
                  <w:tcW w:w="284" w:type="dxa"/>
                </w:tcPr>
                <w:p w14:paraId="093F178D" w14:textId="77777777" w:rsidR="0006387C" w:rsidRPr="00EB35CD" w:rsidRDefault="0006387C" w:rsidP="0006387C">
                  <w:pPr>
                    <w:pStyle w:val="ListParagraph"/>
                    <w:ind w:left="0"/>
                    <w:jc w:val="center"/>
                    <w:rPr>
                      <w:rFonts w:asciiTheme="minorHAnsi" w:hAnsiTheme="minorHAnsi" w:cstheme="minorHAnsi"/>
                      <w:sz w:val="20"/>
                      <w:szCs w:val="20"/>
                    </w:rPr>
                  </w:pPr>
                  <w:r w:rsidRPr="00EB35CD">
                    <w:rPr>
                      <w:rFonts w:asciiTheme="minorHAnsi" w:hAnsiTheme="minorHAnsi" w:cstheme="minorHAnsi"/>
                      <w:sz w:val="20"/>
                      <w:szCs w:val="20"/>
                    </w:rPr>
                    <w:t>:</w:t>
                  </w:r>
                </w:p>
              </w:tc>
              <w:tc>
                <w:tcPr>
                  <w:tcW w:w="2977" w:type="dxa"/>
                </w:tcPr>
                <w:p w14:paraId="54772E20" w14:textId="77777777" w:rsidR="0006387C" w:rsidRPr="00EB35CD" w:rsidRDefault="0006387C" w:rsidP="0006387C">
                  <w:pPr>
                    <w:pStyle w:val="ListParagraph"/>
                    <w:ind w:left="0"/>
                    <w:jc w:val="both"/>
                    <w:rPr>
                      <w:rFonts w:asciiTheme="minorHAnsi" w:hAnsiTheme="minorHAnsi" w:cstheme="minorHAnsi"/>
                      <w:sz w:val="20"/>
                      <w:szCs w:val="20"/>
                    </w:rPr>
                  </w:pPr>
                  <w:r w:rsidRPr="00EB35CD">
                    <w:rPr>
                      <w:rFonts w:asciiTheme="minorHAnsi" w:hAnsiTheme="minorHAnsi" w:cstheme="minorHAnsi"/>
                      <w:sz w:val="20"/>
                      <w:szCs w:val="20"/>
                    </w:rPr>
                    <w:t>+62 21 50812121</w:t>
                  </w:r>
                </w:p>
                <w:p w14:paraId="7B315A69" w14:textId="77777777" w:rsidR="0006387C" w:rsidRPr="00EB35CD" w:rsidRDefault="0006387C" w:rsidP="0006387C">
                  <w:pPr>
                    <w:pStyle w:val="ListParagraph"/>
                    <w:ind w:left="0"/>
                    <w:jc w:val="both"/>
                    <w:rPr>
                      <w:rFonts w:asciiTheme="minorHAnsi" w:hAnsiTheme="minorHAnsi" w:cstheme="minorHAnsi"/>
                      <w:sz w:val="20"/>
                      <w:szCs w:val="20"/>
                    </w:rPr>
                  </w:pPr>
                </w:p>
              </w:tc>
            </w:tr>
          </w:tbl>
          <w:p w14:paraId="050114B0" w14:textId="03A1EB7B" w:rsidR="0006387C" w:rsidRPr="00EB35CD" w:rsidRDefault="0006387C" w:rsidP="0006387C">
            <w:pPr>
              <w:jc w:val="both"/>
              <w:rPr>
                <w:rFonts w:asciiTheme="minorHAnsi" w:hAnsiTheme="minorHAnsi" w:cstheme="minorHAnsi"/>
                <w:sz w:val="20"/>
                <w:szCs w:val="20"/>
              </w:rPr>
            </w:pPr>
          </w:p>
        </w:tc>
      </w:tr>
      <w:tr w:rsidR="0006387C" w:rsidRPr="00EB35CD" w14:paraId="19E3669D" w14:textId="77777777" w:rsidTr="00BB4295">
        <w:trPr>
          <w:trHeight w:val="58"/>
        </w:trPr>
        <w:tc>
          <w:tcPr>
            <w:tcW w:w="10620" w:type="dxa"/>
            <w:gridSpan w:val="17"/>
            <w:vAlign w:val="center"/>
          </w:tcPr>
          <w:p w14:paraId="5D081390"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5FDAF23E" w14:textId="77777777" w:rsidTr="00AC71AD">
        <w:trPr>
          <w:trHeight w:val="58"/>
        </w:trPr>
        <w:tc>
          <w:tcPr>
            <w:tcW w:w="10620" w:type="dxa"/>
            <w:gridSpan w:val="17"/>
            <w:tcBorders>
              <w:bottom w:val="nil"/>
            </w:tcBorders>
            <w:shd w:val="clear" w:color="auto" w:fill="000000" w:themeFill="text1"/>
            <w:vAlign w:val="center"/>
          </w:tcPr>
          <w:p w14:paraId="6BA624B4" w14:textId="77777777" w:rsidR="0006387C" w:rsidRPr="00EB35CD" w:rsidRDefault="0006387C" w:rsidP="0006387C">
            <w:pPr>
              <w:spacing w:after="40"/>
              <w:jc w:val="center"/>
              <w:rPr>
                <w:rFonts w:asciiTheme="minorHAnsi" w:hAnsiTheme="minorHAnsi" w:cstheme="minorHAnsi"/>
                <w:b/>
                <w:sz w:val="20"/>
                <w:szCs w:val="20"/>
              </w:rPr>
            </w:pPr>
            <w:proofErr w:type="spellStart"/>
            <w:r w:rsidRPr="00EB35CD">
              <w:rPr>
                <w:rFonts w:asciiTheme="minorHAnsi" w:hAnsiTheme="minorHAnsi" w:cstheme="minorHAnsi"/>
                <w:b/>
                <w:color w:val="FFFFFF" w:themeColor="background1"/>
                <w:sz w:val="20"/>
                <w:szCs w:val="20"/>
              </w:rPr>
              <w:t>Simulasi</w:t>
            </w:r>
            <w:proofErr w:type="spellEnd"/>
          </w:p>
        </w:tc>
      </w:tr>
      <w:tr w:rsidR="0006387C" w:rsidRPr="00EB35CD" w14:paraId="46ACF1D5" w14:textId="77777777" w:rsidTr="00AC71AD">
        <w:trPr>
          <w:trHeight w:val="58"/>
        </w:trPr>
        <w:tc>
          <w:tcPr>
            <w:tcW w:w="10620" w:type="dxa"/>
            <w:gridSpan w:val="17"/>
            <w:tcBorders>
              <w:top w:val="nil"/>
              <w:left w:val="single" w:sz="4" w:space="0" w:color="auto"/>
              <w:bottom w:val="nil"/>
              <w:right w:val="single" w:sz="4" w:space="0" w:color="auto"/>
            </w:tcBorders>
            <w:vAlign w:val="center"/>
          </w:tcPr>
          <w:p w14:paraId="6200759D"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297E01B3" w14:textId="77777777" w:rsidTr="00AC71AD">
        <w:trPr>
          <w:trHeight w:val="361"/>
        </w:trPr>
        <w:tc>
          <w:tcPr>
            <w:tcW w:w="283" w:type="dxa"/>
            <w:tcBorders>
              <w:top w:val="nil"/>
              <w:left w:val="single" w:sz="4" w:space="0" w:color="auto"/>
              <w:bottom w:val="nil"/>
              <w:right w:val="nil"/>
            </w:tcBorders>
            <w:vAlign w:val="center"/>
          </w:tcPr>
          <w:p w14:paraId="600F2012"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nil"/>
              <w:bottom w:val="nil"/>
              <w:right w:val="nil"/>
            </w:tcBorders>
            <w:shd w:val="clear" w:color="auto" w:fill="BFBFBF" w:themeFill="background1" w:themeFillShade="BF"/>
            <w:vAlign w:val="center"/>
          </w:tcPr>
          <w:p w14:paraId="0463E4D8" w14:textId="23EE863C" w:rsidR="0006387C" w:rsidRPr="00EB35CD" w:rsidRDefault="0006387C" w:rsidP="0006387C">
            <w:pPr>
              <w:spacing w:after="40"/>
              <w:rPr>
                <w:rFonts w:asciiTheme="minorHAnsi" w:hAnsiTheme="minorHAnsi" w:cstheme="minorHAnsi"/>
                <w:b/>
                <w:sz w:val="20"/>
                <w:szCs w:val="20"/>
              </w:rPr>
            </w:pPr>
            <w:proofErr w:type="spellStart"/>
            <w:r w:rsidRPr="00EB35CD">
              <w:rPr>
                <w:rFonts w:asciiTheme="minorHAnsi" w:hAnsiTheme="minorHAnsi" w:cstheme="minorHAnsi"/>
                <w:b/>
                <w:sz w:val="20"/>
                <w:szCs w:val="20"/>
              </w:rPr>
              <w:t>Tertanggung</w:t>
            </w:r>
            <w:proofErr w:type="spellEnd"/>
          </w:p>
          <w:p w14:paraId="3F4E2DBA" w14:textId="63E48ED7"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Nama </w:t>
            </w:r>
          </w:p>
        </w:tc>
        <w:tc>
          <w:tcPr>
            <w:tcW w:w="2835" w:type="dxa"/>
            <w:gridSpan w:val="4"/>
            <w:tcBorders>
              <w:top w:val="nil"/>
              <w:left w:val="nil"/>
              <w:bottom w:val="nil"/>
              <w:right w:val="nil"/>
            </w:tcBorders>
            <w:shd w:val="clear" w:color="auto" w:fill="BFBFBF" w:themeFill="background1" w:themeFillShade="BF"/>
            <w:vAlign w:val="center"/>
          </w:tcPr>
          <w:p w14:paraId="15F616BA" w14:textId="77777777" w:rsidR="0006387C" w:rsidRPr="00EB35CD" w:rsidRDefault="0006387C" w:rsidP="0006387C">
            <w:pPr>
              <w:spacing w:after="40"/>
              <w:rPr>
                <w:rFonts w:asciiTheme="minorHAnsi" w:hAnsiTheme="minorHAnsi" w:cstheme="minorHAnsi"/>
                <w:bCs/>
                <w:sz w:val="20"/>
                <w:szCs w:val="20"/>
              </w:rPr>
            </w:pPr>
          </w:p>
          <w:p w14:paraId="353D1495" w14:textId="7581E2AB"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561B1" w:rsidRPr="009561B1">
              <w:rPr>
                <w:rFonts w:asciiTheme="minorHAnsi" w:hAnsiTheme="minorHAnsi" w:cstheme="minorHAnsi"/>
                <w:bCs/>
                <w:i/>
                <w:iCs/>
                <w:color w:val="5B9BD5" w:themeColor="accent1"/>
                <w:sz w:val="20"/>
                <w:szCs w:val="20"/>
              </w:rPr>
              <w:t>&lt;Name of Insured&gt;</w:t>
            </w:r>
          </w:p>
        </w:tc>
        <w:tc>
          <w:tcPr>
            <w:tcW w:w="283" w:type="dxa"/>
            <w:gridSpan w:val="2"/>
            <w:tcBorders>
              <w:top w:val="nil"/>
              <w:left w:val="nil"/>
              <w:bottom w:val="nil"/>
              <w:right w:val="nil"/>
            </w:tcBorders>
            <w:vAlign w:val="center"/>
          </w:tcPr>
          <w:p w14:paraId="034B7412" w14:textId="77777777" w:rsidR="0006387C" w:rsidRPr="00EB35CD" w:rsidRDefault="0006387C" w:rsidP="00312F38">
            <w:pPr>
              <w:spacing w:after="40"/>
              <w:rPr>
                <w:rFonts w:asciiTheme="minorHAnsi" w:hAnsiTheme="minorHAnsi" w:cstheme="minorHAnsi"/>
                <w:b/>
                <w:sz w:val="20"/>
                <w:szCs w:val="20"/>
              </w:rPr>
            </w:pPr>
          </w:p>
        </w:tc>
        <w:tc>
          <w:tcPr>
            <w:tcW w:w="2126" w:type="dxa"/>
            <w:gridSpan w:val="5"/>
            <w:tcBorders>
              <w:top w:val="nil"/>
              <w:left w:val="nil"/>
              <w:bottom w:val="nil"/>
              <w:right w:val="nil"/>
            </w:tcBorders>
            <w:shd w:val="clear" w:color="auto" w:fill="BFBFBF" w:themeFill="background1" w:themeFillShade="BF"/>
          </w:tcPr>
          <w:p w14:paraId="1A3F7308"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Mata Uang Polis</w:t>
            </w:r>
          </w:p>
          <w:p w14:paraId="00B08526" w14:textId="6FA26901"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Masa Asuransi</w:t>
            </w:r>
          </w:p>
        </w:tc>
        <w:tc>
          <w:tcPr>
            <w:tcW w:w="2405" w:type="dxa"/>
            <w:tcBorders>
              <w:top w:val="nil"/>
              <w:left w:val="nil"/>
              <w:bottom w:val="nil"/>
              <w:right w:val="nil"/>
            </w:tcBorders>
            <w:shd w:val="clear" w:color="auto" w:fill="BFBFBF" w:themeFill="background1" w:themeFillShade="BF"/>
          </w:tcPr>
          <w:p w14:paraId="28F7C436"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Rupiah (Rp)</w:t>
            </w:r>
          </w:p>
          <w:p w14:paraId="0EF0B589" w14:textId="3CBFD88C"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sz w:val="20"/>
                <w:szCs w:val="20"/>
              </w:rPr>
              <w:t xml:space="preserve"> </w:t>
            </w:r>
            <w:r w:rsidR="00BE06A5" w:rsidRPr="00BE06A5">
              <w:rPr>
                <w:rFonts w:asciiTheme="minorHAnsi" w:hAnsiTheme="minorHAnsi" w:cstheme="minorHAnsi"/>
                <w:i/>
                <w:color w:val="5B9BD5" w:themeColor="accent1"/>
                <w:sz w:val="20"/>
                <w:szCs w:val="20"/>
              </w:rPr>
              <w:t>&lt;Coverage period&gt;</w:t>
            </w:r>
            <w:r w:rsidR="0034176D" w:rsidRPr="00EB35CD">
              <w:rPr>
                <w:rFonts w:asciiTheme="minorHAnsi" w:hAnsiTheme="minorHAnsi" w:cstheme="minorHAnsi"/>
                <w:iCs/>
                <w:sz w:val="20"/>
                <w:szCs w:val="20"/>
              </w:rPr>
              <w:t xml:space="preserve"> </w:t>
            </w:r>
            <w:proofErr w:type="spellStart"/>
            <w:r w:rsidR="0034176D" w:rsidRPr="00EB35CD">
              <w:rPr>
                <w:rFonts w:asciiTheme="minorHAnsi" w:hAnsiTheme="minorHAnsi" w:cstheme="minorHAnsi"/>
                <w:iCs/>
                <w:sz w:val="20"/>
                <w:szCs w:val="20"/>
              </w:rPr>
              <w:t>Tahun</w:t>
            </w:r>
            <w:proofErr w:type="spellEnd"/>
          </w:p>
        </w:tc>
        <w:tc>
          <w:tcPr>
            <w:tcW w:w="844" w:type="dxa"/>
            <w:tcBorders>
              <w:top w:val="nil"/>
              <w:left w:val="nil"/>
              <w:bottom w:val="nil"/>
              <w:right w:val="single" w:sz="4" w:space="0" w:color="auto"/>
            </w:tcBorders>
            <w:vAlign w:val="center"/>
          </w:tcPr>
          <w:p w14:paraId="1411FC66" w14:textId="4E77AC05"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0381EB80" w14:textId="77777777" w:rsidTr="00AC71AD">
        <w:trPr>
          <w:trHeight w:val="58"/>
        </w:trPr>
        <w:tc>
          <w:tcPr>
            <w:tcW w:w="283" w:type="dxa"/>
            <w:tcBorders>
              <w:top w:val="nil"/>
              <w:left w:val="single" w:sz="4" w:space="0" w:color="auto"/>
              <w:bottom w:val="nil"/>
              <w:right w:val="nil"/>
            </w:tcBorders>
            <w:vAlign w:val="center"/>
          </w:tcPr>
          <w:p w14:paraId="29315E8B"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nil"/>
              <w:bottom w:val="nil"/>
              <w:right w:val="nil"/>
            </w:tcBorders>
            <w:shd w:val="clear" w:color="auto" w:fill="BFBFBF" w:themeFill="background1" w:themeFillShade="BF"/>
            <w:vAlign w:val="center"/>
          </w:tcPr>
          <w:p w14:paraId="18E6F1DD"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Jenis Kelamin </w:t>
            </w:r>
          </w:p>
          <w:p w14:paraId="6604B89C" w14:textId="33EB62D5" w:rsidR="0006387C" w:rsidRPr="00EB35CD" w:rsidRDefault="0006387C" w:rsidP="00312F38">
            <w:pPr>
              <w:spacing w:after="40"/>
              <w:rPr>
                <w:rFonts w:asciiTheme="minorHAnsi" w:hAnsiTheme="minorHAnsi" w:cstheme="minorHAnsi"/>
                <w:bCs/>
                <w:sz w:val="20"/>
                <w:szCs w:val="20"/>
              </w:rPr>
            </w:pPr>
            <w:proofErr w:type="spellStart"/>
            <w:r w:rsidRPr="00EB35CD">
              <w:rPr>
                <w:rFonts w:asciiTheme="minorHAnsi" w:hAnsiTheme="minorHAnsi" w:cstheme="minorHAnsi"/>
                <w:bCs/>
                <w:sz w:val="20"/>
                <w:szCs w:val="20"/>
              </w:rPr>
              <w:t>Usia</w:t>
            </w:r>
            <w:proofErr w:type="spellEnd"/>
          </w:p>
        </w:tc>
        <w:tc>
          <w:tcPr>
            <w:tcW w:w="2835" w:type="dxa"/>
            <w:gridSpan w:val="4"/>
            <w:tcBorders>
              <w:top w:val="nil"/>
              <w:left w:val="nil"/>
              <w:bottom w:val="nil"/>
              <w:right w:val="nil"/>
            </w:tcBorders>
            <w:shd w:val="clear" w:color="auto" w:fill="BFBFBF" w:themeFill="background1" w:themeFillShade="BF"/>
            <w:vAlign w:val="center"/>
          </w:tcPr>
          <w:p w14:paraId="00E25795" w14:textId="185D3B8F" w:rsidR="0006387C" w:rsidRPr="00EB35CD" w:rsidRDefault="0006387C" w:rsidP="00312F38">
            <w:pPr>
              <w:spacing w:after="40"/>
              <w:ind w:left="178" w:hanging="178"/>
              <w:rPr>
                <w:rFonts w:asciiTheme="minorHAnsi" w:hAnsiTheme="minorHAnsi" w:cstheme="minorHAnsi"/>
                <w:bCs/>
                <w:iCs/>
                <w:sz w:val="20"/>
                <w:szCs w:val="20"/>
              </w:rPr>
            </w:pPr>
            <w:r w:rsidRPr="00EB35CD">
              <w:rPr>
                <w:rFonts w:asciiTheme="minorHAnsi" w:hAnsiTheme="minorHAnsi" w:cstheme="minorHAnsi"/>
                <w:bCs/>
                <w:sz w:val="20"/>
                <w:szCs w:val="20"/>
              </w:rPr>
              <w:t xml:space="preserve">: </w:t>
            </w:r>
            <w:r w:rsidR="009561B1" w:rsidRPr="009561B1">
              <w:rPr>
                <w:rFonts w:asciiTheme="minorHAnsi" w:hAnsiTheme="minorHAnsi" w:cstheme="minorHAnsi"/>
                <w:bCs/>
                <w:i/>
                <w:iCs/>
                <w:color w:val="5B9BD5" w:themeColor="accent1"/>
                <w:sz w:val="20"/>
                <w:szCs w:val="20"/>
              </w:rPr>
              <w:t>&lt;Insured gender&gt;</w:t>
            </w:r>
          </w:p>
          <w:p w14:paraId="5E2B28C3" w14:textId="2B2F59B7"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Pr="00EB35CD">
              <w:rPr>
                <w:rFonts w:asciiTheme="minorHAnsi" w:hAnsiTheme="minorHAnsi" w:cstheme="minorHAnsi"/>
                <w:i/>
                <w:color w:val="0070C0"/>
                <w:sz w:val="20"/>
                <w:szCs w:val="20"/>
              </w:rPr>
              <w:t xml:space="preserve"> </w:t>
            </w:r>
            <w:r w:rsidR="009561B1" w:rsidRPr="009561B1">
              <w:rPr>
                <w:rFonts w:asciiTheme="minorHAnsi" w:hAnsiTheme="minorHAnsi" w:cstheme="minorHAnsi"/>
                <w:i/>
                <w:color w:val="5B9BD5" w:themeColor="accent1"/>
                <w:sz w:val="20"/>
                <w:szCs w:val="20"/>
              </w:rPr>
              <w:t>&lt;Insured age&gt;</w:t>
            </w:r>
            <w:r w:rsidR="003C70BE" w:rsidRPr="00EB35CD">
              <w:rPr>
                <w:rFonts w:asciiTheme="minorHAnsi" w:hAnsiTheme="minorHAnsi" w:cstheme="minorHAnsi"/>
                <w:iCs/>
                <w:sz w:val="20"/>
                <w:szCs w:val="20"/>
              </w:rPr>
              <w:t xml:space="preserve"> </w:t>
            </w:r>
            <w:proofErr w:type="spellStart"/>
            <w:r w:rsidR="003C70BE" w:rsidRPr="00EB35CD">
              <w:rPr>
                <w:rFonts w:asciiTheme="minorHAnsi" w:hAnsiTheme="minorHAnsi" w:cstheme="minorHAnsi"/>
                <w:iCs/>
                <w:sz w:val="20"/>
                <w:szCs w:val="20"/>
              </w:rPr>
              <w:t>Tahun</w:t>
            </w:r>
            <w:proofErr w:type="spellEnd"/>
          </w:p>
        </w:tc>
        <w:tc>
          <w:tcPr>
            <w:tcW w:w="283" w:type="dxa"/>
            <w:gridSpan w:val="2"/>
            <w:tcBorders>
              <w:top w:val="nil"/>
              <w:left w:val="nil"/>
              <w:bottom w:val="nil"/>
              <w:right w:val="nil"/>
            </w:tcBorders>
            <w:vAlign w:val="center"/>
          </w:tcPr>
          <w:p w14:paraId="38C7B6DA" w14:textId="77777777" w:rsidR="0006387C" w:rsidRPr="00EB35CD" w:rsidRDefault="0006387C" w:rsidP="00312F38">
            <w:pPr>
              <w:spacing w:after="40"/>
              <w:rPr>
                <w:rFonts w:asciiTheme="minorHAnsi" w:hAnsiTheme="minorHAnsi" w:cstheme="minorHAnsi"/>
                <w:b/>
                <w:sz w:val="20"/>
                <w:szCs w:val="20"/>
              </w:rPr>
            </w:pPr>
          </w:p>
        </w:tc>
        <w:tc>
          <w:tcPr>
            <w:tcW w:w="2126" w:type="dxa"/>
            <w:gridSpan w:val="5"/>
            <w:tcBorders>
              <w:top w:val="nil"/>
              <w:left w:val="nil"/>
              <w:bottom w:val="nil"/>
              <w:right w:val="nil"/>
            </w:tcBorders>
            <w:shd w:val="clear" w:color="auto" w:fill="BFBFBF" w:themeFill="background1" w:themeFillShade="BF"/>
          </w:tcPr>
          <w:p w14:paraId="60BEA641" w14:textId="420AD905"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Masa </w:t>
            </w:r>
            <w:proofErr w:type="spellStart"/>
            <w:r w:rsidRPr="00EB35CD">
              <w:rPr>
                <w:rFonts w:asciiTheme="minorHAnsi" w:hAnsiTheme="minorHAnsi" w:cstheme="minorHAnsi"/>
                <w:bCs/>
                <w:sz w:val="20"/>
                <w:szCs w:val="20"/>
              </w:rPr>
              <w:t>Pembayaran</w:t>
            </w:r>
            <w:proofErr w:type="spellEnd"/>
            <w:r w:rsidRPr="00EB35CD">
              <w:rPr>
                <w:rFonts w:asciiTheme="minorHAnsi" w:hAnsiTheme="minorHAnsi" w:cstheme="minorHAnsi"/>
                <w:bCs/>
                <w:sz w:val="20"/>
                <w:szCs w:val="20"/>
              </w:rPr>
              <w:t xml:space="preserve"> Premi</w:t>
            </w:r>
          </w:p>
        </w:tc>
        <w:tc>
          <w:tcPr>
            <w:tcW w:w="2405" w:type="dxa"/>
            <w:tcBorders>
              <w:top w:val="nil"/>
              <w:left w:val="nil"/>
              <w:bottom w:val="nil"/>
              <w:right w:val="nil"/>
            </w:tcBorders>
            <w:shd w:val="clear" w:color="auto" w:fill="BFBFBF" w:themeFill="background1" w:themeFillShade="BF"/>
          </w:tcPr>
          <w:p w14:paraId="0CFCFC62" w14:textId="3B99B012"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sz w:val="20"/>
                <w:szCs w:val="20"/>
              </w:rPr>
              <w:t xml:space="preserve"> </w:t>
            </w:r>
            <w:r w:rsidR="00673E2D" w:rsidRPr="00673E2D">
              <w:rPr>
                <w:rFonts w:asciiTheme="minorHAnsi" w:hAnsiTheme="minorHAnsi" w:cstheme="minorHAnsi"/>
                <w:i/>
                <w:color w:val="4472C4" w:themeColor="accent5"/>
                <w:sz w:val="20"/>
                <w:szCs w:val="20"/>
              </w:rPr>
              <w:t>&lt;Premium payment period&gt;</w:t>
            </w:r>
          </w:p>
        </w:tc>
        <w:tc>
          <w:tcPr>
            <w:tcW w:w="844" w:type="dxa"/>
            <w:tcBorders>
              <w:top w:val="nil"/>
              <w:left w:val="nil"/>
              <w:bottom w:val="nil"/>
              <w:right w:val="single" w:sz="4" w:space="0" w:color="auto"/>
            </w:tcBorders>
            <w:vAlign w:val="center"/>
          </w:tcPr>
          <w:p w14:paraId="606AFD3D"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3719E195" w14:textId="77777777" w:rsidTr="00AC71AD">
        <w:trPr>
          <w:trHeight w:val="58"/>
        </w:trPr>
        <w:tc>
          <w:tcPr>
            <w:tcW w:w="283" w:type="dxa"/>
            <w:tcBorders>
              <w:top w:val="nil"/>
              <w:left w:val="single" w:sz="4" w:space="0" w:color="auto"/>
              <w:bottom w:val="nil"/>
              <w:right w:val="nil"/>
            </w:tcBorders>
            <w:vAlign w:val="center"/>
          </w:tcPr>
          <w:p w14:paraId="528C114F"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nil"/>
              <w:bottom w:val="nil"/>
              <w:right w:val="nil"/>
            </w:tcBorders>
            <w:shd w:val="clear" w:color="auto" w:fill="BFBFBF" w:themeFill="background1" w:themeFillShade="BF"/>
            <w:vAlign w:val="center"/>
          </w:tcPr>
          <w:p w14:paraId="2DB57609" w14:textId="317E3E8D" w:rsidR="0006387C" w:rsidRPr="00EB35CD" w:rsidRDefault="0006387C" w:rsidP="0006387C">
            <w:pPr>
              <w:spacing w:after="40"/>
              <w:rPr>
                <w:rFonts w:asciiTheme="minorHAnsi" w:hAnsiTheme="minorHAnsi" w:cstheme="minorHAnsi"/>
                <w:b/>
                <w:sz w:val="20"/>
                <w:szCs w:val="20"/>
              </w:rPr>
            </w:pPr>
            <w:proofErr w:type="spellStart"/>
            <w:r w:rsidRPr="00EB35CD">
              <w:rPr>
                <w:rFonts w:asciiTheme="minorHAnsi" w:hAnsiTheme="minorHAnsi" w:cstheme="minorHAnsi"/>
                <w:b/>
                <w:sz w:val="20"/>
                <w:szCs w:val="20"/>
              </w:rPr>
              <w:t>Pemegang</w:t>
            </w:r>
            <w:proofErr w:type="spellEnd"/>
            <w:r w:rsidRPr="00EB35CD">
              <w:rPr>
                <w:rFonts w:asciiTheme="minorHAnsi" w:hAnsiTheme="minorHAnsi" w:cstheme="minorHAnsi"/>
                <w:b/>
                <w:sz w:val="20"/>
                <w:szCs w:val="20"/>
              </w:rPr>
              <w:t xml:space="preserve"> Polis</w:t>
            </w:r>
          </w:p>
          <w:p w14:paraId="6280E8A0" w14:textId="357EEDF0"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Nama </w:t>
            </w:r>
          </w:p>
        </w:tc>
        <w:tc>
          <w:tcPr>
            <w:tcW w:w="2835" w:type="dxa"/>
            <w:gridSpan w:val="4"/>
            <w:tcBorders>
              <w:top w:val="nil"/>
              <w:left w:val="nil"/>
              <w:bottom w:val="nil"/>
              <w:right w:val="nil"/>
            </w:tcBorders>
            <w:shd w:val="clear" w:color="auto" w:fill="BFBFBF" w:themeFill="background1" w:themeFillShade="BF"/>
            <w:vAlign w:val="center"/>
          </w:tcPr>
          <w:p w14:paraId="52A605EE" w14:textId="77777777" w:rsidR="0006387C" w:rsidRPr="00EB35CD" w:rsidRDefault="0006387C" w:rsidP="0006387C">
            <w:pPr>
              <w:spacing w:after="40"/>
              <w:rPr>
                <w:rFonts w:asciiTheme="minorHAnsi" w:hAnsiTheme="minorHAnsi" w:cstheme="minorHAnsi"/>
                <w:bCs/>
                <w:sz w:val="20"/>
                <w:szCs w:val="20"/>
              </w:rPr>
            </w:pPr>
          </w:p>
          <w:p w14:paraId="066935AB" w14:textId="3E4662C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561B1" w:rsidRPr="009561B1">
              <w:rPr>
                <w:rFonts w:asciiTheme="minorHAnsi" w:hAnsiTheme="minorHAnsi" w:cstheme="minorHAnsi"/>
                <w:bCs/>
                <w:i/>
                <w:iCs/>
                <w:color w:val="5B9BD5" w:themeColor="accent1"/>
                <w:sz w:val="20"/>
                <w:szCs w:val="20"/>
              </w:rPr>
              <w:t>&lt;Name of Policy Holder&gt;</w:t>
            </w:r>
          </w:p>
        </w:tc>
        <w:tc>
          <w:tcPr>
            <w:tcW w:w="283" w:type="dxa"/>
            <w:gridSpan w:val="2"/>
            <w:tcBorders>
              <w:top w:val="nil"/>
              <w:left w:val="nil"/>
              <w:bottom w:val="nil"/>
              <w:right w:val="nil"/>
            </w:tcBorders>
            <w:vAlign w:val="center"/>
          </w:tcPr>
          <w:p w14:paraId="0D3C980C"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nil"/>
              <w:left w:val="nil"/>
              <w:bottom w:val="nil"/>
              <w:right w:val="nil"/>
            </w:tcBorders>
            <w:shd w:val="clear" w:color="auto" w:fill="BFBFBF" w:themeFill="background1" w:themeFillShade="BF"/>
          </w:tcPr>
          <w:p w14:paraId="68A1BD4D" w14:textId="523DAC45"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Cara </w:t>
            </w:r>
            <w:proofErr w:type="spellStart"/>
            <w:r w:rsidRPr="00EB35CD">
              <w:rPr>
                <w:rFonts w:asciiTheme="minorHAnsi" w:hAnsiTheme="minorHAnsi" w:cstheme="minorHAnsi"/>
                <w:bCs/>
                <w:sz w:val="20"/>
                <w:szCs w:val="20"/>
              </w:rPr>
              <w:t>Pembayaran</w:t>
            </w:r>
            <w:proofErr w:type="spellEnd"/>
            <w:r w:rsidRPr="00EB35CD">
              <w:rPr>
                <w:rFonts w:asciiTheme="minorHAnsi" w:hAnsiTheme="minorHAnsi" w:cstheme="minorHAnsi"/>
                <w:bCs/>
                <w:sz w:val="20"/>
                <w:szCs w:val="20"/>
              </w:rPr>
              <w:t xml:space="preserve"> Premi</w:t>
            </w:r>
          </w:p>
        </w:tc>
        <w:tc>
          <w:tcPr>
            <w:tcW w:w="2405" w:type="dxa"/>
            <w:tcBorders>
              <w:top w:val="nil"/>
              <w:left w:val="nil"/>
              <w:bottom w:val="nil"/>
              <w:right w:val="nil"/>
            </w:tcBorders>
            <w:shd w:val="clear" w:color="auto" w:fill="BFBFBF" w:themeFill="background1" w:themeFillShade="BF"/>
          </w:tcPr>
          <w:p w14:paraId="1FE834FA" w14:textId="3692CE2F" w:rsidR="0006387C" w:rsidRPr="00EB35CD" w:rsidRDefault="0006387C" w:rsidP="0006387C">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color w:val="0070C0"/>
                <w:sz w:val="20"/>
                <w:szCs w:val="20"/>
              </w:rPr>
              <w:t xml:space="preserve"> </w:t>
            </w:r>
            <w:r w:rsidR="00673E2D" w:rsidRPr="009B5A80">
              <w:rPr>
                <w:rFonts w:asciiTheme="minorHAnsi" w:hAnsiTheme="minorHAnsi" w:cstheme="minorHAnsi"/>
                <w:i/>
                <w:color w:val="0070C0"/>
                <w:sz w:val="20"/>
                <w:szCs w:val="20"/>
              </w:rPr>
              <w:t>&lt;</w:t>
            </w:r>
            <w:r w:rsidR="00673E2D">
              <w:rPr>
                <w:rFonts w:asciiTheme="minorHAnsi" w:hAnsiTheme="minorHAnsi" w:cstheme="minorHAnsi"/>
                <w:i/>
                <w:color w:val="0070C0"/>
                <w:sz w:val="20"/>
                <w:szCs w:val="20"/>
              </w:rPr>
              <w:t>Premium Payment Method</w:t>
            </w:r>
            <w:r w:rsidR="00673E2D" w:rsidRPr="009B5A80">
              <w:rPr>
                <w:rFonts w:asciiTheme="minorHAnsi" w:hAnsiTheme="minorHAnsi" w:cstheme="minorHAnsi"/>
                <w:i/>
                <w:color w:val="0070C0"/>
                <w:sz w:val="20"/>
                <w:szCs w:val="20"/>
              </w:rPr>
              <w:t>&gt;</w:t>
            </w:r>
          </w:p>
        </w:tc>
        <w:tc>
          <w:tcPr>
            <w:tcW w:w="844" w:type="dxa"/>
            <w:tcBorders>
              <w:top w:val="nil"/>
              <w:left w:val="nil"/>
              <w:bottom w:val="nil"/>
              <w:right w:val="single" w:sz="4" w:space="0" w:color="auto"/>
            </w:tcBorders>
            <w:vAlign w:val="center"/>
          </w:tcPr>
          <w:p w14:paraId="2A4513EB"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3631A775" w14:textId="77777777" w:rsidTr="00AC71AD">
        <w:trPr>
          <w:trHeight w:val="58"/>
        </w:trPr>
        <w:tc>
          <w:tcPr>
            <w:tcW w:w="283" w:type="dxa"/>
            <w:tcBorders>
              <w:top w:val="nil"/>
              <w:left w:val="single" w:sz="4" w:space="0" w:color="auto"/>
              <w:bottom w:val="nil"/>
              <w:right w:val="nil"/>
            </w:tcBorders>
            <w:vAlign w:val="center"/>
          </w:tcPr>
          <w:p w14:paraId="59F91C46"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nil"/>
              <w:bottom w:val="nil"/>
              <w:right w:val="nil"/>
            </w:tcBorders>
            <w:shd w:val="clear" w:color="auto" w:fill="BFBFBF" w:themeFill="background1" w:themeFillShade="BF"/>
          </w:tcPr>
          <w:p w14:paraId="41B5ABCB" w14:textId="23C8249B"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Jenis Kelamin </w:t>
            </w:r>
          </w:p>
          <w:p w14:paraId="44BEA117" w14:textId="41155125" w:rsidR="0006387C" w:rsidRPr="00EB35CD" w:rsidRDefault="0006387C" w:rsidP="0006387C">
            <w:pPr>
              <w:spacing w:after="40"/>
              <w:rPr>
                <w:rFonts w:asciiTheme="minorHAnsi" w:hAnsiTheme="minorHAnsi" w:cstheme="minorHAnsi"/>
                <w:bCs/>
                <w:sz w:val="20"/>
                <w:szCs w:val="20"/>
              </w:rPr>
            </w:pPr>
            <w:proofErr w:type="spellStart"/>
            <w:r w:rsidRPr="00EB35CD">
              <w:rPr>
                <w:rFonts w:asciiTheme="minorHAnsi" w:hAnsiTheme="minorHAnsi" w:cstheme="minorHAnsi"/>
                <w:bCs/>
                <w:sz w:val="20"/>
                <w:szCs w:val="20"/>
              </w:rPr>
              <w:t>Usia</w:t>
            </w:r>
            <w:proofErr w:type="spellEnd"/>
          </w:p>
        </w:tc>
        <w:tc>
          <w:tcPr>
            <w:tcW w:w="2835" w:type="dxa"/>
            <w:gridSpan w:val="4"/>
            <w:tcBorders>
              <w:top w:val="nil"/>
              <w:left w:val="nil"/>
              <w:bottom w:val="nil"/>
              <w:right w:val="nil"/>
            </w:tcBorders>
            <w:shd w:val="clear" w:color="auto" w:fill="BFBFBF" w:themeFill="background1" w:themeFillShade="BF"/>
            <w:vAlign w:val="center"/>
          </w:tcPr>
          <w:p w14:paraId="381626E1" w14:textId="09E9A947" w:rsidR="0006387C" w:rsidRPr="00EB35CD" w:rsidRDefault="0006387C" w:rsidP="0006387C">
            <w:pPr>
              <w:spacing w:after="40"/>
              <w:ind w:left="178" w:hanging="178"/>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561B1" w:rsidRPr="009561B1">
              <w:rPr>
                <w:rFonts w:asciiTheme="minorHAnsi" w:hAnsiTheme="minorHAnsi" w:cstheme="minorHAnsi"/>
                <w:bCs/>
                <w:i/>
                <w:iCs/>
                <w:color w:val="5B9BD5" w:themeColor="accent1"/>
                <w:sz w:val="20"/>
                <w:szCs w:val="20"/>
              </w:rPr>
              <w:t>&lt;Policy Holder gender&gt;</w:t>
            </w:r>
          </w:p>
          <w:p w14:paraId="6036CC44" w14:textId="0B0F5EB8" w:rsidR="0006387C" w:rsidRPr="00EB35CD" w:rsidRDefault="0006387C" w:rsidP="00312F38">
            <w:pPr>
              <w:spacing w:after="40"/>
              <w:ind w:left="178" w:hanging="178"/>
              <w:rPr>
                <w:rFonts w:asciiTheme="minorHAnsi" w:hAnsiTheme="minorHAnsi" w:cstheme="minorHAnsi"/>
                <w:bCs/>
                <w:iCs/>
                <w:sz w:val="20"/>
                <w:szCs w:val="20"/>
              </w:rPr>
            </w:pPr>
            <w:r w:rsidRPr="00EB35CD">
              <w:rPr>
                <w:rFonts w:asciiTheme="minorHAnsi" w:hAnsiTheme="minorHAnsi" w:cstheme="minorHAnsi"/>
                <w:bCs/>
                <w:sz w:val="20"/>
                <w:szCs w:val="20"/>
              </w:rPr>
              <w:t>:</w:t>
            </w:r>
            <w:r w:rsidRPr="00EB35CD">
              <w:rPr>
                <w:rFonts w:asciiTheme="minorHAnsi" w:hAnsiTheme="minorHAnsi" w:cstheme="minorHAnsi"/>
                <w:i/>
                <w:color w:val="0070C0"/>
                <w:sz w:val="20"/>
                <w:szCs w:val="20"/>
              </w:rPr>
              <w:t xml:space="preserve"> </w:t>
            </w:r>
            <w:r w:rsidR="009561B1" w:rsidRPr="009561B1">
              <w:rPr>
                <w:rFonts w:asciiTheme="minorHAnsi" w:hAnsiTheme="minorHAnsi" w:cstheme="minorHAnsi"/>
                <w:i/>
                <w:color w:val="5B9BD5" w:themeColor="accent1"/>
                <w:sz w:val="20"/>
                <w:szCs w:val="20"/>
              </w:rPr>
              <w:t>&lt;Policy Holder age&gt;</w:t>
            </w:r>
            <w:r w:rsidR="008C0BC7" w:rsidRPr="00EB35CD">
              <w:rPr>
                <w:rFonts w:asciiTheme="minorHAnsi" w:hAnsiTheme="minorHAnsi" w:cstheme="minorHAnsi"/>
                <w:iCs/>
                <w:sz w:val="20"/>
                <w:szCs w:val="20"/>
              </w:rPr>
              <w:t xml:space="preserve"> </w:t>
            </w:r>
            <w:proofErr w:type="spellStart"/>
            <w:r w:rsidR="008C0BC7" w:rsidRPr="00EB35CD">
              <w:rPr>
                <w:rFonts w:asciiTheme="minorHAnsi" w:hAnsiTheme="minorHAnsi" w:cstheme="minorHAnsi"/>
                <w:iCs/>
                <w:sz w:val="20"/>
                <w:szCs w:val="20"/>
              </w:rPr>
              <w:t>Tahun</w:t>
            </w:r>
            <w:proofErr w:type="spellEnd"/>
          </w:p>
        </w:tc>
        <w:tc>
          <w:tcPr>
            <w:tcW w:w="283" w:type="dxa"/>
            <w:gridSpan w:val="2"/>
            <w:tcBorders>
              <w:top w:val="nil"/>
              <w:left w:val="nil"/>
              <w:bottom w:val="nil"/>
              <w:right w:val="nil"/>
            </w:tcBorders>
            <w:vAlign w:val="center"/>
          </w:tcPr>
          <w:p w14:paraId="31472F89"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nil"/>
              <w:left w:val="nil"/>
              <w:bottom w:val="nil"/>
              <w:right w:val="nil"/>
            </w:tcBorders>
            <w:shd w:val="clear" w:color="auto" w:fill="BFBFBF" w:themeFill="background1" w:themeFillShade="BF"/>
          </w:tcPr>
          <w:p w14:paraId="12F764A7" w14:textId="04E1F3EB" w:rsidR="0006387C" w:rsidRPr="00EB35CD" w:rsidRDefault="0006387C" w:rsidP="0006387C">
            <w:pPr>
              <w:spacing w:after="40"/>
              <w:rPr>
                <w:rFonts w:asciiTheme="minorHAnsi" w:hAnsiTheme="minorHAnsi" w:cstheme="minorHAnsi"/>
                <w:bCs/>
                <w:sz w:val="20"/>
                <w:szCs w:val="20"/>
              </w:rPr>
            </w:pPr>
            <w:proofErr w:type="gramStart"/>
            <w:r w:rsidRPr="00EB35CD">
              <w:rPr>
                <w:rFonts w:asciiTheme="minorHAnsi" w:hAnsiTheme="minorHAnsi" w:cstheme="minorHAnsi"/>
                <w:bCs/>
                <w:sz w:val="20"/>
                <w:szCs w:val="20"/>
              </w:rPr>
              <w:t xml:space="preserve">Metode  </w:t>
            </w:r>
            <w:proofErr w:type="spellStart"/>
            <w:r w:rsidRPr="00EB35CD">
              <w:rPr>
                <w:rFonts w:asciiTheme="minorHAnsi" w:hAnsiTheme="minorHAnsi" w:cstheme="minorHAnsi"/>
                <w:bCs/>
                <w:sz w:val="20"/>
                <w:szCs w:val="20"/>
              </w:rPr>
              <w:t>Seleksi</w:t>
            </w:r>
            <w:proofErr w:type="spellEnd"/>
            <w:proofErr w:type="gramEnd"/>
            <w:r w:rsidRPr="00EB35CD">
              <w:rPr>
                <w:rFonts w:asciiTheme="minorHAnsi" w:hAnsiTheme="minorHAnsi" w:cstheme="minorHAnsi"/>
                <w:bCs/>
                <w:sz w:val="20"/>
                <w:szCs w:val="20"/>
              </w:rPr>
              <w:t xml:space="preserve"> Risiko</w:t>
            </w:r>
          </w:p>
        </w:tc>
        <w:tc>
          <w:tcPr>
            <w:tcW w:w="2405" w:type="dxa"/>
            <w:tcBorders>
              <w:top w:val="nil"/>
              <w:left w:val="nil"/>
              <w:bottom w:val="nil"/>
              <w:right w:val="nil"/>
            </w:tcBorders>
            <w:shd w:val="clear" w:color="auto" w:fill="BFBFBF" w:themeFill="background1" w:themeFillShade="BF"/>
          </w:tcPr>
          <w:p w14:paraId="37DD11E4" w14:textId="6829A1D9" w:rsidR="0006387C" w:rsidRPr="00EB35CD" w:rsidRDefault="0006387C" w:rsidP="0006387C">
            <w:pPr>
              <w:spacing w:after="40"/>
              <w:rPr>
                <w:rFonts w:asciiTheme="minorHAnsi" w:hAnsiTheme="minorHAnsi" w:cstheme="minorHAnsi"/>
                <w:bCs/>
                <w:i/>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color w:val="0070C0"/>
                <w:sz w:val="20"/>
                <w:szCs w:val="20"/>
              </w:rPr>
              <w:t xml:space="preserve"> </w:t>
            </w:r>
            <w:r w:rsidR="00AC71AD">
              <w:rPr>
                <w:rFonts w:asciiTheme="minorHAnsi" w:hAnsiTheme="minorHAnsi" w:cstheme="minorHAnsi"/>
                <w:i/>
                <w:sz w:val="20"/>
                <w:szCs w:val="20"/>
              </w:rPr>
              <w:t>Full Underwriting</w:t>
            </w:r>
          </w:p>
        </w:tc>
        <w:tc>
          <w:tcPr>
            <w:tcW w:w="844" w:type="dxa"/>
            <w:tcBorders>
              <w:top w:val="nil"/>
              <w:left w:val="nil"/>
              <w:bottom w:val="nil"/>
              <w:right w:val="single" w:sz="4" w:space="0" w:color="auto"/>
            </w:tcBorders>
            <w:vAlign w:val="center"/>
          </w:tcPr>
          <w:p w14:paraId="37042CA6"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1C3A7F8B" w14:textId="77777777" w:rsidTr="00AC71AD">
        <w:trPr>
          <w:trHeight w:val="58"/>
        </w:trPr>
        <w:tc>
          <w:tcPr>
            <w:tcW w:w="283" w:type="dxa"/>
            <w:tcBorders>
              <w:top w:val="nil"/>
              <w:left w:val="single" w:sz="4" w:space="0" w:color="auto"/>
              <w:bottom w:val="nil"/>
            </w:tcBorders>
            <w:vAlign w:val="center"/>
          </w:tcPr>
          <w:p w14:paraId="46706E18"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bottom w:val="nil"/>
            </w:tcBorders>
            <w:vAlign w:val="center"/>
          </w:tcPr>
          <w:p w14:paraId="623C6C3A" w14:textId="77777777" w:rsidR="0006387C" w:rsidRPr="00EB35CD" w:rsidRDefault="0006387C" w:rsidP="0006387C">
            <w:pPr>
              <w:spacing w:after="40"/>
              <w:rPr>
                <w:rFonts w:asciiTheme="minorHAnsi" w:hAnsiTheme="minorHAnsi" w:cstheme="minorHAnsi"/>
                <w:bCs/>
                <w:sz w:val="20"/>
                <w:szCs w:val="20"/>
              </w:rPr>
            </w:pPr>
          </w:p>
        </w:tc>
        <w:tc>
          <w:tcPr>
            <w:tcW w:w="2835" w:type="dxa"/>
            <w:gridSpan w:val="4"/>
            <w:tcBorders>
              <w:top w:val="nil"/>
              <w:bottom w:val="nil"/>
            </w:tcBorders>
            <w:vAlign w:val="center"/>
          </w:tcPr>
          <w:p w14:paraId="4310E149" w14:textId="77777777" w:rsidR="0006387C" w:rsidRPr="00EB35CD" w:rsidRDefault="0006387C" w:rsidP="0006387C">
            <w:pPr>
              <w:spacing w:after="40"/>
              <w:rPr>
                <w:rFonts w:asciiTheme="minorHAnsi" w:hAnsiTheme="minorHAnsi" w:cstheme="minorHAnsi"/>
                <w:bCs/>
                <w:sz w:val="20"/>
                <w:szCs w:val="20"/>
              </w:rPr>
            </w:pPr>
          </w:p>
        </w:tc>
        <w:tc>
          <w:tcPr>
            <w:tcW w:w="283" w:type="dxa"/>
            <w:gridSpan w:val="2"/>
            <w:tcBorders>
              <w:top w:val="nil"/>
              <w:bottom w:val="nil"/>
            </w:tcBorders>
            <w:vAlign w:val="center"/>
          </w:tcPr>
          <w:p w14:paraId="799F7CCA"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nil"/>
              <w:bottom w:val="nil"/>
            </w:tcBorders>
            <w:vAlign w:val="center"/>
          </w:tcPr>
          <w:p w14:paraId="76835853" w14:textId="77777777" w:rsidR="0006387C" w:rsidRPr="00EB35CD" w:rsidRDefault="0006387C" w:rsidP="0006387C">
            <w:pPr>
              <w:spacing w:after="40"/>
              <w:rPr>
                <w:rFonts w:asciiTheme="minorHAnsi" w:hAnsiTheme="minorHAnsi" w:cstheme="minorHAnsi"/>
                <w:bCs/>
                <w:sz w:val="20"/>
                <w:szCs w:val="20"/>
              </w:rPr>
            </w:pPr>
          </w:p>
        </w:tc>
        <w:tc>
          <w:tcPr>
            <w:tcW w:w="2405" w:type="dxa"/>
            <w:tcBorders>
              <w:top w:val="nil"/>
              <w:bottom w:val="nil"/>
            </w:tcBorders>
            <w:vAlign w:val="center"/>
          </w:tcPr>
          <w:p w14:paraId="27E06D9A" w14:textId="77777777" w:rsidR="0006387C" w:rsidRPr="00EB35CD" w:rsidRDefault="0006387C" w:rsidP="0006387C">
            <w:pPr>
              <w:spacing w:after="40"/>
              <w:rPr>
                <w:rFonts w:asciiTheme="minorHAnsi" w:hAnsiTheme="minorHAnsi" w:cstheme="minorHAnsi"/>
                <w:bCs/>
                <w:sz w:val="20"/>
                <w:szCs w:val="20"/>
              </w:rPr>
            </w:pPr>
          </w:p>
        </w:tc>
        <w:tc>
          <w:tcPr>
            <w:tcW w:w="844" w:type="dxa"/>
            <w:tcBorders>
              <w:top w:val="nil"/>
              <w:bottom w:val="nil"/>
              <w:right w:val="single" w:sz="4" w:space="0" w:color="auto"/>
            </w:tcBorders>
            <w:vAlign w:val="center"/>
          </w:tcPr>
          <w:p w14:paraId="67D973C0"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717D8A64" w14:textId="77777777" w:rsidTr="00AC71AD">
        <w:trPr>
          <w:trHeight w:val="58"/>
        </w:trPr>
        <w:tc>
          <w:tcPr>
            <w:tcW w:w="10620" w:type="dxa"/>
            <w:gridSpan w:val="17"/>
            <w:tcBorders>
              <w:top w:val="nil"/>
            </w:tcBorders>
            <w:vAlign w:val="center"/>
          </w:tcPr>
          <w:p w14:paraId="60C144E9" w14:textId="03DFDF54"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sz w:val="20"/>
                <w:szCs w:val="20"/>
              </w:rPr>
              <w:t>Tabel Premi dan Manfaat Asuransi</w:t>
            </w:r>
          </w:p>
        </w:tc>
      </w:tr>
      <w:tr w:rsidR="0006387C" w:rsidRPr="00EB35CD" w14:paraId="5A18559C" w14:textId="77777777" w:rsidTr="00BB4295">
        <w:trPr>
          <w:trHeight w:val="58"/>
        </w:trPr>
        <w:tc>
          <w:tcPr>
            <w:tcW w:w="10620" w:type="dxa"/>
            <w:gridSpan w:val="17"/>
            <w:vAlign w:val="center"/>
          </w:tcPr>
          <w:p w14:paraId="1A3A9D5F" w14:textId="46FB03BD" w:rsidR="0006387C" w:rsidRPr="00EB35CD" w:rsidRDefault="0006387C" w:rsidP="00312F38"/>
          <w:tbl>
            <w:tblPr>
              <w:tblStyle w:val="TableGrid1"/>
              <w:tblW w:w="9776" w:type="dxa"/>
              <w:jc w:val="center"/>
              <w:tblLayout w:type="fixed"/>
              <w:tblLook w:val="04A0" w:firstRow="1" w:lastRow="0" w:firstColumn="1" w:lastColumn="0" w:noHBand="0" w:noVBand="1"/>
            </w:tblPr>
            <w:tblGrid>
              <w:gridCol w:w="1307"/>
              <w:gridCol w:w="978"/>
              <w:gridCol w:w="1152"/>
              <w:gridCol w:w="1378"/>
              <w:gridCol w:w="1363"/>
              <w:gridCol w:w="1330"/>
              <w:gridCol w:w="2268"/>
            </w:tblGrid>
            <w:tr w:rsidR="0006387C" w:rsidRPr="00EB35CD" w14:paraId="13976BCC" w14:textId="77777777" w:rsidTr="00433872">
              <w:trPr>
                <w:trHeight w:val="293"/>
                <w:jc w:val="center"/>
              </w:trPr>
              <w:tc>
                <w:tcPr>
                  <w:tcW w:w="1307" w:type="dxa"/>
                  <w:vMerge w:val="restart"/>
                  <w:shd w:val="clear" w:color="auto" w:fill="FFC000"/>
                </w:tcPr>
                <w:p w14:paraId="56377532" w14:textId="47B1B71F"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USIA TERTANGGUNG</w:t>
                  </w:r>
                </w:p>
              </w:tc>
              <w:tc>
                <w:tcPr>
                  <w:tcW w:w="978" w:type="dxa"/>
                  <w:vMerge w:val="restart"/>
                  <w:shd w:val="clear" w:color="auto" w:fill="FFC000"/>
                  <w:vAlign w:val="center"/>
                </w:tcPr>
                <w:p w14:paraId="58ECA63F" w14:textId="24DD3B44" w:rsidR="0006387C" w:rsidRPr="00EB35CD" w:rsidRDefault="0006387C" w:rsidP="0006387C">
                  <w:pPr>
                    <w:jc w:val="center"/>
                    <w:rPr>
                      <w:rFonts w:asciiTheme="minorHAnsi" w:hAnsiTheme="minorHAnsi" w:cstheme="minorHAnsi"/>
                      <w:b/>
                      <w:bCs/>
                      <w:sz w:val="16"/>
                      <w:szCs w:val="16"/>
                      <w:lang w:val="id-ID"/>
                    </w:rPr>
                  </w:pPr>
                  <w:r w:rsidRPr="00EB35CD">
                    <w:rPr>
                      <w:rFonts w:asciiTheme="minorHAnsi" w:hAnsiTheme="minorHAnsi" w:cstheme="minorHAnsi"/>
                      <w:b/>
                      <w:bCs/>
                      <w:sz w:val="16"/>
                      <w:szCs w:val="16"/>
                    </w:rPr>
                    <w:t xml:space="preserve">AKHIR </w:t>
                  </w:r>
                  <w:r w:rsidRPr="00EB35CD">
                    <w:rPr>
                      <w:rFonts w:asciiTheme="minorHAnsi" w:hAnsiTheme="minorHAnsi" w:cstheme="minorHAnsi"/>
                      <w:b/>
                      <w:bCs/>
                      <w:sz w:val="16"/>
                      <w:szCs w:val="16"/>
                      <w:lang w:val="id-ID"/>
                    </w:rPr>
                    <w:t>TAHUN POLIS</w:t>
                  </w:r>
                </w:p>
              </w:tc>
              <w:tc>
                <w:tcPr>
                  <w:tcW w:w="1152" w:type="dxa"/>
                  <w:vMerge w:val="restart"/>
                  <w:shd w:val="clear" w:color="auto" w:fill="FFC000"/>
                  <w:vAlign w:val="center"/>
                </w:tcPr>
                <w:p w14:paraId="09B2A1B9"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lang w:val="id-ID"/>
                    </w:rPr>
                    <w:t xml:space="preserve">PREMI </w:t>
                  </w:r>
                  <w:r w:rsidRPr="00EB35CD">
                    <w:rPr>
                      <w:rFonts w:asciiTheme="minorHAnsi" w:hAnsiTheme="minorHAnsi" w:cstheme="minorHAnsi"/>
                      <w:b/>
                      <w:bCs/>
                      <w:sz w:val="16"/>
                      <w:szCs w:val="16"/>
                    </w:rPr>
                    <w:t>YANG DISE</w:t>
                  </w:r>
                  <w:r w:rsidRPr="00EB35CD">
                    <w:rPr>
                      <w:rFonts w:asciiTheme="minorHAnsi" w:hAnsiTheme="minorHAnsi" w:cstheme="minorHAnsi"/>
                      <w:b/>
                      <w:bCs/>
                      <w:sz w:val="16"/>
                      <w:szCs w:val="16"/>
                      <w:lang w:val="id-ID"/>
                    </w:rPr>
                    <w:t>TAHUN</w:t>
                  </w:r>
                  <w:r w:rsidRPr="00EB35CD">
                    <w:rPr>
                      <w:rFonts w:asciiTheme="minorHAnsi" w:hAnsiTheme="minorHAnsi" w:cstheme="minorHAnsi"/>
                      <w:b/>
                      <w:bCs/>
                      <w:sz w:val="16"/>
                      <w:szCs w:val="16"/>
                    </w:rPr>
                    <w:t>K</w:t>
                  </w:r>
                  <w:r w:rsidRPr="00EB35CD">
                    <w:rPr>
                      <w:rFonts w:asciiTheme="minorHAnsi" w:hAnsiTheme="minorHAnsi" w:cstheme="minorHAnsi"/>
                      <w:b/>
                      <w:bCs/>
                      <w:sz w:val="16"/>
                      <w:szCs w:val="16"/>
                      <w:lang w:val="id-ID"/>
                    </w:rPr>
                    <w:t>AN</w:t>
                  </w:r>
                  <w:r w:rsidRPr="00EB35CD">
                    <w:rPr>
                      <w:rFonts w:asciiTheme="minorHAnsi" w:hAnsiTheme="minorHAnsi" w:cstheme="minorHAnsi"/>
                      <w:b/>
                      <w:bCs/>
                      <w:sz w:val="16"/>
                      <w:szCs w:val="16"/>
                      <w:vertAlign w:val="superscript"/>
                    </w:rPr>
                    <w:t>1)</w:t>
                  </w:r>
                </w:p>
              </w:tc>
              <w:tc>
                <w:tcPr>
                  <w:tcW w:w="6339" w:type="dxa"/>
                  <w:gridSpan w:val="4"/>
                  <w:shd w:val="clear" w:color="auto" w:fill="FFC000"/>
                  <w:vAlign w:val="center"/>
                </w:tcPr>
                <w:p w14:paraId="24F2D9BA"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ASURANSI</w:t>
                  </w:r>
                  <w:r w:rsidRPr="00EB35CD">
                    <w:rPr>
                      <w:rFonts w:asciiTheme="minorHAnsi" w:hAnsiTheme="minorHAnsi" w:cstheme="minorHAnsi"/>
                      <w:b/>
                      <w:bCs/>
                      <w:sz w:val="16"/>
                      <w:szCs w:val="16"/>
                      <w:vertAlign w:val="superscript"/>
                    </w:rPr>
                    <w:t>2)</w:t>
                  </w:r>
                </w:p>
              </w:tc>
            </w:tr>
            <w:tr w:rsidR="005C583F" w:rsidRPr="00EB35CD" w14:paraId="53F0EFF5" w14:textId="77777777" w:rsidTr="00433872">
              <w:trPr>
                <w:trHeight w:val="158"/>
                <w:jc w:val="center"/>
              </w:trPr>
              <w:tc>
                <w:tcPr>
                  <w:tcW w:w="1307" w:type="dxa"/>
                  <w:vMerge/>
                  <w:shd w:val="clear" w:color="auto" w:fill="FFC000"/>
                </w:tcPr>
                <w:p w14:paraId="65DF9C5A" w14:textId="77777777" w:rsidR="0006387C" w:rsidRPr="00EB35CD" w:rsidRDefault="0006387C" w:rsidP="0006387C">
                  <w:pPr>
                    <w:jc w:val="center"/>
                    <w:rPr>
                      <w:rFonts w:asciiTheme="minorHAnsi" w:hAnsiTheme="minorHAnsi" w:cstheme="minorHAnsi"/>
                      <w:b/>
                      <w:bCs/>
                      <w:sz w:val="16"/>
                      <w:szCs w:val="16"/>
                    </w:rPr>
                  </w:pPr>
                </w:p>
              </w:tc>
              <w:tc>
                <w:tcPr>
                  <w:tcW w:w="978" w:type="dxa"/>
                  <w:vMerge/>
                  <w:shd w:val="clear" w:color="auto" w:fill="FFC000"/>
                  <w:vAlign w:val="center"/>
                </w:tcPr>
                <w:p w14:paraId="330F1F91" w14:textId="2897E2AC" w:rsidR="0006387C" w:rsidRPr="00EB35CD" w:rsidRDefault="0006387C" w:rsidP="0006387C">
                  <w:pPr>
                    <w:jc w:val="center"/>
                    <w:rPr>
                      <w:rFonts w:asciiTheme="minorHAnsi" w:hAnsiTheme="minorHAnsi" w:cstheme="minorHAnsi"/>
                      <w:b/>
                      <w:bCs/>
                      <w:sz w:val="16"/>
                      <w:szCs w:val="16"/>
                    </w:rPr>
                  </w:pPr>
                </w:p>
              </w:tc>
              <w:tc>
                <w:tcPr>
                  <w:tcW w:w="1152" w:type="dxa"/>
                  <w:vMerge/>
                  <w:shd w:val="clear" w:color="auto" w:fill="FFC000"/>
                  <w:vAlign w:val="center"/>
                </w:tcPr>
                <w:p w14:paraId="663AC8D4" w14:textId="77777777" w:rsidR="0006387C" w:rsidRPr="00EB35CD" w:rsidRDefault="0006387C" w:rsidP="0006387C">
                  <w:pPr>
                    <w:jc w:val="center"/>
                    <w:rPr>
                      <w:rFonts w:asciiTheme="minorHAnsi" w:hAnsiTheme="minorHAnsi" w:cstheme="minorHAnsi"/>
                      <w:b/>
                      <w:bCs/>
                      <w:sz w:val="16"/>
                      <w:szCs w:val="16"/>
                    </w:rPr>
                  </w:pPr>
                </w:p>
              </w:tc>
              <w:tc>
                <w:tcPr>
                  <w:tcW w:w="1378" w:type="dxa"/>
                  <w:tcBorders>
                    <w:bottom w:val="single" w:sz="4" w:space="0" w:color="auto"/>
                  </w:tcBorders>
                  <w:shd w:val="clear" w:color="auto" w:fill="FFC000"/>
                  <w:vAlign w:val="center"/>
                </w:tcPr>
                <w:p w14:paraId="78374DF8"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NILAI TUNAI</w:t>
                  </w:r>
                </w:p>
              </w:tc>
              <w:tc>
                <w:tcPr>
                  <w:tcW w:w="1363" w:type="dxa"/>
                  <w:shd w:val="clear" w:color="auto" w:fill="FFC000"/>
                  <w:vAlign w:val="center"/>
                </w:tcPr>
                <w:p w14:paraId="7CB724F1"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BEASISWA</w:t>
                  </w:r>
                </w:p>
                <w:p w14:paraId="19112984"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PENDIDIKAN</w:t>
                  </w:r>
                </w:p>
              </w:tc>
              <w:tc>
                <w:tcPr>
                  <w:tcW w:w="1330" w:type="dxa"/>
                  <w:shd w:val="clear" w:color="auto" w:fill="FFC000"/>
                  <w:vAlign w:val="center"/>
                </w:tcPr>
                <w:p w14:paraId="42725916"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MENINGGAL DUNIA</w:t>
                  </w:r>
                </w:p>
              </w:tc>
              <w:tc>
                <w:tcPr>
                  <w:tcW w:w="2268" w:type="dxa"/>
                  <w:shd w:val="clear" w:color="auto" w:fill="FFC000"/>
                  <w:vAlign w:val="center"/>
                </w:tcPr>
                <w:p w14:paraId="37D07A4F"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MENINGGAL DUNIA KARENA KECELAKAAN</w:t>
                  </w:r>
                </w:p>
              </w:tc>
            </w:tr>
            <w:tr w:rsidR="005C583F" w:rsidRPr="00EB35CD" w14:paraId="444E73CC" w14:textId="77777777" w:rsidTr="00433872">
              <w:trPr>
                <w:trHeight w:val="138"/>
                <w:jc w:val="center"/>
              </w:trPr>
              <w:tc>
                <w:tcPr>
                  <w:tcW w:w="1307" w:type="dxa"/>
                  <w:shd w:val="clear" w:color="auto" w:fill="BFBFBF" w:themeFill="background1" w:themeFillShade="BF"/>
                </w:tcPr>
                <w:p w14:paraId="53F4AAC7" w14:textId="36F02F70" w:rsidR="0006387C" w:rsidRPr="00BE06A5" w:rsidRDefault="00BE06A5" w:rsidP="0006387C">
                  <w:pPr>
                    <w:jc w:val="center"/>
                    <w:rPr>
                      <w:rFonts w:asciiTheme="minorHAnsi" w:hAnsiTheme="minorHAnsi" w:cstheme="minorHAnsi"/>
                      <w:i/>
                      <w:iCs/>
                      <w:sz w:val="18"/>
                      <w:szCs w:val="18"/>
                    </w:rPr>
                  </w:pPr>
                  <w:r w:rsidRPr="00BE06A5">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5D3259E0" w14:textId="20A12664" w:rsidR="0006387C" w:rsidRPr="00B50D4B" w:rsidRDefault="00B50D4B" w:rsidP="0006387C">
                  <w:pPr>
                    <w:jc w:val="center"/>
                    <w:rPr>
                      <w:rFonts w:asciiTheme="minorHAnsi" w:hAnsiTheme="minorHAnsi" w:cstheme="minorHAnsi"/>
                      <w:i/>
                      <w:iCs/>
                      <w:sz w:val="18"/>
                      <w:szCs w:val="18"/>
                      <w:lang w:val="id-ID"/>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6FAED857" w14:textId="12A2C19B" w:rsidR="0006387C" w:rsidRPr="00B50D4B" w:rsidRDefault="00B50D4B" w:rsidP="00312F38">
                  <w:pPr>
                    <w:jc w:val="center"/>
                    <w:rPr>
                      <w:rFonts w:asciiTheme="minorHAnsi" w:hAnsiTheme="minorHAnsi" w:cstheme="minorHAnsi"/>
                      <w:i/>
                      <w:iCs/>
                      <w:sz w:val="18"/>
                      <w:szCs w:val="18"/>
                      <w:lang w:val="id-ID"/>
                    </w:rPr>
                  </w:pPr>
                  <w:r w:rsidRPr="00B50D4B">
                    <w:rPr>
                      <w:rFonts w:asciiTheme="minorHAnsi" w:hAnsiTheme="minorHAnsi" w:cstheme="minorHAnsi"/>
                      <w:i/>
                      <w:iCs/>
                      <w:color w:val="5B9BD5" w:themeColor="accent1"/>
                      <w:sz w:val="18"/>
                      <w:szCs w:val="18"/>
                      <w:lang w:val="id-ID"/>
                    </w:rPr>
                    <w:t>&lt;Annualized Premium&gt;</w:t>
                  </w:r>
                </w:p>
              </w:tc>
              <w:tc>
                <w:tcPr>
                  <w:tcW w:w="1378" w:type="dxa"/>
                  <w:tcBorders>
                    <w:top w:val="single" w:sz="4" w:space="0" w:color="auto"/>
                    <w:left w:val="nil"/>
                    <w:bottom w:val="single" w:sz="4" w:space="0" w:color="auto"/>
                    <w:right w:val="nil"/>
                  </w:tcBorders>
                  <w:shd w:val="clear" w:color="auto" w:fill="BFBFBF" w:themeFill="background1" w:themeFillShade="BF"/>
                </w:tcPr>
                <w:p w14:paraId="21AE6603" w14:textId="47EFF0ED" w:rsidR="0006387C" w:rsidRPr="00EB35CD" w:rsidRDefault="00593577" w:rsidP="00312F38">
                  <w:pPr>
                    <w:jc w:val="center"/>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A8C43DA" w14:textId="28285F1E" w:rsidR="0006387C" w:rsidRPr="00EB35CD" w:rsidRDefault="0006387C" w:rsidP="0006387C">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3213D5F7" w14:textId="3C1F5626" w:rsidR="0006387C" w:rsidRPr="00C56B7F" w:rsidRDefault="00C56B7F" w:rsidP="00312F38">
                  <w:pPr>
                    <w:jc w:val="center"/>
                    <w:rPr>
                      <w:rFonts w:asciiTheme="minorHAnsi" w:hAnsiTheme="minorHAnsi" w:cstheme="minorHAnsi"/>
                      <w:i/>
                      <w:iCs/>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3E04416B" w14:textId="1D700CA3" w:rsidR="00C56B7F" w:rsidRPr="00C56B7F" w:rsidRDefault="00C56B7F" w:rsidP="00C56B7F">
                  <w:pPr>
                    <w:jc w:val="right"/>
                    <w:rPr>
                      <w:rFonts w:asciiTheme="minorHAnsi" w:hAnsiTheme="minorHAnsi" w:cstheme="minorHAnsi"/>
                      <w:i/>
                      <w:iCs/>
                      <w:color w:val="0070C0"/>
                      <w:sz w:val="18"/>
                      <w:szCs w:val="18"/>
                    </w:rPr>
                  </w:pPr>
                  <w:r w:rsidRPr="00C56B7F">
                    <w:rPr>
                      <w:rFonts w:asciiTheme="minorHAnsi" w:hAnsiTheme="minorHAnsi" w:cstheme="minorHAnsi"/>
                      <w:i/>
                      <w:iCs/>
                      <w:color w:val="5B9BD5" w:themeColor="accent1"/>
                      <w:sz w:val="18"/>
                      <w:szCs w:val="18"/>
                      <w:lang w:val="id-ID"/>
                    </w:rPr>
                    <w:t>&lt;Accidental death benefit&gt;</w:t>
                  </w:r>
                  <w:r>
                    <w:rPr>
                      <w:rFonts w:asciiTheme="minorHAnsi" w:hAnsiTheme="minorHAnsi" w:cstheme="minorHAnsi"/>
                      <w:i/>
                      <w:iCs/>
                      <w:color w:val="5B9BD5" w:themeColor="accent1"/>
                      <w:sz w:val="18"/>
                      <w:szCs w:val="18"/>
                      <w:lang w:val="id-ID"/>
                    </w:rPr>
                    <w:t>Refer to actuarial calculator</w:t>
                  </w:r>
                </w:p>
              </w:tc>
            </w:tr>
            <w:tr w:rsidR="00C56B7F" w:rsidRPr="00EB35CD" w14:paraId="100D6A91" w14:textId="77777777" w:rsidTr="00433872">
              <w:trPr>
                <w:trHeight w:val="199"/>
                <w:jc w:val="center"/>
              </w:trPr>
              <w:tc>
                <w:tcPr>
                  <w:tcW w:w="1307" w:type="dxa"/>
                  <w:shd w:val="clear" w:color="auto" w:fill="BFBFBF" w:themeFill="background1" w:themeFillShade="BF"/>
                </w:tcPr>
                <w:p w14:paraId="30824DDD" w14:textId="2DF6E8D5" w:rsidR="00C56B7F" w:rsidRPr="00EB35CD" w:rsidRDefault="00C56B7F" w:rsidP="00C56B7F">
                  <w:pPr>
                    <w:jc w:val="center"/>
                    <w:rPr>
                      <w:rFonts w:asciiTheme="minorHAnsi" w:hAnsiTheme="minorHAnsi" w:cstheme="minorHAnsi"/>
                      <w:sz w:val="18"/>
                      <w:szCs w:val="18"/>
                    </w:rPr>
                  </w:pPr>
                  <w:r w:rsidRPr="0014328A">
                    <w:rPr>
                      <w:rFonts w:asciiTheme="minorHAnsi" w:hAnsiTheme="minorHAnsi" w:cstheme="minorHAnsi"/>
                      <w:i/>
                      <w:iCs/>
                      <w:color w:val="5B9BD5" w:themeColor="accent1"/>
                      <w:sz w:val="18"/>
                      <w:szCs w:val="18"/>
                    </w:rPr>
                    <w:lastRenderedPageBreak/>
                    <w:t>&lt;Current insured age&gt;</w:t>
                  </w:r>
                </w:p>
              </w:tc>
              <w:tc>
                <w:tcPr>
                  <w:tcW w:w="978" w:type="dxa"/>
                  <w:shd w:val="clear" w:color="auto" w:fill="BFBFBF" w:themeFill="background1" w:themeFillShade="BF"/>
                </w:tcPr>
                <w:p w14:paraId="10BD2F5B" w14:textId="4F5C3B19"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44CE6C28" w14:textId="4A78DE21"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E1819EA" w14:textId="1988E6D2"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DA7089D" w14:textId="67AC0CBD"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C024A5F" w14:textId="78F05BBF"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0EEC0877" w14:textId="7AAF4A12"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007D6E96" w14:textId="77777777" w:rsidTr="00433872">
              <w:trPr>
                <w:trHeight w:val="178"/>
                <w:jc w:val="center"/>
              </w:trPr>
              <w:tc>
                <w:tcPr>
                  <w:tcW w:w="1307" w:type="dxa"/>
                  <w:shd w:val="clear" w:color="auto" w:fill="BFBFBF" w:themeFill="background1" w:themeFillShade="BF"/>
                </w:tcPr>
                <w:p w14:paraId="06C54C71" w14:textId="17D4CDDB" w:rsidR="00C56B7F" w:rsidRPr="00EB35CD" w:rsidRDefault="00C56B7F" w:rsidP="00C56B7F">
                  <w:pPr>
                    <w:jc w:val="center"/>
                    <w:rPr>
                      <w:rFonts w:asciiTheme="minorHAnsi" w:hAnsiTheme="minorHAnsi" w:cstheme="minorHAnsi"/>
                      <w:sz w:val="18"/>
                      <w:szCs w:val="18"/>
                    </w:rPr>
                  </w:pPr>
                  <w:r w:rsidRPr="0014328A">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DBDEC07" w14:textId="527E9D61"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2A14C0F4" w14:textId="42994861"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793B2695" w14:textId="40EDE55C"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6D440914" w14:textId="5416EA70" w:rsidR="00C56B7F" w:rsidRPr="00EB35CD" w:rsidRDefault="00C56B7F" w:rsidP="00C56B7F">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661D3448" w14:textId="751B9915"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096B9D47" w14:textId="348F712C"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3B4119D6" w14:textId="77777777" w:rsidTr="00433872">
              <w:trPr>
                <w:trHeight w:val="126"/>
                <w:jc w:val="center"/>
              </w:trPr>
              <w:tc>
                <w:tcPr>
                  <w:tcW w:w="1307" w:type="dxa"/>
                  <w:shd w:val="clear" w:color="auto" w:fill="BFBFBF" w:themeFill="background1" w:themeFillShade="BF"/>
                </w:tcPr>
                <w:p w14:paraId="0AF53BB3" w14:textId="00E5EF65" w:rsidR="00C56B7F" w:rsidRPr="00EB35CD" w:rsidRDefault="00C56B7F" w:rsidP="00C56B7F">
                  <w:pPr>
                    <w:jc w:val="center"/>
                    <w:rPr>
                      <w:rFonts w:asciiTheme="minorHAnsi" w:hAnsiTheme="minorHAnsi" w:cstheme="minorHAnsi"/>
                      <w:sz w:val="18"/>
                      <w:szCs w:val="18"/>
                    </w:rPr>
                  </w:pPr>
                  <w:r w:rsidRPr="0014328A">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7081009" w14:textId="69AA8E8B"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3B5C152B" w14:textId="16F8BE4F"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56A4E724" w14:textId="5D463D3D"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F4425B9" w14:textId="75ACC8CF"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467F549" w14:textId="4B039EEC"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6339CB82" w14:textId="4C96A744"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20AF14E2" w14:textId="77777777" w:rsidTr="00433872">
              <w:trPr>
                <w:trHeight w:val="126"/>
                <w:jc w:val="center"/>
              </w:trPr>
              <w:tc>
                <w:tcPr>
                  <w:tcW w:w="1307" w:type="dxa"/>
                  <w:shd w:val="clear" w:color="auto" w:fill="BFBFBF" w:themeFill="background1" w:themeFillShade="BF"/>
                </w:tcPr>
                <w:p w14:paraId="01B6B055" w14:textId="48719DAE"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4B88F7E4" w14:textId="4E3097A4"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609AB4CD" w14:textId="1238A0B2"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2A17078C" w14:textId="5173F68C"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50894EFD" w14:textId="279C6687"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3EA8248A" w14:textId="173F82B9"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538E99CC" w14:textId="52EC6307"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7303A31F" w14:textId="77777777" w:rsidTr="00433872">
              <w:trPr>
                <w:trHeight w:val="128"/>
                <w:jc w:val="center"/>
              </w:trPr>
              <w:tc>
                <w:tcPr>
                  <w:tcW w:w="1307" w:type="dxa"/>
                  <w:shd w:val="clear" w:color="auto" w:fill="BFBFBF" w:themeFill="background1" w:themeFillShade="BF"/>
                </w:tcPr>
                <w:p w14:paraId="440D4113" w14:textId="23367124"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77C0D98C" w14:textId="72DE1E88"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3C66B995" w14:textId="2BB7BA18"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4BEA6E5B" w14:textId="178DE373"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7B98821B" w14:textId="71CE43C7"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24C438FA" w14:textId="1DBA9676"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16CA8958" w14:textId="002765CF"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62E6517E" w14:textId="77777777" w:rsidTr="00433872">
              <w:trPr>
                <w:trHeight w:val="126"/>
                <w:jc w:val="center"/>
              </w:trPr>
              <w:tc>
                <w:tcPr>
                  <w:tcW w:w="1307" w:type="dxa"/>
                  <w:shd w:val="clear" w:color="auto" w:fill="BFBFBF" w:themeFill="background1" w:themeFillShade="BF"/>
                </w:tcPr>
                <w:p w14:paraId="7C2C4C7E" w14:textId="47C97ABD"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D95D844" w14:textId="773EF3F9" w:rsidR="00C56B7F" w:rsidRPr="00EB35CD" w:rsidRDefault="00C56B7F" w:rsidP="00C56B7F">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28969A39" w14:textId="43080CAB"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4A73760" w14:textId="062052BE"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E044056" w14:textId="1CAA1A62"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5424CA47" w14:textId="7A775B6E" w:rsidR="00C56B7F" w:rsidRPr="00EB35CD" w:rsidRDefault="00C56B7F" w:rsidP="00C56B7F">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2270F7FC" w14:textId="051777B3"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1EF9D59B" w14:textId="77777777" w:rsidTr="00433872">
              <w:trPr>
                <w:trHeight w:val="126"/>
                <w:jc w:val="center"/>
              </w:trPr>
              <w:tc>
                <w:tcPr>
                  <w:tcW w:w="1307" w:type="dxa"/>
                  <w:shd w:val="clear" w:color="auto" w:fill="BFBFBF" w:themeFill="background1" w:themeFillShade="BF"/>
                </w:tcPr>
                <w:p w14:paraId="1658E56F" w14:textId="38753F73"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38D12B89" w14:textId="0B30D16D" w:rsidR="00C56B7F" w:rsidRPr="00EB35CD" w:rsidRDefault="00C56B7F" w:rsidP="00C56B7F">
                  <w:pPr>
                    <w:jc w:val="center"/>
                    <w:rPr>
                      <w:rFonts w:asciiTheme="minorHAnsi" w:hAnsiTheme="minorHAnsi" w:cstheme="minorHAnsi"/>
                      <w:sz w:val="18"/>
                      <w:szCs w:val="18"/>
                    </w:rPr>
                  </w:pPr>
                  <w:r w:rsidRPr="001A26C1">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4B7FFBAA" w14:textId="1BC934DC" w:rsidR="00C56B7F" w:rsidRPr="00EB35CD" w:rsidRDefault="00C56B7F" w:rsidP="00C56B7F">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07E67AE2" w14:textId="6D7F1594"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004E693" w14:textId="062810D3"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70E7144" w14:textId="54157ACE" w:rsidR="00C56B7F" w:rsidRPr="00EB35CD" w:rsidRDefault="00C56B7F" w:rsidP="00C56B7F">
                  <w:pPr>
                    <w:jc w:val="right"/>
                    <w:rPr>
                      <w:rFonts w:asciiTheme="minorHAnsi" w:hAnsiTheme="minorHAnsi" w:cstheme="minorHAnsi"/>
                      <w:sz w:val="18"/>
                      <w:szCs w:val="18"/>
                      <w:lang w:val="en-IN"/>
                    </w:rPr>
                  </w:pPr>
                  <w:r w:rsidRPr="00BD1FCC">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101C0BB5" w14:textId="72590889"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4F1E05CD" w14:textId="77777777" w:rsidTr="00433872">
              <w:trPr>
                <w:trHeight w:val="126"/>
                <w:jc w:val="center"/>
              </w:trPr>
              <w:tc>
                <w:tcPr>
                  <w:tcW w:w="1307" w:type="dxa"/>
                  <w:shd w:val="clear" w:color="auto" w:fill="BFBFBF" w:themeFill="background1" w:themeFillShade="BF"/>
                </w:tcPr>
                <w:p w14:paraId="5614E63D" w14:textId="4D51FEA5"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71844D48" w14:textId="09D4A313" w:rsidR="00C56B7F" w:rsidRPr="00EB35CD" w:rsidRDefault="00C56B7F" w:rsidP="00C56B7F">
                  <w:pPr>
                    <w:jc w:val="center"/>
                    <w:rPr>
                      <w:rFonts w:asciiTheme="minorHAnsi" w:hAnsiTheme="minorHAnsi" w:cstheme="minorHAnsi"/>
                      <w:sz w:val="18"/>
                      <w:szCs w:val="18"/>
                    </w:rPr>
                  </w:pPr>
                  <w:r w:rsidRPr="001A26C1">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7B95C946" w14:textId="51D58F6B" w:rsidR="00C56B7F" w:rsidRPr="00EB35CD" w:rsidRDefault="00C56B7F" w:rsidP="00C56B7F">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C578807" w14:textId="22AB5767" w:rsidR="00C56B7F" w:rsidRPr="00EB35CD" w:rsidRDefault="00C56B7F" w:rsidP="00C56B7F">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50A494A" w14:textId="55DAB616" w:rsidR="00C56B7F" w:rsidRPr="00EB35CD" w:rsidRDefault="00C56B7F" w:rsidP="00C56B7F">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76AA6011" w14:textId="5E2A764D" w:rsidR="00C56B7F" w:rsidRPr="00EB35CD" w:rsidRDefault="00C56B7F" w:rsidP="00C56B7F">
                  <w:pPr>
                    <w:jc w:val="right"/>
                    <w:rPr>
                      <w:rFonts w:asciiTheme="minorHAnsi" w:hAnsiTheme="minorHAnsi" w:cstheme="minorHAnsi"/>
                      <w:sz w:val="18"/>
                      <w:szCs w:val="18"/>
                      <w:lang w:val="en-IN"/>
                    </w:rPr>
                  </w:pPr>
                  <w:r w:rsidRPr="00BD1FCC">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01345142" w14:textId="6BCEEE7A" w:rsidR="00C56B7F" w:rsidRPr="00EB35CD" w:rsidRDefault="00C56B7F" w:rsidP="00C56B7F">
                  <w:pPr>
                    <w:jc w:val="right"/>
                    <w:rPr>
                      <w:rFonts w:asciiTheme="minorHAnsi" w:hAnsiTheme="minorHAnsi" w:cstheme="minorHAnsi"/>
                      <w:sz w:val="18"/>
                      <w:szCs w:val="18"/>
                      <w:lang w:val="en-IN"/>
                    </w:rPr>
                  </w:pPr>
                  <w:r w:rsidRPr="001C4AE8">
                    <w:rPr>
                      <w:rFonts w:asciiTheme="minorHAnsi" w:hAnsiTheme="minorHAnsi" w:cstheme="minorHAnsi"/>
                      <w:i/>
                      <w:iCs/>
                      <w:color w:val="5B9BD5" w:themeColor="accent1"/>
                      <w:sz w:val="18"/>
                      <w:szCs w:val="18"/>
                      <w:lang w:val="id-ID"/>
                    </w:rPr>
                    <w:t>&lt;Accidental death benefit&gt;Refer to actuarial calculator</w:t>
                  </w:r>
                </w:p>
              </w:tc>
            </w:tr>
            <w:tr w:rsidR="00C56B7F" w:rsidRPr="00EB35CD" w14:paraId="784ACC6C" w14:textId="77777777" w:rsidTr="00433872">
              <w:trPr>
                <w:trHeight w:val="150"/>
                <w:jc w:val="center"/>
              </w:trPr>
              <w:tc>
                <w:tcPr>
                  <w:tcW w:w="1307" w:type="dxa"/>
                  <w:shd w:val="clear" w:color="auto" w:fill="BFBFBF" w:themeFill="background1" w:themeFillShade="BF"/>
                </w:tcPr>
                <w:p w14:paraId="57F9BF5F" w14:textId="4ABAA8A4" w:rsidR="00C56B7F" w:rsidRPr="00EB35CD" w:rsidRDefault="00C56B7F" w:rsidP="00C56B7F">
                  <w:pPr>
                    <w:jc w:val="center"/>
                    <w:rPr>
                      <w:rFonts w:asciiTheme="minorHAnsi" w:hAnsiTheme="minorHAnsi" w:cstheme="minorHAnsi"/>
                      <w:sz w:val="18"/>
                      <w:szCs w:val="18"/>
                    </w:rPr>
                  </w:pPr>
                  <w:r w:rsidRPr="00A24E5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4DD1657C" w14:textId="0EE2BCC7" w:rsidR="00C56B7F" w:rsidRPr="00EB35CD" w:rsidRDefault="00C56B7F" w:rsidP="00C56B7F">
                  <w:pPr>
                    <w:jc w:val="center"/>
                    <w:rPr>
                      <w:rFonts w:asciiTheme="minorHAnsi" w:hAnsiTheme="minorHAnsi" w:cstheme="minorHAnsi"/>
                      <w:sz w:val="18"/>
                      <w:szCs w:val="18"/>
                    </w:rPr>
                  </w:pPr>
                  <w:r w:rsidRPr="001A26C1">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752F2D72" w14:textId="04D5F8C1" w:rsidR="00C56B7F" w:rsidRPr="00EB35CD" w:rsidRDefault="00C56B7F" w:rsidP="00C56B7F">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vAlign w:val="bottom"/>
                </w:tcPr>
                <w:p w14:paraId="2DEF61BB" w14:textId="1FB4BFC2" w:rsidR="00C56B7F" w:rsidRPr="00EB35CD" w:rsidRDefault="00C56B7F" w:rsidP="00C56B7F">
                  <w:pPr>
                    <w:jc w:val="right"/>
                    <w:rPr>
                      <w:rFonts w:asciiTheme="minorHAnsi" w:hAnsiTheme="minorHAnsi" w:cstheme="minorHAnsi"/>
                      <w:sz w:val="18"/>
                      <w:szCs w:val="18"/>
                      <w:lang w:val="id-ID"/>
                    </w:rPr>
                  </w:pPr>
                  <w:r w:rsidRPr="00EB35CD">
                    <w:rPr>
                      <w:rFonts w:ascii="Calibri" w:hAnsi="Calibri" w:cs="Calibri"/>
                      <w:color w:val="000000"/>
                      <w:sz w:val="18"/>
                      <w:szCs w:val="18"/>
                    </w:rPr>
                    <w:t>0</w:t>
                  </w:r>
                </w:p>
              </w:tc>
              <w:tc>
                <w:tcPr>
                  <w:tcW w:w="1363" w:type="dxa"/>
                  <w:shd w:val="clear" w:color="auto" w:fill="BFBFBF" w:themeFill="background1" w:themeFillShade="BF"/>
                </w:tcPr>
                <w:p w14:paraId="53850B63" w14:textId="5A345719" w:rsidR="00C56B7F" w:rsidRPr="00177EBC" w:rsidRDefault="00C56B7F" w:rsidP="00C56B7F">
                  <w:pPr>
                    <w:jc w:val="right"/>
                    <w:rPr>
                      <w:rFonts w:asciiTheme="minorHAnsi" w:hAnsiTheme="minorHAnsi" w:cstheme="minorHAnsi"/>
                      <w:i/>
                      <w:iCs/>
                      <w:sz w:val="18"/>
                      <w:szCs w:val="18"/>
                      <w:lang w:val="id-ID"/>
                    </w:rPr>
                  </w:pPr>
                  <w:r w:rsidRPr="00177EBC">
                    <w:rPr>
                      <w:rFonts w:asciiTheme="minorHAnsi" w:hAnsiTheme="minorHAnsi" w:cstheme="minorHAnsi"/>
                      <w:i/>
                      <w:iCs/>
                      <w:color w:val="5B9BD5" w:themeColor="accent1"/>
                      <w:sz w:val="18"/>
                      <w:szCs w:val="18"/>
                      <w:lang w:val="id-ID"/>
                    </w:rPr>
                    <w:t>&lt;Payout benefit &gt; please refer to actuary calculator</w:t>
                  </w:r>
                </w:p>
              </w:tc>
              <w:tc>
                <w:tcPr>
                  <w:tcW w:w="1330" w:type="dxa"/>
                  <w:shd w:val="clear" w:color="auto" w:fill="BFBFBF" w:themeFill="background1" w:themeFillShade="BF"/>
                </w:tcPr>
                <w:p w14:paraId="3212C79B" w14:textId="671158FF" w:rsidR="00C56B7F" w:rsidRPr="00EB35CD" w:rsidRDefault="00C56B7F" w:rsidP="00C56B7F">
                  <w:pPr>
                    <w:jc w:val="right"/>
                    <w:rPr>
                      <w:rFonts w:asciiTheme="minorHAnsi" w:hAnsiTheme="minorHAnsi" w:cstheme="minorHAnsi"/>
                      <w:sz w:val="18"/>
                      <w:szCs w:val="18"/>
                      <w:lang w:val="en-IN"/>
                    </w:rPr>
                  </w:pPr>
                  <w:r w:rsidRPr="00BD1FCC">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15805BB4" w14:textId="6DBD4C27" w:rsidR="00C56B7F" w:rsidRPr="00EB35CD" w:rsidRDefault="00C56B7F" w:rsidP="00C56B7F">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id-ID"/>
                    </w:rPr>
                    <w:t>&lt;Accidental death benefit&gt;</w:t>
                  </w:r>
                  <w:r>
                    <w:rPr>
                      <w:rFonts w:asciiTheme="minorHAnsi" w:hAnsiTheme="minorHAnsi" w:cstheme="minorHAnsi"/>
                      <w:i/>
                      <w:iCs/>
                      <w:color w:val="5B9BD5" w:themeColor="accent1"/>
                      <w:sz w:val="18"/>
                      <w:szCs w:val="18"/>
                      <w:lang w:val="id-ID"/>
                    </w:rPr>
                    <w:t>Refer to actuarial calculator</w:t>
                  </w:r>
                  <w:r w:rsidRPr="00EB35CD">
                    <w:rPr>
                      <w:rFonts w:asciiTheme="minorHAnsi" w:hAnsiTheme="minorHAnsi" w:cstheme="minorHAnsi"/>
                      <w:sz w:val="18"/>
                      <w:szCs w:val="18"/>
                      <w:lang w:val="id-ID"/>
                    </w:rPr>
                    <w:t xml:space="preserve"> </w:t>
                  </w:r>
                </w:p>
              </w:tc>
            </w:tr>
          </w:tbl>
          <w:p w14:paraId="31173346" w14:textId="77777777" w:rsidR="0006387C" w:rsidRPr="00AC71AD" w:rsidRDefault="0006387C" w:rsidP="00312F38">
            <w:pPr>
              <w:ind w:left="459" w:hanging="425"/>
              <w:jc w:val="both"/>
              <w:rPr>
                <w:rFonts w:asciiTheme="minorHAnsi" w:hAnsiTheme="minorHAnsi" w:cstheme="minorHAnsi"/>
                <w:b/>
                <w:bCs/>
                <w:sz w:val="18"/>
                <w:szCs w:val="18"/>
              </w:rPr>
            </w:pPr>
            <w:proofErr w:type="spellStart"/>
            <w:r w:rsidRPr="00AC71AD">
              <w:rPr>
                <w:rFonts w:asciiTheme="minorHAnsi" w:hAnsiTheme="minorHAnsi" w:cstheme="minorHAnsi"/>
                <w:b/>
                <w:bCs/>
                <w:sz w:val="18"/>
                <w:szCs w:val="18"/>
              </w:rPr>
              <w:t>Catatan</w:t>
            </w:r>
            <w:proofErr w:type="spellEnd"/>
            <w:r w:rsidRPr="00AC71AD">
              <w:rPr>
                <w:rFonts w:asciiTheme="minorHAnsi" w:hAnsiTheme="minorHAnsi" w:cstheme="minorHAnsi"/>
                <w:b/>
                <w:bCs/>
                <w:sz w:val="18"/>
                <w:szCs w:val="18"/>
              </w:rPr>
              <w:t xml:space="preserve"> Tabel Premi dan Manfaat Asuransi</w:t>
            </w:r>
          </w:p>
          <w:p w14:paraId="71D064E7" w14:textId="77777777" w:rsidR="0006387C" w:rsidRPr="00AC71AD" w:rsidRDefault="0006387C" w:rsidP="00312F38">
            <w:pPr>
              <w:pStyle w:val="ListParagraph"/>
              <w:numPr>
                <w:ilvl w:val="0"/>
                <w:numId w:val="51"/>
              </w:numPr>
              <w:ind w:left="459"/>
              <w:jc w:val="both"/>
              <w:rPr>
                <w:rFonts w:asciiTheme="minorHAnsi" w:hAnsiTheme="minorHAnsi" w:cstheme="minorHAnsi"/>
                <w:sz w:val="18"/>
                <w:szCs w:val="18"/>
              </w:rPr>
            </w:pPr>
            <w:r w:rsidRPr="00AC71AD">
              <w:rPr>
                <w:rFonts w:asciiTheme="minorHAnsi" w:hAnsiTheme="minorHAnsi" w:cstheme="minorHAnsi"/>
                <w:sz w:val="18"/>
                <w:szCs w:val="18"/>
              </w:rPr>
              <w:t xml:space="preserve">Premi yang </w:t>
            </w:r>
            <w:proofErr w:type="spellStart"/>
            <w:r w:rsidRPr="00AC71AD">
              <w:rPr>
                <w:rFonts w:asciiTheme="minorHAnsi" w:hAnsiTheme="minorHAnsi" w:cstheme="minorHAnsi"/>
                <w:sz w:val="18"/>
                <w:szCs w:val="18"/>
              </w:rPr>
              <w:t>disetahunkan</w:t>
            </w:r>
            <w:proofErr w:type="spellEnd"/>
            <w:r w:rsidRPr="00AC71AD">
              <w:rPr>
                <w:rFonts w:asciiTheme="minorHAnsi" w:hAnsiTheme="minorHAnsi" w:cstheme="minorHAnsi"/>
                <w:sz w:val="18"/>
                <w:szCs w:val="18"/>
              </w:rPr>
              <w:t xml:space="preserve"> yang </w:t>
            </w:r>
            <w:proofErr w:type="spellStart"/>
            <w:r w:rsidRPr="00AC71AD">
              <w:rPr>
                <w:rFonts w:asciiTheme="minorHAnsi" w:hAnsiTheme="minorHAnsi" w:cstheme="minorHAnsi"/>
                <w:sz w:val="18"/>
                <w:szCs w:val="18"/>
              </w:rPr>
              <w:t>tertera</w:t>
            </w:r>
            <w:proofErr w:type="spellEnd"/>
            <w:r w:rsidRPr="00AC71AD">
              <w:rPr>
                <w:rFonts w:asciiTheme="minorHAnsi" w:hAnsiTheme="minorHAnsi" w:cstheme="minorHAnsi"/>
                <w:sz w:val="18"/>
                <w:szCs w:val="18"/>
              </w:rPr>
              <w:t xml:space="preserve"> pada </w:t>
            </w:r>
            <w:proofErr w:type="spellStart"/>
            <w:r w:rsidRPr="00AC71AD">
              <w:rPr>
                <w:rFonts w:asciiTheme="minorHAnsi" w:hAnsiTheme="minorHAnsi" w:cstheme="minorHAnsi"/>
                <w:sz w:val="18"/>
                <w:szCs w:val="18"/>
              </w:rPr>
              <w:t>tabel</w:t>
            </w:r>
            <w:proofErr w:type="spellEnd"/>
            <w:r w:rsidRPr="00AC71AD">
              <w:rPr>
                <w:rFonts w:asciiTheme="minorHAnsi" w:hAnsiTheme="minorHAnsi" w:cstheme="minorHAnsi"/>
                <w:sz w:val="18"/>
                <w:szCs w:val="18"/>
              </w:rPr>
              <w:t xml:space="preserve"> di </w:t>
            </w:r>
            <w:proofErr w:type="spellStart"/>
            <w:r w:rsidRPr="00AC71AD">
              <w:rPr>
                <w:rFonts w:asciiTheme="minorHAnsi" w:hAnsiTheme="minorHAnsi" w:cstheme="minorHAnsi"/>
                <w:sz w:val="18"/>
                <w:szCs w:val="18"/>
              </w:rPr>
              <w:t>atas</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merupakan</w:t>
            </w:r>
            <w:proofErr w:type="spellEnd"/>
            <w:r w:rsidRPr="00AC71AD">
              <w:rPr>
                <w:rFonts w:asciiTheme="minorHAnsi" w:hAnsiTheme="minorHAnsi" w:cstheme="minorHAnsi"/>
                <w:sz w:val="18"/>
                <w:szCs w:val="18"/>
              </w:rPr>
              <w:t xml:space="preserve"> Premi </w:t>
            </w:r>
            <w:proofErr w:type="spellStart"/>
            <w:r w:rsidRPr="00AC71AD">
              <w:rPr>
                <w:rFonts w:asciiTheme="minorHAnsi" w:hAnsiTheme="minorHAnsi" w:cstheme="minorHAnsi"/>
                <w:sz w:val="18"/>
                <w:szCs w:val="18"/>
              </w:rPr>
              <w:t>dasar</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jika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terdapat</w:t>
            </w:r>
            <w:proofErr w:type="spellEnd"/>
            <w:r w:rsidRPr="00AC71AD">
              <w:rPr>
                <w:rFonts w:asciiTheme="minorHAnsi" w:hAnsiTheme="minorHAnsi" w:cstheme="minorHAnsi"/>
                <w:sz w:val="18"/>
                <w:szCs w:val="18"/>
              </w:rPr>
              <w:t xml:space="preserve"> Premi </w:t>
            </w:r>
            <w:proofErr w:type="spellStart"/>
            <w:r w:rsidRPr="00AC71AD">
              <w:rPr>
                <w:rFonts w:asciiTheme="minorHAnsi" w:hAnsiTheme="minorHAnsi" w:cstheme="minorHAnsi"/>
                <w:sz w:val="18"/>
                <w:szCs w:val="18"/>
              </w:rPr>
              <w:t>tambahan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maka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Penanggung</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akan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menginformasikan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melalui</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Endorsemen</w:t>
            </w:r>
            <w:proofErr w:type="spellEnd"/>
            <w:r w:rsidRPr="00AC71AD">
              <w:rPr>
                <w:rFonts w:asciiTheme="minorHAnsi" w:hAnsiTheme="minorHAnsi" w:cstheme="minorHAnsi"/>
                <w:sz w:val="18"/>
                <w:szCs w:val="18"/>
              </w:rPr>
              <w:t>.</w:t>
            </w:r>
          </w:p>
          <w:p w14:paraId="6C7577E7" w14:textId="77777777" w:rsidR="0006387C" w:rsidRPr="00AC71AD" w:rsidRDefault="0006387C" w:rsidP="00312F38">
            <w:pPr>
              <w:pStyle w:val="ListParagraph"/>
              <w:numPr>
                <w:ilvl w:val="0"/>
                <w:numId w:val="51"/>
              </w:numPr>
              <w:ind w:left="459" w:right="1"/>
              <w:jc w:val="both"/>
              <w:rPr>
                <w:rFonts w:asciiTheme="minorHAnsi" w:hAnsiTheme="minorHAnsi" w:cstheme="minorHAnsi"/>
                <w:sz w:val="18"/>
                <w:szCs w:val="18"/>
              </w:rPr>
            </w:pPr>
            <w:r w:rsidRPr="00AC71AD">
              <w:rPr>
                <w:rFonts w:asciiTheme="minorHAnsi" w:hAnsiTheme="minorHAnsi" w:cstheme="minorHAnsi"/>
                <w:sz w:val="18"/>
                <w:szCs w:val="18"/>
              </w:rPr>
              <w:t xml:space="preserve">Manfaat Asuransi yang </w:t>
            </w:r>
            <w:proofErr w:type="spellStart"/>
            <w:r w:rsidRPr="00AC71AD">
              <w:rPr>
                <w:rFonts w:asciiTheme="minorHAnsi" w:hAnsiTheme="minorHAnsi" w:cstheme="minorHAnsi"/>
                <w:sz w:val="18"/>
                <w:szCs w:val="18"/>
              </w:rPr>
              <w:t>disajikan</w:t>
            </w:r>
            <w:proofErr w:type="spellEnd"/>
            <w:r w:rsidRPr="00AC71AD">
              <w:rPr>
                <w:rFonts w:asciiTheme="minorHAnsi" w:hAnsiTheme="minorHAnsi" w:cstheme="minorHAnsi"/>
                <w:sz w:val="18"/>
                <w:szCs w:val="18"/>
              </w:rPr>
              <w:t xml:space="preserve"> pada </w:t>
            </w:r>
            <w:proofErr w:type="spellStart"/>
            <w:r w:rsidRPr="00AC71AD">
              <w:rPr>
                <w:rFonts w:asciiTheme="minorHAnsi" w:hAnsiTheme="minorHAnsi" w:cstheme="minorHAnsi"/>
                <w:sz w:val="18"/>
                <w:szCs w:val="18"/>
              </w:rPr>
              <w:t>tabel</w:t>
            </w:r>
            <w:proofErr w:type="spellEnd"/>
            <w:r w:rsidRPr="00AC71AD">
              <w:rPr>
                <w:rFonts w:asciiTheme="minorHAnsi" w:hAnsiTheme="minorHAnsi" w:cstheme="minorHAnsi"/>
                <w:sz w:val="18"/>
                <w:szCs w:val="18"/>
              </w:rPr>
              <w:t xml:space="preserve"> di </w:t>
            </w:r>
            <w:proofErr w:type="spellStart"/>
            <w:r w:rsidRPr="00AC71AD">
              <w:rPr>
                <w:rFonts w:asciiTheme="minorHAnsi" w:hAnsiTheme="minorHAnsi" w:cstheme="minorHAnsi"/>
                <w:sz w:val="18"/>
                <w:szCs w:val="18"/>
              </w:rPr>
              <w:t>atas</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dihitung</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berdasarkan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suatu</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persentase</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atas</w:t>
            </w:r>
            <w:proofErr w:type="spellEnd"/>
            <w:r w:rsidRPr="00AC71AD">
              <w:rPr>
                <w:rFonts w:asciiTheme="minorHAnsi" w:hAnsiTheme="minorHAnsi" w:cstheme="minorHAnsi"/>
                <w:sz w:val="18"/>
                <w:szCs w:val="18"/>
              </w:rPr>
              <w:t xml:space="preserve"> total Premi yang </w:t>
            </w:r>
            <w:proofErr w:type="spellStart"/>
            <w:r w:rsidRPr="00AC71AD">
              <w:rPr>
                <w:rFonts w:asciiTheme="minorHAnsi" w:hAnsiTheme="minorHAnsi" w:cstheme="minorHAnsi"/>
                <w:sz w:val="18"/>
                <w:szCs w:val="18"/>
              </w:rPr>
              <w:t>disetahunkan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sehingga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jika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terdapat</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perbedaan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antara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jumlah</w:t>
            </w:r>
            <w:proofErr w:type="spellEnd"/>
            <w:r w:rsidRPr="00AC71AD">
              <w:rPr>
                <w:rFonts w:asciiTheme="minorHAnsi" w:hAnsiTheme="minorHAnsi" w:cstheme="minorHAnsi"/>
                <w:sz w:val="18"/>
                <w:szCs w:val="18"/>
              </w:rPr>
              <w:t xml:space="preserve"> Premi </w:t>
            </w:r>
            <w:proofErr w:type="spellStart"/>
            <w:r w:rsidRPr="00AC71AD">
              <w:rPr>
                <w:rFonts w:asciiTheme="minorHAnsi" w:hAnsiTheme="minorHAnsi" w:cstheme="minorHAnsi"/>
                <w:sz w:val="18"/>
                <w:szCs w:val="18"/>
              </w:rPr>
              <w:t>sesungguhnya</w:t>
            </w:r>
            <w:proofErr w:type="spellEnd"/>
            <w:r w:rsidRPr="00AC71AD">
              <w:rPr>
                <w:rFonts w:asciiTheme="minorHAnsi" w:hAnsiTheme="minorHAnsi" w:cstheme="minorHAnsi"/>
                <w:sz w:val="18"/>
                <w:szCs w:val="18"/>
              </w:rPr>
              <w:t xml:space="preserve"> yang </w:t>
            </w:r>
            <w:proofErr w:type="spellStart"/>
            <w:r w:rsidRPr="00AC71AD">
              <w:rPr>
                <w:rFonts w:asciiTheme="minorHAnsi" w:hAnsiTheme="minorHAnsi" w:cstheme="minorHAnsi"/>
                <w:sz w:val="18"/>
                <w:szCs w:val="18"/>
              </w:rPr>
              <w:t>telah</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dibayarkan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dengan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rujukan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nilai</w:t>
            </w:r>
            <w:proofErr w:type="spellEnd"/>
            <w:r w:rsidRPr="00AC71AD">
              <w:rPr>
                <w:rFonts w:asciiTheme="minorHAnsi" w:hAnsiTheme="minorHAnsi" w:cstheme="minorHAnsi"/>
                <w:sz w:val="18"/>
                <w:szCs w:val="18"/>
              </w:rPr>
              <w:t xml:space="preserve"> Premi yang </w:t>
            </w:r>
            <w:proofErr w:type="spellStart"/>
            <w:r w:rsidRPr="00AC71AD">
              <w:rPr>
                <w:rFonts w:asciiTheme="minorHAnsi" w:hAnsiTheme="minorHAnsi" w:cstheme="minorHAnsi"/>
                <w:sz w:val="18"/>
                <w:szCs w:val="18"/>
              </w:rPr>
              <w:t>tertera</w:t>
            </w:r>
            <w:proofErr w:type="spellEnd"/>
            <w:r w:rsidRPr="00AC71AD">
              <w:rPr>
                <w:rFonts w:asciiTheme="minorHAnsi" w:hAnsiTheme="minorHAnsi" w:cstheme="minorHAnsi"/>
                <w:sz w:val="18"/>
                <w:szCs w:val="18"/>
              </w:rPr>
              <w:t xml:space="preserve"> pada </w:t>
            </w:r>
            <w:proofErr w:type="spellStart"/>
            <w:r w:rsidRPr="00AC71AD">
              <w:rPr>
                <w:rFonts w:asciiTheme="minorHAnsi" w:hAnsiTheme="minorHAnsi" w:cstheme="minorHAnsi"/>
                <w:sz w:val="18"/>
                <w:szCs w:val="18"/>
              </w:rPr>
              <w:t>tabel</w:t>
            </w:r>
            <w:proofErr w:type="spellEnd"/>
            <w:r w:rsidRPr="00AC71AD">
              <w:rPr>
                <w:rFonts w:asciiTheme="minorHAnsi" w:hAnsiTheme="minorHAnsi" w:cstheme="minorHAnsi"/>
                <w:sz w:val="18"/>
                <w:szCs w:val="18"/>
              </w:rPr>
              <w:t xml:space="preserve"> di </w:t>
            </w:r>
            <w:proofErr w:type="spellStart"/>
            <w:r w:rsidRPr="00AC71AD">
              <w:rPr>
                <w:rFonts w:asciiTheme="minorHAnsi" w:hAnsiTheme="minorHAnsi" w:cstheme="minorHAnsi"/>
                <w:sz w:val="18"/>
                <w:szCs w:val="18"/>
              </w:rPr>
              <w:t>atas</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perhitungan</w:t>
            </w:r>
            <w:proofErr w:type="spellEnd"/>
            <w:r w:rsidRPr="00AC71AD">
              <w:rPr>
                <w:rFonts w:asciiTheme="minorHAnsi" w:hAnsiTheme="minorHAnsi" w:cstheme="minorHAnsi"/>
                <w:sz w:val="18"/>
                <w:szCs w:val="18"/>
              </w:rPr>
              <w:t xml:space="preserve"> Manfaat Asuransi </w:t>
            </w:r>
            <w:proofErr w:type="spellStart"/>
            <w:r w:rsidRPr="00AC71AD">
              <w:rPr>
                <w:rFonts w:asciiTheme="minorHAnsi" w:hAnsiTheme="minorHAnsi" w:cstheme="minorHAnsi"/>
                <w:sz w:val="18"/>
                <w:szCs w:val="18"/>
              </w:rPr>
              <w:t>akan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mengikuti</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jumlah</w:t>
            </w:r>
            <w:proofErr w:type="spellEnd"/>
            <w:r w:rsidRPr="00AC71AD">
              <w:rPr>
                <w:rFonts w:asciiTheme="minorHAnsi" w:hAnsiTheme="minorHAnsi" w:cstheme="minorHAnsi"/>
                <w:sz w:val="18"/>
                <w:szCs w:val="18"/>
              </w:rPr>
              <w:t xml:space="preserve"> Premi </w:t>
            </w:r>
            <w:proofErr w:type="spellStart"/>
            <w:r w:rsidRPr="00AC71AD">
              <w:rPr>
                <w:rFonts w:asciiTheme="minorHAnsi" w:hAnsiTheme="minorHAnsi" w:cstheme="minorHAnsi"/>
                <w:sz w:val="18"/>
                <w:szCs w:val="18"/>
              </w:rPr>
              <w:t>sesungguhnya</w:t>
            </w:r>
            <w:proofErr w:type="spellEnd"/>
            <w:r w:rsidRPr="00AC71AD">
              <w:rPr>
                <w:rFonts w:asciiTheme="minorHAnsi" w:hAnsiTheme="minorHAnsi" w:cstheme="minorHAnsi"/>
                <w:sz w:val="18"/>
                <w:szCs w:val="18"/>
              </w:rPr>
              <w:t xml:space="preserve"> yang </w:t>
            </w:r>
            <w:proofErr w:type="spellStart"/>
            <w:r w:rsidRPr="00AC71AD">
              <w:rPr>
                <w:rFonts w:asciiTheme="minorHAnsi" w:hAnsiTheme="minorHAnsi" w:cstheme="minorHAnsi"/>
                <w:sz w:val="18"/>
                <w:szCs w:val="18"/>
              </w:rPr>
              <w:t>telah</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dibayarkan</w:t>
            </w:r>
            <w:proofErr w:type="spellEnd"/>
            <w:r w:rsidRPr="00AC71AD">
              <w:rPr>
                <w:rFonts w:asciiTheme="minorHAnsi" w:hAnsiTheme="minorHAnsi" w:cstheme="minorHAnsi"/>
                <w:sz w:val="18"/>
                <w:szCs w:val="18"/>
              </w:rPr>
              <w:t xml:space="preserve"> dan </w:t>
            </w:r>
            <w:proofErr w:type="spellStart"/>
            <w:r w:rsidRPr="00AC71AD">
              <w:rPr>
                <w:rFonts w:asciiTheme="minorHAnsi" w:hAnsiTheme="minorHAnsi" w:cstheme="minorHAnsi"/>
                <w:sz w:val="18"/>
                <w:szCs w:val="18"/>
              </w:rPr>
              <w:t>diterima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penuh</w:t>
            </w:r>
            <w:proofErr w:type="spellEnd"/>
            <w:r w:rsidRPr="00AC71AD">
              <w:rPr>
                <w:rFonts w:asciiTheme="minorHAnsi" w:hAnsiTheme="minorHAnsi" w:cstheme="minorHAnsi"/>
                <w:sz w:val="18"/>
                <w:szCs w:val="18"/>
              </w:rPr>
              <w:t xml:space="preserve"> oleh </w:t>
            </w:r>
            <w:proofErr w:type="spellStart"/>
            <w:r w:rsidRPr="00AC71AD">
              <w:rPr>
                <w:rFonts w:asciiTheme="minorHAnsi" w:hAnsiTheme="minorHAnsi" w:cstheme="minorHAnsi"/>
                <w:sz w:val="18"/>
                <w:szCs w:val="18"/>
              </w:rPr>
              <w:t>Penanggung</w:t>
            </w:r>
            <w:proofErr w:type="spellEnd"/>
            <w:r w:rsidRPr="00AC71AD">
              <w:rPr>
                <w:rFonts w:asciiTheme="minorHAnsi" w:hAnsiTheme="minorHAnsi" w:cstheme="minorHAnsi"/>
                <w:sz w:val="18"/>
                <w:szCs w:val="18"/>
              </w:rPr>
              <w:t>.</w:t>
            </w:r>
          </w:p>
          <w:p w14:paraId="04AB1146" w14:textId="372D0B9D" w:rsidR="0006387C" w:rsidRPr="00AC71AD" w:rsidRDefault="0006387C" w:rsidP="0006387C">
            <w:pPr>
              <w:pStyle w:val="ListParagraph"/>
              <w:numPr>
                <w:ilvl w:val="0"/>
                <w:numId w:val="51"/>
              </w:numPr>
              <w:ind w:left="459"/>
              <w:jc w:val="both"/>
              <w:rPr>
                <w:rFonts w:asciiTheme="minorHAnsi" w:hAnsiTheme="minorHAnsi" w:cstheme="minorHAnsi"/>
                <w:sz w:val="18"/>
                <w:szCs w:val="18"/>
              </w:rPr>
            </w:pPr>
            <w:proofErr w:type="spellStart"/>
            <w:r w:rsidRPr="00AC71AD">
              <w:rPr>
                <w:rFonts w:asciiTheme="minorHAnsi" w:hAnsiTheme="minorHAnsi" w:cstheme="minorHAnsi"/>
                <w:sz w:val="18"/>
                <w:szCs w:val="18"/>
              </w:rPr>
              <w:t>Ketentuan</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selengkapnya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mengenai</w:t>
            </w:r>
            <w:proofErr w:type="spellEnd"/>
            <w:r w:rsidRPr="00AC71AD">
              <w:rPr>
                <w:rFonts w:asciiTheme="minorHAnsi" w:hAnsiTheme="minorHAnsi" w:cstheme="minorHAnsi"/>
                <w:sz w:val="18"/>
                <w:szCs w:val="18"/>
              </w:rPr>
              <w:t xml:space="preserve"> Manfaat Asuransi </w:t>
            </w:r>
            <w:proofErr w:type="spellStart"/>
            <w:r w:rsidRPr="00AC71AD">
              <w:rPr>
                <w:rFonts w:asciiTheme="minorHAnsi" w:hAnsiTheme="minorHAnsi" w:cstheme="minorHAnsi"/>
                <w:sz w:val="18"/>
                <w:szCs w:val="18"/>
              </w:rPr>
              <w:t>berlaku</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sebagaimana</w:t>
            </w:r>
            <w:proofErr w:type="spellEnd"/>
            <w:r w:rsidRPr="00AC71AD">
              <w:rPr>
                <w:rFonts w:asciiTheme="minorHAnsi" w:hAnsiTheme="minorHAnsi" w:cstheme="minorHAnsi"/>
                <w:sz w:val="18"/>
                <w:szCs w:val="18"/>
              </w:rPr>
              <w:t xml:space="preserve"> </w:t>
            </w:r>
            <w:proofErr w:type="spellStart"/>
            <w:r w:rsidRPr="00AC71AD">
              <w:rPr>
                <w:rFonts w:asciiTheme="minorHAnsi" w:hAnsiTheme="minorHAnsi" w:cstheme="minorHAnsi"/>
                <w:sz w:val="18"/>
                <w:szCs w:val="18"/>
              </w:rPr>
              <w:t>dijelaskan</w:t>
            </w:r>
            <w:proofErr w:type="spellEnd"/>
            <w:r w:rsidRPr="00AC71AD">
              <w:rPr>
                <w:rFonts w:asciiTheme="minorHAnsi" w:hAnsiTheme="minorHAnsi" w:cstheme="minorHAnsi"/>
                <w:sz w:val="18"/>
                <w:szCs w:val="18"/>
              </w:rPr>
              <w:t xml:space="preserve"> pada </w:t>
            </w:r>
            <w:proofErr w:type="spellStart"/>
            <w:r w:rsidRPr="00AC71AD">
              <w:rPr>
                <w:rFonts w:asciiTheme="minorHAnsi" w:hAnsiTheme="minorHAnsi" w:cstheme="minorHAnsi"/>
                <w:sz w:val="18"/>
                <w:szCs w:val="18"/>
              </w:rPr>
              <w:t>ketentuan</w:t>
            </w:r>
            <w:proofErr w:type="spellEnd"/>
            <w:r w:rsidRPr="00AC71AD">
              <w:rPr>
                <w:rFonts w:asciiTheme="minorHAnsi" w:hAnsiTheme="minorHAnsi" w:cstheme="minorHAnsi"/>
                <w:sz w:val="18"/>
                <w:szCs w:val="18"/>
              </w:rPr>
              <w:t xml:space="preserve"> Polis. </w:t>
            </w:r>
          </w:p>
          <w:p w14:paraId="59238683" w14:textId="20347FAF" w:rsidR="0006387C" w:rsidRPr="00EB35CD" w:rsidRDefault="0006387C" w:rsidP="0006387C">
            <w:pPr>
              <w:jc w:val="both"/>
              <w:rPr>
                <w:rFonts w:asciiTheme="minorHAnsi" w:hAnsiTheme="minorHAnsi" w:cstheme="minorHAnsi"/>
                <w:sz w:val="20"/>
                <w:szCs w:val="20"/>
              </w:rPr>
            </w:pPr>
          </w:p>
          <w:p w14:paraId="77F2B276" w14:textId="77777777" w:rsidR="0006387C" w:rsidRPr="00EB35CD" w:rsidRDefault="0006387C" w:rsidP="0006387C">
            <w:pPr>
              <w:ind w:left="-54"/>
              <w:jc w:val="both"/>
              <w:rPr>
                <w:rFonts w:asciiTheme="minorHAnsi" w:hAnsiTheme="minorHAnsi" w:cstheme="minorHAnsi"/>
                <w:b/>
                <w:sz w:val="20"/>
                <w:szCs w:val="20"/>
                <w:u w:val="single"/>
              </w:rPr>
            </w:pPr>
            <w:proofErr w:type="spellStart"/>
            <w:r w:rsidRPr="00EB35CD">
              <w:rPr>
                <w:rFonts w:asciiTheme="minorHAnsi" w:hAnsiTheme="minorHAnsi" w:cstheme="minorHAnsi"/>
                <w:b/>
                <w:sz w:val="20"/>
                <w:szCs w:val="20"/>
                <w:u w:val="single"/>
              </w:rPr>
              <w:t>Simulasi</w:t>
            </w:r>
            <w:proofErr w:type="spellEnd"/>
            <w:r w:rsidRPr="00EB35CD">
              <w:rPr>
                <w:rFonts w:asciiTheme="minorHAnsi" w:hAnsiTheme="minorHAnsi" w:cstheme="minorHAnsi"/>
                <w:b/>
                <w:sz w:val="20"/>
                <w:szCs w:val="20"/>
                <w:u w:val="single"/>
              </w:rPr>
              <w:t xml:space="preserve"> Manfaat Asuransi</w:t>
            </w:r>
          </w:p>
          <w:p w14:paraId="34B53DF2" w14:textId="52826602"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Meninggal</w:t>
            </w:r>
            <w:proofErr w:type="spellEnd"/>
            <w:r w:rsidRPr="00EB35CD">
              <w:rPr>
                <w:rFonts w:asciiTheme="minorHAnsi" w:hAnsiTheme="minorHAnsi" w:cstheme="minorHAnsi"/>
                <w:b/>
                <w:sz w:val="20"/>
                <w:szCs w:val="20"/>
              </w:rPr>
              <w:t xml:space="preserve"> Dunia </w:t>
            </w:r>
          </w:p>
          <w:p w14:paraId="79D8E974" w14:textId="4795FC65" w:rsidR="0006387C" w:rsidRPr="00EB35CD" w:rsidRDefault="0006387C" w:rsidP="00312F38">
            <w:pPr>
              <w:pStyle w:val="ListParagraph"/>
              <w:shd w:val="clear" w:color="auto" w:fill="BFBFBF" w:themeFill="background1" w:themeFillShade="BF"/>
              <w:ind w:left="318"/>
              <w:jc w:val="both"/>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pada </w:t>
            </w:r>
            <w:proofErr w:type="spellStart"/>
            <w:r w:rsidRPr="00EB35CD">
              <w:rPr>
                <w:rFonts w:asciiTheme="minorHAnsi" w:hAnsiTheme="minorHAnsi" w:cstheme="minorHAnsi"/>
                <w:sz w:val="20"/>
                <w:szCs w:val="20"/>
              </w:rPr>
              <w:t>bulan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t>
            </w:r>
            <w:proofErr w:type="spellEnd"/>
            <w:r w:rsidRPr="00EB35CD">
              <w:rPr>
                <w:rFonts w:asciiTheme="minorHAnsi" w:hAnsiTheme="minorHAnsi" w:cstheme="minorHAnsi"/>
                <w:sz w:val="20"/>
                <w:szCs w:val="20"/>
              </w:rPr>
              <w:t xml:space="preserve"> 12 </w:t>
            </w:r>
            <w:proofErr w:type="spellStart"/>
            <w:r w:rsidRPr="00EB35CD">
              <w:rPr>
                <w:rFonts w:asciiTheme="minorHAnsi" w:hAnsiTheme="minorHAnsi" w:cstheme="minorHAnsi"/>
                <w:sz w:val="20"/>
                <w:szCs w:val="20"/>
              </w:rPr>
              <w:t>terhitung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sejak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akibat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menderita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sakit</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00831DC0" w:rsidRPr="00EB35CD">
              <w:rPr>
                <w:rFonts w:asciiTheme="minorHAnsi" w:hAnsiTheme="minorHAnsi" w:cstheme="minorHAnsi"/>
                <w:sz w:val="20"/>
                <w:szCs w:val="20"/>
              </w:rPr>
              <w:t xml:space="preserve"> Masa </w:t>
            </w:r>
            <w:proofErr w:type="spellStart"/>
            <w:r w:rsidR="00831DC0" w:rsidRPr="00EB35CD">
              <w:rPr>
                <w:rFonts w:asciiTheme="minorHAnsi" w:hAnsiTheme="minorHAnsi" w:cstheme="minorHAnsi"/>
                <w:sz w:val="20"/>
                <w:szCs w:val="20"/>
              </w:rPr>
              <w:t>Tunggu</w:t>
            </w:r>
            <w:proofErr w:type="spellEnd"/>
            <w:r w:rsidR="00831DC0" w:rsidRPr="00EB35CD">
              <w:rPr>
                <w:rFonts w:asciiTheme="minorHAnsi" w:hAnsiTheme="minorHAnsi" w:cstheme="minorHAnsi"/>
                <w:sz w:val="20"/>
                <w:szCs w:val="20"/>
              </w:rPr>
              <w:t xml:space="preserve"> dan</w:t>
            </w:r>
            <w:r w:rsidRPr="00EB35CD">
              <w:rPr>
                <w:rFonts w:asciiTheme="minorHAnsi" w:hAnsiTheme="minorHAnsi" w:cstheme="minorHAnsi"/>
                <w:sz w:val="20"/>
                <w:szCs w:val="20"/>
              </w:rPr>
              <w:t xml:space="preserve"> daftar </w:t>
            </w:r>
            <w:proofErr w:type="spellStart"/>
            <w:r w:rsidRPr="00EB35CD">
              <w:rPr>
                <w:rFonts w:asciiTheme="minorHAnsi" w:hAnsiTheme="minorHAnsi" w:cstheme="minorHAnsi"/>
                <w:sz w:val="20"/>
                <w:szCs w:val="20"/>
              </w:rPr>
              <w:t>Pengecualian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Manfaat Asuransi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sebesar</w:t>
            </w:r>
            <w:proofErr w:type="spellEnd"/>
            <w:r w:rsidRPr="00EB35CD">
              <w:rPr>
                <w:rFonts w:asciiTheme="minorHAnsi" w:hAnsiTheme="minorHAnsi" w:cstheme="minorHAnsi"/>
                <w:sz w:val="20"/>
                <w:szCs w:val="20"/>
              </w:rPr>
              <w:t xml:space="preserve"> 150% </w:t>
            </w:r>
            <w:proofErr w:type="spellStart"/>
            <w:r w:rsidRPr="00EB35CD">
              <w:rPr>
                <w:rFonts w:asciiTheme="minorHAnsi" w:hAnsiTheme="minorHAnsi" w:cstheme="minorHAnsi"/>
                <w:sz w:val="20"/>
                <w:szCs w:val="20"/>
              </w:rPr>
              <w:t>akumulasi</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sudah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shd w:val="clear" w:color="auto" w:fill="BFBFBF" w:themeFill="background1" w:themeFillShade="BF"/>
              </w:rPr>
              <w:t>yaitu</w:t>
            </w:r>
            <w:proofErr w:type="spellEnd"/>
            <w:r w:rsidRPr="00EB35CD">
              <w:rPr>
                <w:rFonts w:asciiTheme="minorHAnsi" w:hAnsiTheme="minorHAnsi" w:cstheme="minorHAnsi"/>
                <w:sz w:val="20"/>
                <w:szCs w:val="20"/>
                <w:shd w:val="clear" w:color="auto" w:fill="BFBFBF" w:themeFill="background1" w:themeFillShade="BF"/>
              </w:rPr>
              <w:t xml:space="preserve"> </w:t>
            </w:r>
            <w:r w:rsidR="00831DC0" w:rsidRPr="00EB35CD">
              <w:rPr>
                <w:rFonts w:asciiTheme="minorHAnsi" w:hAnsiTheme="minorHAnsi" w:cstheme="minorHAnsi"/>
                <w:b/>
                <w:bCs/>
                <w:sz w:val="20"/>
                <w:szCs w:val="20"/>
                <w:shd w:val="clear" w:color="auto" w:fill="BFBFBF" w:themeFill="background1" w:themeFillShade="BF"/>
              </w:rPr>
              <w:t>Rp</w:t>
            </w:r>
            <w:r w:rsidR="00C56B7F" w:rsidRPr="00C56B7F">
              <w:rPr>
                <w:rFonts w:asciiTheme="minorHAnsi" w:hAnsiTheme="minorHAnsi" w:cstheme="minorHAnsi"/>
                <w:b/>
                <w:bCs/>
                <w:i/>
                <w:iCs/>
                <w:color w:val="5B9BD5" w:themeColor="accent1"/>
                <w:sz w:val="20"/>
                <w:szCs w:val="20"/>
                <w:shd w:val="clear" w:color="auto" w:fill="BFBFBF" w:themeFill="background1" w:themeFillShade="BF"/>
              </w:rPr>
              <w:t>&lt;Natural death benefit&gt;</w:t>
            </w:r>
            <w:r w:rsidR="00831DC0" w:rsidRPr="00EB35CD">
              <w:rPr>
                <w:rFonts w:asciiTheme="minorHAnsi" w:hAnsiTheme="minorHAnsi" w:cstheme="minorHAnsi"/>
                <w:sz w:val="20"/>
                <w:szCs w:val="20"/>
                <w:shd w:val="clear" w:color="auto" w:fill="BFBFBF" w:themeFill="background1" w:themeFillShade="BF"/>
              </w:rPr>
              <w:t xml:space="preserve"> </w:t>
            </w:r>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lastRenderedPageBreak/>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dan Polis </w:t>
            </w:r>
            <w:proofErr w:type="spellStart"/>
            <w:r w:rsidRPr="00EB35CD">
              <w:rPr>
                <w:rFonts w:asciiTheme="minorHAnsi" w:hAnsiTheme="minorHAnsi" w:cstheme="minorHAnsi"/>
                <w:sz w:val="20"/>
                <w:szCs w:val="20"/>
              </w:rPr>
              <w:t>menjadi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Manfaat Asuransi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11810972" w14:textId="2DBDB2E1"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Meninggal</w:t>
            </w:r>
            <w:proofErr w:type="spellEnd"/>
            <w:r w:rsidRPr="00EB35CD">
              <w:rPr>
                <w:rFonts w:asciiTheme="minorHAnsi" w:hAnsiTheme="minorHAnsi" w:cstheme="minorHAnsi"/>
                <w:b/>
                <w:sz w:val="20"/>
                <w:szCs w:val="20"/>
              </w:rPr>
              <w:t xml:space="preserve"> Dunia </w:t>
            </w:r>
            <w:proofErr w:type="spellStart"/>
            <w:r w:rsidRPr="00EB35CD">
              <w:rPr>
                <w:rFonts w:asciiTheme="minorHAnsi" w:hAnsiTheme="minorHAnsi" w:cstheme="minorHAnsi"/>
                <w:b/>
                <w:sz w:val="20"/>
                <w:szCs w:val="20"/>
              </w:rPr>
              <w:t>akibat</w:t>
            </w:r>
            <w:proofErr w:type="spellEnd"/>
            <w:r w:rsidRPr="00EB35CD">
              <w:rPr>
                <w:rFonts w:asciiTheme="minorHAnsi" w:hAnsiTheme="minorHAnsi" w:cstheme="minorHAnsi"/>
                <w:b/>
                <w:sz w:val="20"/>
                <w:szCs w:val="20"/>
              </w:rPr>
              <w:t xml:space="preserve"> </w:t>
            </w:r>
            <w:proofErr w:type="spellStart"/>
            <w:r w:rsidRPr="00EB35CD">
              <w:rPr>
                <w:rFonts w:asciiTheme="minorHAnsi" w:hAnsiTheme="minorHAnsi" w:cstheme="minorHAnsi"/>
                <w:b/>
                <w:sz w:val="20"/>
                <w:szCs w:val="20"/>
              </w:rPr>
              <w:t>Kecelakaan</w:t>
            </w:r>
            <w:proofErr w:type="spellEnd"/>
          </w:p>
          <w:p w14:paraId="18EDBDC8" w14:textId="3AA83E6C" w:rsidR="0006387C" w:rsidRPr="00EB35CD" w:rsidRDefault="0006387C" w:rsidP="00312F38">
            <w:pPr>
              <w:pStyle w:val="ListParagraph"/>
              <w:shd w:val="clear" w:color="auto" w:fill="BFBFBF" w:themeFill="background1" w:themeFillShade="BF"/>
              <w:ind w:left="318"/>
              <w:jc w:val="both"/>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pada </w:t>
            </w:r>
            <w:proofErr w:type="spellStart"/>
            <w:r w:rsidRPr="00EB35CD">
              <w:rPr>
                <w:rFonts w:asciiTheme="minorHAnsi" w:hAnsiTheme="minorHAnsi" w:cstheme="minorHAnsi"/>
                <w:sz w:val="20"/>
                <w:szCs w:val="20"/>
              </w:rPr>
              <w:t>bulan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t>
            </w:r>
            <w:proofErr w:type="spellEnd"/>
            <w:r w:rsidRPr="00EB35CD">
              <w:rPr>
                <w:rFonts w:asciiTheme="minorHAnsi" w:hAnsiTheme="minorHAnsi" w:cstheme="minorHAnsi"/>
                <w:sz w:val="20"/>
                <w:szCs w:val="20"/>
              </w:rPr>
              <w:t xml:space="preserve"> 24 </w:t>
            </w:r>
            <w:proofErr w:type="spellStart"/>
            <w:r w:rsidRPr="00EB35CD">
              <w:rPr>
                <w:rFonts w:asciiTheme="minorHAnsi" w:hAnsiTheme="minorHAnsi" w:cstheme="minorHAnsi"/>
                <w:sz w:val="20"/>
                <w:szCs w:val="20"/>
              </w:rPr>
              <w:t>terhitung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sejak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akibat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Masa Asuransi,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Manfaat Asuransi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sebesar</w:t>
            </w:r>
            <w:proofErr w:type="spellEnd"/>
            <w:r w:rsidRPr="00EB35CD">
              <w:rPr>
                <w:rFonts w:asciiTheme="minorHAnsi" w:hAnsiTheme="minorHAnsi" w:cstheme="minorHAnsi"/>
                <w:sz w:val="20"/>
                <w:szCs w:val="20"/>
              </w:rPr>
              <w:t xml:space="preserve"> 200% Manfaat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dimana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perhitungan</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 150% </w:t>
            </w:r>
            <w:proofErr w:type="spellStart"/>
            <w:r w:rsidRPr="00EB35CD">
              <w:rPr>
                <w:rFonts w:asciiTheme="minorHAnsi" w:hAnsiTheme="minorHAnsi" w:cstheme="minorHAnsi"/>
                <w:sz w:val="20"/>
                <w:szCs w:val="20"/>
              </w:rPr>
              <w:t>akumulasi</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sudah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sehingga</w:t>
            </w:r>
            <w:proofErr w:type="spellEnd"/>
            <w:r w:rsidRPr="00EB35CD">
              <w:rPr>
                <w:rFonts w:asciiTheme="minorHAnsi" w:hAnsiTheme="minorHAnsi" w:cstheme="minorHAnsi"/>
                <w:sz w:val="20"/>
                <w:szCs w:val="20"/>
              </w:rPr>
              <w:t xml:space="preserve"> total Manfaat Asuransi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sebesar</w:t>
            </w:r>
            <w:proofErr w:type="spellEnd"/>
            <w:r w:rsidR="00831DC0" w:rsidRPr="00EB35CD">
              <w:rPr>
                <w:rFonts w:asciiTheme="minorHAnsi" w:hAnsiTheme="minorHAnsi" w:cstheme="minorHAnsi"/>
                <w:sz w:val="20"/>
                <w:szCs w:val="20"/>
              </w:rPr>
              <w:t xml:space="preserve"> </w:t>
            </w:r>
            <w:r w:rsidR="00831DC0" w:rsidRPr="00EB35CD">
              <w:rPr>
                <w:rFonts w:asciiTheme="minorHAnsi" w:hAnsiTheme="minorHAnsi" w:cstheme="minorHAnsi"/>
                <w:b/>
                <w:bCs/>
                <w:sz w:val="20"/>
                <w:szCs w:val="20"/>
              </w:rPr>
              <w:t>Rp</w:t>
            </w:r>
            <w:r w:rsidR="00C56B7F" w:rsidRPr="00C56B7F">
              <w:rPr>
                <w:rFonts w:asciiTheme="minorHAnsi" w:hAnsiTheme="minorHAnsi" w:cstheme="minorHAnsi"/>
                <w:b/>
                <w:bCs/>
                <w:i/>
                <w:iCs/>
                <w:color w:val="5B9BD5" w:themeColor="accent1"/>
                <w:sz w:val="20"/>
                <w:szCs w:val="20"/>
              </w:rPr>
              <w:t>&lt;accidental death benefit&gt;</w:t>
            </w:r>
            <w:r w:rsidRPr="00EB35CD">
              <w:rPr>
                <w:rFonts w:asciiTheme="minorHAnsi" w:hAnsiTheme="minorHAnsi" w:cstheme="minorHAnsi"/>
                <w:sz w:val="20"/>
                <w:szCs w:val="20"/>
              </w:rPr>
              <w:t xml:space="preserve"> </w:t>
            </w:r>
            <w:r w:rsidRPr="00EB35CD">
              <w:rPr>
                <w:rFonts w:asciiTheme="minorHAnsi" w:hAnsiTheme="minorHAnsi" w:cstheme="minorHAnsi"/>
                <w:b/>
                <w:bCs/>
                <w:sz w:val="20"/>
                <w:szCs w:val="20"/>
              </w:rPr>
              <w:t>(</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dan Polis </w:t>
            </w:r>
            <w:proofErr w:type="spellStart"/>
            <w:r w:rsidRPr="00EB35CD">
              <w:rPr>
                <w:rFonts w:asciiTheme="minorHAnsi" w:hAnsiTheme="minorHAnsi" w:cstheme="minorHAnsi"/>
                <w:sz w:val="20"/>
                <w:szCs w:val="20"/>
              </w:rPr>
              <w:t>menjadi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Manfaat Asuransi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73964FE2" w14:textId="574D9EDA"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w:t>
            </w:r>
            <w:proofErr w:type="spellStart"/>
            <w:r w:rsidRPr="00EB35CD">
              <w:rPr>
                <w:rFonts w:asciiTheme="minorHAnsi" w:hAnsiTheme="minorHAnsi" w:cstheme="minorHAnsi"/>
                <w:b/>
                <w:sz w:val="20"/>
                <w:szCs w:val="20"/>
              </w:rPr>
              <w:t>Beasiswa</w:t>
            </w:r>
            <w:proofErr w:type="spellEnd"/>
            <w:r w:rsidRPr="00EB35CD">
              <w:rPr>
                <w:rFonts w:asciiTheme="minorHAnsi" w:hAnsiTheme="minorHAnsi" w:cstheme="minorHAnsi"/>
                <w:b/>
                <w:sz w:val="20"/>
                <w:szCs w:val="20"/>
              </w:rPr>
              <w:t xml:space="preserve"> Pendidikan</w:t>
            </w:r>
          </w:p>
          <w:p w14:paraId="276BD7D4" w14:textId="04B7D747" w:rsidR="0006387C" w:rsidRPr="00EB35CD" w:rsidRDefault="0006387C" w:rsidP="00312F38">
            <w:pPr>
              <w:pStyle w:val="ListParagraph"/>
              <w:shd w:val="clear" w:color="auto" w:fill="BFBFBF" w:themeFill="background1" w:themeFillShade="BF"/>
              <w:ind w:left="318"/>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tetap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aktif</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hingga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akhir</w:t>
            </w:r>
            <w:proofErr w:type="spellEnd"/>
            <w:r w:rsidRPr="00EB35CD">
              <w:rPr>
                <w:rFonts w:asciiTheme="minorHAnsi" w:hAnsiTheme="minorHAnsi" w:cstheme="minorHAnsi"/>
                <w:sz w:val="20"/>
                <w:szCs w:val="20"/>
              </w:rPr>
              <w:t xml:space="preserve"> Masa Asuransi,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Beasiswa</w:t>
            </w:r>
            <w:proofErr w:type="spellEnd"/>
            <w:r w:rsidRPr="00EB35CD">
              <w:rPr>
                <w:rFonts w:asciiTheme="minorHAnsi" w:hAnsiTheme="minorHAnsi" w:cstheme="minorHAnsi"/>
                <w:sz w:val="20"/>
                <w:szCs w:val="20"/>
              </w:rPr>
              <w:t xml:space="preserve"> Pendidikan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diserahkan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sebesar</w:t>
            </w:r>
            <w:proofErr w:type="spellEnd"/>
            <w:r w:rsidRPr="00EB35CD">
              <w:rPr>
                <w:rFonts w:asciiTheme="minorHAnsi" w:hAnsiTheme="minorHAnsi" w:cstheme="minorHAnsi"/>
                <w:sz w:val="20"/>
                <w:szCs w:val="20"/>
              </w:rPr>
              <w:t xml:space="preserve"> </w:t>
            </w:r>
            <w:r w:rsidR="00831DC0" w:rsidRPr="00EB35CD">
              <w:rPr>
                <w:rFonts w:asciiTheme="minorHAnsi" w:hAnsiTheme="minorHAnsi" w:cstheme="minorHAnsi"/>
                <w:b/>
                <w:bCs/>
                <w:sz w:val="20"/>
                <w:szCs w:val="20"/>
              </w:rPr>
              <w:t>Rp</w:t>
            </w:r>
            <w:r w:rsidR="00C56B7F" w:rsidRPr="00C56B7F">
              <w:rPr>
                <w:rFonts w:asciiTheme="minorHAnsi" w:hAnsiTheme="minorHAnsi" w:cstheme="minorHAnsi"/>
                <w:b/>
                <w:bCs/>
                <w:i/>
                <w:iCs/>
                <w:color w:val="5B9BD5" w:themeColor="accent1"/>
                <w:sz w:val="20"/>
                <w:szCs w:val="20"/>
              </w:rPr>
              <w:t>&lt;payout benefit&gt;</w:t>
            </w:r>
            <w:r w:rsidR="00831DC0" w:rsidRPr="00EB35CD">
              <w:rPr>
                <w:rFonts w:asciiTheme="minorHAnsi" w:hAnsiTheme="minorHAnsi" w:cstheme="minorHAnsi"/>
                <w:b/>
                <w:bCs/>
                <w:sz w:val="20"/>
                <w:szCs w:val="20"/>
              </w:rPr>
              <w:t xml:space="preserve"> </w:t>
            </w:r>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dan Polis </w:t>
            </w:r>
            <w:proofErr w:type="spellStart"/>
            <w:r w:rsidRPr="00EB35CD">
              <w:rPr>
                <w:rFonts w:asciiTheme="minorHAnsi" w:hAnsiTheme="minorHAnsi" w:cstheme="minorHAnsi"/>
                <w:sz w:val="20"/>
                <w:szCs w:val="20"/>
              </w:rPr>
              <w:t>menjadi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Manfaat Asuransi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w:t>
            </w:r>
          </w:p>
          <w:p w14:paraId="79337207" w14:textId="65EC381A" w:rsidR="0006387C" w:rsidRPr="00EB35CD" w:rsidRDefault="0006387C" w:rsidP="0006387C">
            <w:pPr>
              <w:tabs>
                <w:tab w:val="left" w:pos="2882"/>
                <w:tab w:val="left" w:pos="2980"/>
              </w:tabs>
              <w:jc w:val="both"/>
              <w:rPr>
                <w:rFonts w:asciiTheme="minorHAnsi" w:hAnsiTheme="minorHAnsi" w:cstheme="minorHAnsi"/>
                <w:sz w:val="20"/>
                <w:szCs w:val="20"/>
              </w:rPr>
            </w:pPr>
          </w:p>
          <w:p w14:paraId="45AA6DC1" w14:textId="77777777" w:rsidR="0006387C" w:rsidRPr="00EB35CD" w:rsidRDefault="0006387C" w:rsidP="0006387C">
            <w:pPr>
              <w:tabs>
                <w:tab w:val="left" w:pos="2880"/>
                <w:tab w:val="left" w:pos="2982"/>
              </w:tabs>
              <w:ind w:left="318"/>
              <w:jc w:val="both"/>
              <w:rPr>
                <w:rFonts w:asciiTheme="minorHAnsi" w:hAnsiTheme="minorHAnsi" w:cstheme="minorHAnsi"/>
                <w:b/>
                <w:sz w:val="20"/>
                <w:szCs w:val="20"/>
                <w:u w:val="single"/>
              </w:rPr>
            </w:pPr>
            <w:proofErr w:type="spellStart"/>
            <w:r w:rsidRPr="00EB35CD">
              <w:rPr>
                <w:rFonts w:asciiTheme="minorHAnsi" w:hAnsiTheme="minorHAnsi" w:cstheme="minorHAnsi"/>
                <w:b/>
                <w:sz w:val="20"/>
                <w:szCs w:val="20"/>
                <w:u w:val="single"/>
              </w:rPr>
              <w:t>Catatan</w:t>
            </w:r>
            <w:proofErr w:type="spellEnd"/>
            <w:r w:rsidRPr="00EB35CD">
              <w:rPr>
                <w:rFonts w:asciiTheme="minorHAnsi" w:hAnsiTheme="minorHAnsi" w:cstheme="minorHAnsi"/>
                <w:b/>
                <w:sz w:val="20"/>
                <w:szCs w:val="20"/>
                <w:u w:val="single"/>
              </w:rPr>
              <w:t xml:space="preserve"> </w:t>
            </w:r>
            <w:proofErr w:type="spellStart"/>
            <w:r w:rsidRPr="00EB35CD">
              <w:rPr>
                <w:rFonts w:asciiTheme="minorHAnsi" w:hAnsiTheme="minorHAnsi" w:cstheme="minorHAnsi"/>
                <w:b/>
                <w:sz w:val="20"/>
                <w:szCs w:val="20"/>
                <w:u w:val="single"/>
              </w:rPr>
              <w:t>Penting</w:t>
            </w:r>
            <w:proofErr w:type="spellEnd"/>
          </w:p>
          <w:p w14:paraId="290FB17A" w14:textId="320D9129" w:rsidR="0006387C" w:rsidRPr="00EB35CD" w:rsidRDefault="0006387C" w:rsidP="0006387C">
            <w:pPr>
              <w:spacing w:after="40"/>
              <w:ind w:left="340"/>
              <w:jc w:val="both"/>
              <w:rPr>
                <w:rFonts w:asciiTheme="minorHAnsi" w:hAnsiTheme="minorHAnsi" w:cstheme="minorHAnsi"/>
                <w:sz w:val="20"/>
                <w:szCs w:val="20"/>
              </w:rPr>
            </w:pPr>
            <w:proofErr w:type="spellStart"/>
            <w:r w:rsidRPr="00EB35CD">
              <w:rPr>
                <w:rFonts w:asciiTheme="minorHAnsi" w:hAnsiTheme="minorHAnsi" w:cstheme="minorHAnsi"/>
                <w:sz w:val="20"/>
                <w:szCs w:val="20"/>
              </w:rPr>
              <w:t>Simulasi</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digunakan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tujuan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ilustrasi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semata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mengikat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merupakan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perjanjian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merupakan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bagian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Polis. Hak dan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serta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Mega Asuransi </w:t>
            </w:r>
            <w:proofErr w:type="spellStart"/>
            <w:r w:rsidRPr="00EB35CD">
              <w:rPr>
                <w:rFonts w:asciiTheme="minorHAnsi" w:hAnsiTheme="minorHAnsi" w:cstheme="minorHAnsi"/>
                <w:sz w:val="20"/>
                <w:szCs w:val="20"/>
              </w:rPr>
              <w:t>Maksima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Edukasi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tercantum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w:t>
            </w:r>
          </w:p>
        </w:tc>
      </w:tr>
      <w:tr w:rsidR="0006387C" w:rsidRPr="00EB35CD" w14:paraId="156840B7" w14:textId="77777777" w:rsidTr="00BB4295">
        <w:trPr>
          <w:trHeight w:val="122"/>
        </w:trPr>
        <w:tc>
          <w:tcPr>
            <w:tcW w:w="10620" w:type="dxa"/>
            <w:gridSpan w:val="17"/>
            <w:tcBorders>
              <w:bottom w:val="single" w:sz="4" w:space="0" w:color="auto"/>
            </w:tcBorders>
            <w:vAlign w:val="center"/>
          </w:tcPr>
          <w:p w14:paraId="0972D529"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49EE33E1" w14:textId="77777777" w:rsidTr="00BB4295">
        <w:trPr>
          <w:trHeight w:val="122"/>
        </w:trPr>
        <w:tc>
          <w:tcPr>
            <w:tcW w:w="10620" w:type="dxa"/>
            <w:gridSpan w:val="17"/>
            <w:tcBorders>
              <w:bottom w:val="single" w:sz="4" w:space="0" w:color="auto"/>
            </w:tcBorders>
            <w:shd w:val="clear" w:color="auto" w:fill="000000" w:themeFill="text1"/>
            <w:vAlign w:val="center"/>
          </w:tcPr>
          <w:p w14:paraId="434F07E2" w14:textId="77777777" w:rsidR="0006387C" w:rsidRPr="00EB35CD" w:rsidRDefault="0006387C" w:rsidP="0006387C">
            <w:pPr>
              <w:spacing w:after="40"/>
              <w:jc w:val="center"/>
              <w:rPr>
                <w:rFonts w:asciiTheme="minorHAnsi" w:hAnsiTheme="minorHAnsi" w:cstheme="minorHAnsi"/>
                <w:b/>
                <w:sz w:val="20"/>
                <w:szCs w:val="20"/>
              </w:rPr>
            </w:pPr>
            <w:proofErr w:type="spellStart"/>
            <w:r w:rsidRPr="00EB35CD">
              <w:rPr>
                <w:rFonts w:asciiTheme="minorHAnsi" w:hAnsiTheme="minorHAnsi" w:cstheme="minorHAnsi"/>
                <w:b/>
                <w:color w:val="FFFFFF" w:themeColor="background1"/>
                <w:sz w:val="20"/>
                <w:szCs w:val="20"/>
              </w:rPr>
              <w:t>Informasi</w:t>
            </w:r>
            <w:proofErr w:type="spellEnd"/>
            <w:r w:rsidRPr="00EB35CD">
              <w:rPr>
                <w:rFonts w:asciiTheme="minorHAnsi" w:hAnsiTheme="minorHAnsi" w:cstheme="minorHAnsi"/>
                <w:b/>
                <w:color w:val="FFFFFF" w:themeColor="background1"/>
                <w:sz w:val="20"/>
                <w:szCs w:val="20"/>
              </w:rPr>
              <w:t xml:space="preserve"> </w:t>
            </w:r>
            <w:proofErr w:type="spellStart"/>
            <w:r w:rsidRPr="00EB35CD">
              <w:rPr>
                <w:rFonts w:asciiTheme="minorHAnsi" w:hAnsiTheme="minorHAnsi" w:cstheme="minorHAnsi"/>
                <w:b/>
                <w:color w:val="FFFFFF" w:themeColor="background1"/>
                <w:sz w:val="20"/>
                <w:szCs w:val="20"/>
              </w:rPr>
              <w:t>Tambahan</w:t>
            </w:r>
            <w:proofErr w:type="spellEnd"/>
          </w:p>
        </w:tc>
      </w:tr>
      <w:tr w:rsidR="0006387C" w:rsidRPr="00EB35CD" w14:paraId="36825CC5" w14:textId="77777777" w:rsidTr="00BB4295">
        <w:trPr>
          <w:trHeight w:val="122"/>
        </w:trPr>
        <w:tc>
          <w:tcPr>
            <w:tcW w:w="10620" w:type="dxa"/>
            <w:gridSpan w:val="17"/>
            <w:tcBorders>
              <w:top w:val="single" w:sz="4" w:space="0" w:color="auto"/>
              <w:bottom w:val="single" w:sz="4" w:space="0" w:color="auto"/>
            </w:tcBorders>
            <w:shd w:val="clear" w:color="auto" w:fill="FFFFFF" w:themeFill="background1"/>
            <w:vAlign w:val="center"/>
          </w:tcPr>
          <w:p w14:paraId="52492337" w14:textId="77777777" w:rsidR="0006387C" w:rsidRPr="00EB35CD" w:rsidRDefault="0006387C" w:rsidP="0006387C">
            <w:pPr>
              <w:jc w:val="both"/>
              <w:rPr>
                <w:rFonts w:asciiTheme="minorHAnsi" w:hAnsiTheme="minorHAnsi" w:cstheme="minorHAnsi"/>
                <w:sz w:val="20"/>
                <w:szCs w:val="20"/>
              </w:rPr>
            </w:pPr>
          </w:p>
          <w:p w14:paraId="5AD8E512" w14:textId="6CCF4351"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Definisi-definisi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penting</w:t>
            </w:r>
            <w:proofErr w:type="spellEnd"/>
            <w:r w:rsidRPr="00EB35CD">
              <w:rPr>
                <w:rFonts w:asciiTheme="minorHAnsi" w:hAnsiTheme="minorHAnsi" w:cstheme="minorHAnsi"/>
                <w:sz w:val="20"/>
                <w:szCs w:val="20"/>
              </w:rPr>
              <w:t>:</w:t>
            </w:r>
          </w:p>
          <w:p w14:paraId="6386F946" w14:textId="77777777"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Dokter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orang yang </w:t>
            </w:r>
            <w:proofErr w:type="spellStart"/>
            <w:r w:rsidRPr="00EB35CD">
              <w:rPr>
                <w:rFonts w:asciiTheme="minorHAnsi" w:hAnsiTheme="minorHAnsi" w:cstheme="minorHAnsi"/>
                <w:sz w:val="20"/>
                <w:szCs w:val="20"/>
              </w:rPr>
              <w:t>memiliki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izin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praktik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dokter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lembaga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berwenang</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pihak-pihak</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bawah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w:t>
            </w:r>
          </w:p>
          <w:p w14:paraId="4C15E5E5"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w:t>
            </w:r>
          </w:p>
          <w:p w14:paraId="7F215881"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w:t>
            </w:r>
          </w:p>
          <w:p w14:paraId="3D4D56A8"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5B02465E"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 xml:space="preserve">Tenaga </w:t>
            </w:r>
            <w:proofErr w:type="spellStart"/>
            <w:r w:rsidRPr="00EB35CD">
              <w:rPr>
                <w:rFonts w:asciiTheme="minorHAnsi" w:hAnsiTheme="minorHAnsi" w:cstheme="minorHAnsi"/>
                <w:sz w:val="20"/>
                <w:szCs w:val="20"/>
              </w:rPr>
              <w:t>pemasar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w:t>
            </w:r>
          </w:p>
          <w:p w14:paraId="01526E1A"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 xml:space="preserve">Orang-orang yang </w:t>
            </w:r>
            <w:proofErr w:type="spellStart"/>
            <w:r w:rsidRPr="00EB35CD">
              <w:rPr>
                <w:rFonts w:asciiTheme="minorHAnsi" w:hAnsiTheme="minorHAnsi" w:cstheme="minorHAnsi"/>
                <w:sz w:val="20"/>
                <w:szCs w:val="20"/>
              </w:rPr>
              <w:t>mempunyai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hubungan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keluarga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sedarah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semenda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dan/</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dan/</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7F283452" w14:textId="1B30947A"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 xml:space="preserve">Orang-orang yang </w:t>
            </w:r>
            <w:proofErr w:type="spellStart"/>
            <w:r w:rsidRPr="00EB35CD">
              <w:rPr>
                <w:rFonts w:asciiTheme="minorHAnsi" w:hAnsiTheme="minorHAnsi" w:cstheme="minorHAnsi"/>
                <w:sz w:val="20"/>
                <w:szCs w:val="20"/>
              </w:rPr>
              <w:t>mempunyai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hubungan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keluarga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sedarah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semenda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tenaga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pemasar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sampai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derajat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ketiga</w:t>
            </w:r>
            <w:proofErr w:type="spellEnd"/>
            <w:r w:rsidRPr="00EB35CD">
              <w:rPr>
                <w:rFonts w:asciiTheme="minorHAnsi" w:hAnsiTheme="minorHAnsi" w:cstheme="minorHAnsi"/>
                <w:sz w:val="20"/>
                <w:szCs w:val="20"/>
              </w:rPr>
              <w:t>.</w:t>
            </w:r>
          </w:p>
          <w:p w14:paraId="6816F3FC" w14:textId="12F7F80A"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peristiwa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terjadi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tiba-tiba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terduga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sebelumnya</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datang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luar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bersifat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kekerasan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dikehendaki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serta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unsur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kesengajaan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peristiwa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mengakibatkan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cedera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fisik</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dilihat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kasat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serta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memerlukan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perawatan</w:t>
            </w:r>
            <w:proofErr w:type="spellEnd"/>
            <w:r w:rsidRPr="00EB35CD">
              <w:rPr>
                <w:rFonts w:asciiTheme="minorHAnsi" w:hAnsiTheme="minorHAnsi" w:cstheme="minorHAnsi"/>
                <w:sz w:val="20"/>
                <w:szCs w:val="20"/>
              </w:rPr>
              <w:t xml:space="preserve"> Dokter.</w:t>
            </w:r>
          </w:p>
          <w:p w14:paraId="6177EC75" w14:textId="6947B980"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Manfaat Asuransi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diperjanjikan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sehubungan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terjadinya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peristiwa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risiko</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dijamin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tunduk</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w:t>
            </w:r>
          </w:p>
          <w:p w14:paraId="24DC7BAC" w14:textId="307707ED"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Masa Leluasa (</w:t>
            </w:r>
            <w:r w:rsidRPr="00EB35CD">
              <w:rPr>
                <w:rFonts w:asciiTheme="minorHAnsi" w:hAnsiTheme="minorHAnsi" w:cstheme="minorHAnsi"/>
                <w:i/>
                <w:sz w:val="20"/>
                <w:szCs w:val="20"/>
              </w:rPr>
              <w:t>Grace Period</w:t>
            </w:r>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periode</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tertentu</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diberikan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melakukan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Premi yang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berkala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tetap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meskipun</w:t>
            </w:r>
            <w:proofErr w:type="spellEnd"/>
            <w:r w:rsidRPr="00EB35CD">
              <w:rPr>
                <w:rFonts w:asciiTheme="minorHAnsi" w:hAnsiTheme="minorHAnsi" w:cstheme="minorHAnsi"/>
                <w:sz w:val="20"/>
                <w:szCs w:val="20"/>
              </w:rPr>
              <w:t xml:space="preserve"> Premi </w:t>
            </w:r>
            <w:proofErr w:type="spellStart"/>
            <w:r w:rsidRPr="00EB35CD">
              <w:rPr>
                <w:rFonts w:asciiTheme="minorHAnsi" w:hAnsiTheme="minorHAnsi" w:cstheme="minorHAnsi"/>
                <w:sz w:val="20"/>
                <w:szCs w:val="20"/>
              </w:rPr>
              <w:t>belum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diterima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penuh</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selama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periode</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tersebut</w:t>
            </w:r>
            <w:proofErr w:type="spellEnd"/>
            <w:r w:rsidRPr="00EB35CD">
              <w:rPr>
                <w:rFonts w:asciiTheme="minorHAnsi" w:hAnsiTheme="minorHAnsi" w:cstheme="minorHAnsi"/>
                <w:sz w:val="20"/>
                <w:szCs w:val="20"/>
              </w:rPr>
              <w:t xml:space="preserve">. </w:t>
            </w:r>
            <w:r w:rsidRPr="00EB35CD">
              <w:rPr>
                <w:rFonts w:asciiTheme="minorHAnsi" w:hAnsiTheme="minorHAnsi" w:cstheme="minorHAnsi"/>
                <w:sz w:val="20"/>
                <w:szCs w:val="20"/>
                <w:lang w:val="id-ID"/>
              </w:rPr>
              <w:t xml:space="preserve">Penanggung memberikan </w:t>
            </w:r>
            <w:r w:rsidRPr="00EB35CD">
              <w:rPr>
                <w:rFonts w:asciiTheme="minorHAnsi" w:hAnsiTheme="minorHAnsi" w:cstheme="minorHAnsi"/>
                <w:sz w:val="20"/>
                <w:szCs w:val="20"/>
              </w:rPr>
              <w:t>Masa Leluasa (</w:t>
            </w:r>
            <w:r w:rsidRPr="00EB35CD">
              <w:rPr>
                <w:rFonts w:asciiTheme="minorHAnsi" w:hAnsiTheme="minorHAnsi" w:cstheme="minorHAnsi"/>
                <w:i/>
                <w:sz w:val="20"/>
                <w:szCs w:val="20"/>
              </w:rPr>
              <w:t>Grace Period</w:t>
            </w:r>
            <w:r w:rsidRPr="00EB35CD">
              <w:rPr>
                <w:rFonts w:asciiTheme="minorHAnsi" w:hAnsiTheme="minorHAnsi" w:cstheme="minorHAnsi"/>
                <w:sz w:val="20"/>
                <w:szCs w:val="20"/>
              </w:rPr>
              <w:t>)</w:t>
            </w:r>
            <w:r w:rsidRPr="00EB35CD">
              <w:rPr>
                <w:rFonts w:asciiTheme="minorHAnsi" w:hAnsiTheme="minorHAnsi" w:cstheme="minorHAnsi"/>
                <w:sz w:val="20"/>
                <w:szCs w:val="20"/>
                <w:lang w:val="id-ID"/>
              </w:rPr>
              <w:t xml:space="preserve"> </w:t>
            </w:r>
            <w:r w:rsidRPr="00EB35CD">
              <w:rPr>
                <w:rFonts w:asciiTheme="minorHAnsi" w:hAnsiTheme="minorHAnsi" w:cstheme="minorHAnsi"/>
                <w:sz w:val="20"/>
                <w:szCs w:val="20"/>
              </w:rPr>
              <w:t xml:space="preserve">pada Polis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 </w:t>
            </w:r>
            <w:proofErr w:type="spellStart"/>
            <w:r w:rsidRPr="00EB35CD">
              <w:rPr>
                <w:rFonts w:asciiTheme="minorHAnsi" w:hAnsiTheme="minorHAnsi" w:cstheme="minorHAnsi"/>
                <w:sz w:val="20"/>
                <w:szCs w:val="20"/>
              </w:rPr>
              <w:t>berkala</w:t>
            </w:r>
            <w:proofErr w:type="spellEnd"/>
            <w:r w:rsidRPr="00EB35CD">
              <w:rPr>
                <w:rFonts w:asciiTheme="minorHAnsi" w:hAnsiTheme="minorHAnsi" w:cstheme="minorHAnsi"/>
                <w:sz w:val="20"/>
                <w:szCs w:val="20"/>
              </w:rPr>
              <w:t xml:space="preserve">, </w:t>
            </w:r>
            <w:r w:rsidRPr="00EB35CD">
              <w:rPr>
                <w:rFonts w:asciiTheme="minorHAnsi" w:hAnsiTheme="minorHAnsi" w:cstheme="minorHAnsi"/>
                <w:sz w:val="20"/>
                <w:szCs w:val="20"/>
                <w:lang w:val="id-ID"/>
              </w:rPr>
              <w:t xml:space="preserve">selama </w:t>
            </w:r>
            <w:r w:rsidRPr="00EB35CD">
              <w:rPr>
                <w:rFonts w:asciiTheme="minorHAnsi" w:hAnsiTheme="minorHAnsi" w:cstheme="minorHAnsi"/>
                <w:sz w:val="20"/>
                <w:szCs w:val="20"/>
              </w:rPr>
              <w:t>30</w:t>
            </w:r>
            <w:r w:rsidRPr="00EB35CD">
              <w:rPr>
                <w:rFonts w:asciiTheme="minorHAnsi" w:hAnsiTheme="minorHAnsi" w:cstheme="minorHAnsi"/>
                <w:sz w:val="20"/>
                <w:szCs w:val="20"/>
                <w:lang w:val="id-ID"/>
              </w:rPr>
              <w:t xml:space="preserve"> (</w:t>
            </w:r>
            <w:proofErr w:type="spellStart"/>
            <w:r w:rsidRPr="00EB35CD">
              <w:rPr>
                <w:rFonts w:asciiTheme="minorHAnsi" w:hAnsiTheme="minorHAnsi" w:cstheme="minorHAnsi"/>
                <w:sz w:val="20"/>
                <w:szCs w:val="20"/>
              </w:rPr>
              <w:t>tiga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puluh</w:t>
            </w:r>
            <w:proofErr w:type="spellEnd"/>
            <w:r w:rsidRPr="00EB35CD">
              <w:rPr>
                <w:rFonts w:asciiTheme="minorHAnsi" w:hAnsiTheme="minorHAnsi" w:cstheme="minorHAnsi"/>
                <w:sz w:val="20"/>
                <w:szCs w:val="20"/>
                <w:lang w:val="id-ID"/>
              </w:rPr>
              <w:t xml:space="preserve">) hari kalender terhitung sejak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Jatuh</w:t>
            </w:r>
            <w:proofErr w:type="spellEnd"/>
            <w:r w:rsidRPr="00EB35CD">
              <w:rPr>
                <w:rFonts w:asciiTheme="minorHAnsi" w:hAnsiTheme="minorHAnsi" w:cstheme="minorHAnsi"/>
                <w:sz w:val="20"/>
                <w:szCs w:val="20"/>
              </w:rPr>
              <w:t xml:space="preserve"> Tempo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Premi.</w:t>
            </w:r>
          </w:p>
          <w:p w14:paraId="78C726A2" w14:textId="26AC500A"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Nilai </w:t>
            </w:r>
            <w:proofErr w:type="spellStart"/>
            <w:r w:rsidRPr="00EB35CD">
              <w:rPr>
                <w:rFonts w:asciiTheme="minorHAnsi" w:hAnsiTheme="minorHAnsi" w:cstheme="minorHAnsi"/>
                <w:sz w:val="20"/>
                <w:szCs w:val="20"/>
              </w:rPr>
              <w:t>Tunai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sejumlah</w:t>
            </w:r>
            <w:proofErr w:type="spellEnd"/>
            <w:r w:rsidRPr="00EB35CD">
              <w:rPr>
                <w:rFonts w:asciiTheme="minorHAnsi" w:hAnsiTheme="minorHAnsi" w:cstheme="minorHAnsi"/>
                <w:sz w:val="20"/>
                <w:szCs w:val="20"/>
              </w:rPr>
              <w:t xml:space="preserve"> uang yang </w:t>
            </w:r>
            <w:proofErr w:type="spellStart"/>
            <w:r w:rsidRPr="00EB35CD">
              <w:rPr>
                <w:rFonts w:asciiTheme="minorHAnsi" w:hAnsiTheme="minorHAnsi" w:cstheme="minorHAnsi"/>
                <w:sz w:val="20"/>
                <w:szCs w:val="20"/>
              </w:rPr>
              <w:t>terbentuk</w:t>
            </w:r>
            <w:proofErr w:type="spellEnd"/>
            <w:r w:rsidRPr="00EB35CD">
              <w:rPr>
                <w:rFonts w:asciiTheme="minorHAnsi" w:hAnsiTheme="minorHAnsi" w:cstheme="minorHAnsi"/>
                <w:sz w:val="20"/>
                <w:szCs w:val="20"/>
              </w:rPr>
              <w:t xml:space="preserve"> pada Polis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dibayarkan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mengajukan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sebelum</w:t>
            </w:r>
            <w:proofErr w:type="spellEnd"/>
            <w:r w:rsidRPr="00EB35CD">
              <w:rPr>
                <w:rFonts w:asciiTheme="minorHAnsi" w:hAnsiTheme="minorHAnsi" w:cstheme="minorHAnsi"/>
                <w:sz w:val="20"/>
                <w:szCs w:val="20"/>
              </w:rPr>
              <w:t xml:space="preserve"> Masa Asuransi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w:t>
            </w:r>
          </w:p>
          <w:p w14:paraId="361B3F32" w14:textId="3068F484"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pihak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baik</w:t>
            </w:r>
            <w:proofErr w:type="spellEnd"/>
            <w:r w:rsidRPr="00EB35CD">
              <w:rPr>
                <w:rFonts w:asciiTheme="minorHAnsi" w:hAnsiTheme="minorHAnsi" w:cstheme="minorHAnsi"/>
                <w:sz w:val="20"/>
                <w:szCs w:val="20"/>
              </w:rPr>
              <w:t xml:space="preserve"> orang </w:t>
            </w:r>
            <w:proofErr w:type="spellStart"/>
            <w:r w:rsidRPr="00EB35CD">
              <w:rPr>
                <w:rFonts w:asciiTheme="minorHAnsi" w:hAnsiTheme="minorHAnsi" w:cstheme="minorHAnsi"/>
                <w:sz w:val="20"/>
                <w:szCs w:val="20"/>
              </w:rPr>
              <w:t>perseorangan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ataupun</w:t>
            </w:r>
            <w:proofErr w:type="spellEnd"/>
            <w:r w:rsidRPr="00EB35CD">
              <w:rPr>
                <w:rFonts w:asciiTheme="minorHAnsi" w:hAnsiTheme="minorHAnsi" w:cstheme="minorHAnsi"/>
                <w:sz w:val="20"/>
                <w:szCs w:val="20"/>
              </w:rPr>
              <w:t xml:space="preserve"> badan, yang </w:t>
            </w:r>
            <w:proofErr w:type="spellStart"/>
            <w:r w:rsidRPr="00EB35CD">
              <w:rPr>
                <w:rFonts w:asciiTheme="minorHAnsi" w:hAnsiTheme="minorHAnsi" w:cstheme="minorHAnsi"/>
                <w:sz w:val="20"/>
                <w:szCs w:val="20"/>
              </w:rPr>
              <w:t>mengikatkan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berdasarkan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perjanjian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mendapatkan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perlindungan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pengelolaan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risiko</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sesuai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tertera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w:t>
            </w:r>
          </w:p>
          <w:p w14:paraId="4E542307" w14:textId="302E6519"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PT PFI Mega Life Insurance </w:t>
            </w:r>
            <w:r w:rsidRPr="00EB35CD">
              <w:rPr>
                <w:rFonts w:asciiTheme="minorHAnsi" w:hAnsiTheme="minorHAnsi" w:cstheme="minorHAnsi"/>
                <w:sz w:val="20"/>
                <w:szCs w:val="20"/>
                <w:lang w:val="id-ID"/>
              </w:rPr>
              <w:t>(atau penggantinya yang sah menurut hukum) yang merupakan perusahaan asuransi yang menyelenggarakan</w:t>
            </w:r>
            <w:r w:rsidRPr="00EB35CD">
              <w:rPr>
                <w:rFonts w:asciiTheme="minorHAnsi" w:hAnsiTheme="minorHAnsi" w:cstheme="minorHAnsi"/>
                <w:sz w:val="20"/>
                <w:szCs w:val="20"/>
              </w:rPr>
              <w:t xml:space="preserve"> </w:t>
            </w:r>
            <w:r w:rsidRPr="00EB35CD">
              <w:rPr>
                <w:rFonts w:asciiTheme="minorHAnsi" w:hAnsiTheme="minorHAnsi" w:cstheme="minorHAnsi"/>
                <w:sz w:val="20"/>
                <w:szCs w:val="20"/>
                <w:lang w:val="id-ID"/>
              </w:rPr>
              <w:t>usaha</w:t>
            </w:r>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jiwa</w:t>
            </w:r>
            <w:proofErr w:type="spellEnd"/>
            <w:r w:rsidRPr="00EB35CD">
              <w:rPr>
                <w:rFonts w:asciiTheme="minorHAnsi" w:hAnsiTheme="minorHAnsi" w:cstheme="minorHAnsi"/>
                <w:sz w:val="20"/>
                <w:szCs w:val="20"/>
              </w:rPr>
              <w:t>.</w:t>
            </w:r>
          </w:p>
          <w:p w14:paraId="4583CA2A" w14:textId="7473496F"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pihak</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ditunjuk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menerima</w:t>
            </w:r>
            <w:proofErr w:type="spellEnd"/>
            <w:r w:rsidRPr="00EB35CD">
              <w:rPr>
                <w:rFonts w:asciiTheme="minorHAnsi" w:hAnsiTheme="minorHAnsi" w:cstheme="minorHAnsi"/>
                <w:sz w:val="20"/>
                <w:szCs w:val="20"/>
              </w:rPr>
              <w:t xml:space="preserve"> Manfaat Asuransi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tunduk</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w:t>
            </w:r>
          </w:p>
          <w:p w14:paraId="4CBF0FB3" w14:textId="77777777"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perjanjian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antara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terdiri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w:t>
            </w:r>
          </w:p>
          <w:p w14:paraId="58CA1B85" w14:textId="77777777" w:rsidR="0006387C" w:rsidRPr="00EB35CD" w:rsidRDefault="0006387C" w:rsidP="0006387C">
            <w:pPr>
              <w:pStyle w:val="ListParagraph"/>
              <w:numPr>
                <w:ilvl w:val="0"/>
                <w:numId w:val="41"/>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Surat </w:t>
            </w:r>
            <w:proofErr w:type="spellStart"/>
            <w:r w:rsidRPr="00EB35CD">
              <w:rPr>
                <w:rFonts w:asciiTheme="minorHAnsi" w:hAnsiTheme="minorHAnsi" w:cstheme="minorHAnsi"/>
                <w:sz w:val="20"/>
                <w:szCs w:val="20"/>
              </w:rPr>
              <w:t>Pengajuan</w:t>
            </w:r>
            <w:proofErr w:type="spellEnd"/>
            <w:r w:rsidRPr="00EB35CD">
              <w:rPr>
                <w:rFonts w:asciiTheme="minorHAnsi" w:hAnsiTheme="minorHAnsi" w:cstheme="minorHAnsi"/>
                <w:sz w:val="20"/>
                <w:szCs w:val="20"/>
              </w:rPr>
              <w:t xml:space="preserve"> Asuransi Jiwa dan/</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dokumen-dokumen</w:t>
            </w:r>
            <w:proofErr w:type="spellEnd"/>
            <w:r w:rsidRPr="00EB35CD">
              <w:rPr>
                <w:rFonts w:asciiTheme="minorHAnsi" w:hAnsiTheme="minorHAnsi" w:cstheme="minorHAnsi"/>
                <w:sz w:val="20"/>
                <w:szCs w:val="20"/>
              </w:rPr>
              <w:t xml:space="preserve"> dan/</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konfirmasi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keikutsertaan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direkam</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terkait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proses </w:t>
            </w:r>
            <w:proofErr w:type="spellStart"/>
            <w:r w:rsidRPr="00EB35CD">
              <w:rPr>
                <w:rFonts w:asciiTheme="minorHAnsi" w:hAnsiTheme="minorHAnsi" w:cstheme="minorHAnsi"/>
                <w:sz w:val="20"/>
                <w:szCs w:val="20"/>
              </w:rPr>
              <w:t>pengajuan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disetujui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w:t>
            </w:r>
          </w:p>
          <w:p w14:paraId="5C8EA0D2"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lang w:val="id-ID"/>
              </w:rPr>
              <w:lastRenderedPageBreak/>
              <w:t>Ringkasan Polis</w:t>
            </w:r>
            <w:r w:rsidRPr="00EB35CD">
              <w:rPr>
                <w:rFonts w:asciiTheme="minorHAnsi" w:hAnsiTheme="minorHAnsi" w:cstheme="minorHAnsi"/>
                <w:sz w:val="20"/>
                <w:szCs w:val="20"/>
              </w:rPr>
              <w:t>,</w:t>
            </w:r>
          </w:p>
          <w:p w14:paraId="66BC7A85"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Umum</w:t>
            </w:r>
            <w:r w:rsidRPr="00EB35CD">
              <w:rPr>
                <w:rFonts w:asciiTheme="minorHAnsi" w:hAnsiTheme="minorHAnsi" w:cstheme="minorHAnsi"/>
                <w:sz w:val="20"/>
                <w:szCs w:val="20"/>
                <w:lang w:val="id-ID"/>
              </w:rPr>
              <w:t xml:space="preserve"> Polis</w:t>
            </w:r>
            <w:r w:rsidRPr="00EB35CD">
              <w:rPr>
                <w:rFonts w:asciiTheme="minorHAnsi" w:hAnsiTheme="minorHAnsi" w:cstheme="minorHAnsi"/>
                <w:sz w:val="20"/>
                <w:szCs w:val="20"/>
              </w:rPr>
              <w:t>,</w:t>
            </w:r>
          </w:p>
          <w:p w14:paraId="67B51F2C"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Khusus</w:t>
            </w:r>
            <w:proofErr w:type="spellEnd"/>
            <w:r w:rsidRPr="00EB35CD">
              <w:rPr>
                <w:rFonts w:asciiTheme="minorHAnsi" w:hAnsiTheme="minorHAnsi" w:cstheme="minorHAnsi"/>
                <w:sz w:val="20"/>
                <w:szCs w:val="20"/>
                <w:lang w:val="id-ID"/>
              </w:rPr>
              <w:t xml:space="preserve"> Polis</w:t>
            </w:r>
            <w:r w:rsidRPr="00EB35CD">
              <w:rPr>
                <w:rFonts w:asciiTheme="minorHAnsi" w:hAnsiTheme="minorHAnsi" w:cstheme="minorHAnsi"/>
                <w:sz w:val="20"/>
                <w:szCs w:val="20"/>
              </w:rPr>
              <w:t>,</w:t>
            </w:r>
          </w:p>
          <w:p w14:paraId="2A79D98A"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Tambahan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w:t>
            </w:r>
          </w:p>
          <w:p w14:paraId="1F9B54F5"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Lampiran Polis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w:t>
            </w:r>
          </w:p>
          <w:p w14:paraId="2516FBF8"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w:t>
            </w:r>
          </w:p>
          <w:p w14:paraId="7DCD1F13"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proofErr w:type="spellStart"/>
            <w:r w:rsidRPr="00EB35CD">
              <w:rPr>
                <w:rFonts w:asciiTheme="minorHAnsi" w:hAnsiTheme="minorHAnsi" w:cstheme="minorHAnsi"/>
                <w:sz w:val="20"/>
                <w:szCs w:val="20"/>
              </w:rPr>
              <w:t>Endorsemen</w:t>
            </w:r>
            <w:proofErr w:type="spellEnd"/>
            <w:r w:rsidRPr="00EB35CD">
              <w:rPr>
                <w:rFonts w:asciiTheme="minorHAnsi" w:hAnsiTheme="minorHAnsi" w:cstheme="minorHAnsi"/>
                <w:sz w:val="20"/>
                <w:szCs w:val="20"/>
              </w:rPr>
              <w:t>, dan</w:t>
            </w:r>
          </w:p>
          <w:p w14:paraId="412E0EC5" w14:textId="77777777" w:rsidR="0006387C" w:rsidRPr="00EB35CD" w:rsidRDefault="0006387C" w:rsidP="0006387C">
            <w:pPr>
              <w:pStyle w:val="ListParagraph"/>
              <w:numPr>
                <w:ilvl w:val="0"/>
                <w:numId w:val="41"/>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Segala </w:t>
            </w: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tambahan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dibuat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sesuai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Polis,</w:t>
            </w:r>
          </w:p>
          <w:p w14:paraId="05D51D91" w14:textId="55205464" w:rsidR="0006387C" w:rsidRPr="00EB35CD" w:rsidRDefault="0006387C" w:rsidP="0006387C">
            <w:pPr>
              <w:pStyle w:val="ListParagraph"/>
              <w:ind w:left="663"/>
              <w:jc w:val="both"/>
              <w:rPr>
                <w:rFonts w:asciiTheme="minorHAnsi" w:hAnsiTheme="minorHAnsi" w:cstheme="minorHAnsi"/>
                <w:sz w:val="20"/>
                <w:szCs w:val="20"/>
              </w:rPr>
            </w:pPr>
            <w:r w:rsidRPr="00EB35CD">
              <w:rPr>
                <w:rFonts w:asciiTheme="minorHAnsi" w:hAnsiTheme="minorHAnsi" w:cstheme="minorHAnsi"/>
                <w:sz w:val="20"/>
                <w:szCs w:val="20"/>
              </w:rPr>
              <w:t xml:space="preserve">yang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dibuat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cetak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elektronik</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keseluruhan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merupakan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kesatuan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menjadi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bagian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terpisahkan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Polis</w:t>
            </w:r>
            <w:r w:rsidRPr="00EB35CD">
              <w:rPr>
                <w:rFonts w:asciiTheme="minorHAnsi" w:hAnsiTheme="minorHAnsi" w:cstheme="minorHAnsi"/>
                <w:sz w:val="20"/>
                <w:szCs w:val="20"/>
                <w:lang w:val="id-ID"/>
              </w:rPr>
              <w:t>.</w:t>
            </w:r>
          </w:p>
          <w:p w14:paraId="099ABCCB" w14:textId="14F0B9B4"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Surat </w:t>
            </w:r>
            <w:proofErr w:type="spellStart"/>
            <w:r w:rsidRPr="00EB35CD">
              <w:rPr>
                <w:rFonts w:asciiTheme="minorHAnsi" w:hAnsiTheme="minorHAnsi" w:cstheme="minorHAnsi"/>
                <w:sz w:val="20"/>
                <w:szCs w:val="20"/>
              </w:rPr>
              <w:t>Pengajuan</w:t>
            </w:r>
            <w:proofErr w:type="spellEnd"/>
            <w:r w:rsidRPr="00EB35CD">
              <w:rPr>
                <w:rFonts w:asciiTheme="minorHAnsi" w:hAnsiTheme="minorHAnsi" w:cstheme="minorHAnsi"/>
                <w:sz w:val="20"/>
                <w:szCs w:val="20"/>
              </w:rPr>
              <w:t xml:space="preserve"> Asuransi Jiwa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formulir</w:t>
            </w:r>
            <w:proofErr w:type="spellEnd"/>
            <w:r w:rsidRPr="00EB35CD">
              <w:rPr>
                <w:rFonts w:asciiTheme="minorHAnsi" w:hAnsiTheme="minorHAnsi" w:cstheme="minorHAnsi"/>
                <w:sz w:val="20"/>
                <w:szCs w:val="20"/>
              </w:rPr>
              <w:t xml:space="preserve"> yang </w:t>
            </w:r>
            <w:r w:rsidRPr="00EB35CD">
              <w:rPr>
                <w:rFonts w:asciiTheme="minorHAnsi" w:hAnsiTheme="minorHAnsi" w:cstheme="minorHAnsi"/>
                <w:sz w:val="20"/>
                <w:szCs w:val="20"/>
                <w:lang w:val="id-ID"/>
              </w:rPr>
              <w:t>memuat keterangan dan/atau pernyataan yang diberikan oleh calon Pemegang Polis pada saat pengajuan asuransi termasuk namun tidak terbatas hal-hal terkait calon Tertanggung, yang merupakan satu kesatuan dan menjadi bagian yang tidak terpisahkan dari Polis.</w:t>
            </w:r>
          </w:p>
          <w:p w14:paraId="280C1A59" w14:textId="71E2170A"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dimulainya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dicantumkan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w:t>
            </w:r>
          </w:p>
          <w:p w14:paraId="353582F2" w14:textId="447D525C" w:rsidR="0006387C" w:rsidRPr="00EB35CD" w:rsidRDefault="0006387C" w:rsidP="0006387C">
            <w:pPr>
              <w:pStyle w:val="ListParagraph"/>
              <w:numPr>
                <w:ilvl w:val="0"/>
                <w:numId w:val="9"/>
              </w:numPr>
              <w:jc w:val="both"/>
              <w:rPr>
                <w:rFonts w:asciiTheme="minorHAnsi" w:hAnsiTheme="minorHAnsi" w:cstheme="minorHAnsi"/>
                <w:sz w:val="20"/>
                <w:szCs w:val="20"/>
              </w:rPr>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orang </w:t>
            </w:r>
            <w:proofErr w:type="spellStart"/>
            <w:r w:rsidRPr="00EB35CD">
              <w:rPr>
                <w:rFonts w:asciiTheme="minorHAnsi" w:hAnsiTheme="minorHAnsi" w:cstheme="minorHAnsi"/>
                <w:sz w:val="20"/>
                <w:szCs w:val="20"/>
              </w:rPr>
              <w:t>perseorangan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menghadapi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risiko</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dirinya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diadakan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memiliki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keterikatan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dan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yang </w:t>
            </w:r>
            <w:proofErr w:type="spellStart"/>
            <w:r w:rsidRPr="00EB35CD">
              <w:rPr>
                <w:rFonts w:asciiTheme="minorHAnsi" w:hAnsiTheme="minorHAnsi" w:cstheme="minorHAnsi"/>
                <w:sz w:val="20"/>
                <w:szCs w:val="20"/>
              </w:rPr>
              <w:t>memenuhi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kepesertaan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tercantum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 </w:t>
            </w:r>
          </w:p>
          <w:p w14:paraId="70910DB3" w14:textId="05D43DAF"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Nilai Tunai:</w:t>
            </w:r>
          </w:p>
          <w:p w14:paraId="3A4F2350" w14:textId="5AB06708" w:rsidR="0006387C" w:rsidRPr="00EB35CD" w:rsidRDefault="0006387C" w:rsidP="0006387C">
            <w:pPr>
              <w:pStyle w:val="ListParagraph"/>
              <w:ind w:left="249"/>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waktunya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mempunyai</w:t>
            </w:r>
            <w:proofErr w:type="spellEnd"/>
            <w:r w:rsidRPr="00EB35CD">
              <w:rPr>
                <w:rFonts w:asciiTheme="minorHAnsi" w:hAnsiTheme="minorHAnsi" w:cstheme="minorHAnsi"/>
                <w:sz w:val="20"/>
                <w:szCs w:val="20"/>
              </w:rPr>
              <w:t xml:space="preserve"> Nilai </w:t>
            </w:r>
            <w:proofErr w:type="spellStart"/>
            <w:r w:rsidRPr="00EB35CD">
              <w:rPr>
                <w:rFonts w:asciiTheme="minorHAnsi" w:hAnsiTheme="minorHAnsi" w:cstheme="minorHAnsi"/>
                <w:sz w:val="20"/>
                <w:szCs w:val="20"/>
              </w:rPr>
              <w:t>Tunai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berdasarkan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perhitungan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teknis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aktuaria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sesuai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tercantum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tabel</w:t>
            </w:r>
            <w:proofErr w:type="spellEnd"/>
            <w:r w:rsidRPr="00EB35CD">
              <w:rPr>
                <w:rFonts w:asciiTheme="minorHAnsi" w:hAnsiTheme="minorHAnsi" w:cstheme="minorHAnsi"/>
                <w:sz w:val="20"/>
                <w:szCs w:val="20"/>
              </w:rPr>
              <w:t xml:space="preserve"> Nilai </w:t>
            </w:r>
            <w:proofErr w:type="spellStart"/>
            <w:r w:rsidRPr="00EB35CD">
              <w:rPr>
                <w:rFonts w:asciiTheme="minorHAnsi" w:hAnsiTheme="minorHAnsi" w:cstheme="minorHAnsi"/>
                <w:sz w:val="20"/>
                <w:szCs w:val="20"/>
              </w:rPr>
              <w:t>Tunai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dicantumkan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w:t>
            </w:r>
          </w:p>
          <w:p w14:paraId="76259571" w14:textId="3B4624B9"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w:t>
            </w:r>
          </w:p>
          <w:p w14:paraId="29C1C9C6" w14:textId="77777777"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 xml:space="preserve">Wajib </w:t>
            </w:r>
            <w:proofErr w:type="spellStart"/>
            <w:r w:rsidRPr="00EB35CD">
              <w:rPr>
                <w:rFonts w:asciiTheme="minorHAnsi" w:hAnsiTheme="minorHAnsi" w:cstheme="minorHAnsi"/>
                <w:sz w:val="20"/>
                <w:szCs w:val="20"/>
              </w:rPr>
              <w:t>menyerahkan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formulir</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disediakan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beserta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ditentukan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dan/</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dibuat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elektronik</w:t>
            </w:r>
            <w:proofErr w:type="spellEnd"/>
            <w:r w:rsidRPr="00EB35CD">
              <w:rPr>
                <w:rFonts w:asciiTheme="minorHAnsi" w:hAnsiTheme="minorHAnsi" w:cstheme="minorHAnsi"/>
                <w:sz w:val="20"/>
                <w:szCs w:val="20"/>
              </w:rPr>
              <w:t>.</w:t>
            </w:r>
          </w:p>
          <w:p w14:paraId="65F64634" w14:textId="77777777"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disetujui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semua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berdasarkan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menjadi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sejak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persetujuan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permohonan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tersebut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membayarkan</w:t>
            </w:r>
            <w:proofErr w:type="spellEnd"/>
            <w:r w:rsidRPr="00EB35CD">
              <w:rPr>
                <w:rFonts w:asciiTheme="minorHAnsi" w:hAnsiTheme="minorHAnsi" w:cstheme="minorHAnsi"/>
                <w:sz w:val="20"/>
                <w:szCs w:val="20"/>
              </w:rPr>
              <w:t xml:space="preserve"> Nilai </w:t>
            </w:r>
            <w:proofErr w:type="spellStart"/>
            <w:r w:rsidRPr="00EB35CD">
              <w:rPr>
                <w:rFonts w:asciiTheme="minorHAnsi" w:hAnsiTheme="minorHAnsi" w:cstheme="minorHAnsi"/>
                <w:sz w:val="20"/>
                <w:szCs w:val="20"/>
              </w:rPr>
              <w:t>Tunai</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terbentuk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terlebih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dahulu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dikurangi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kewajiban</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tertunggak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
          <w:p w14:paraId="0CFBADCB" w14:textId="3FBA37AA"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Permohonan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diajukan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ditarik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kembali</w:t>
            </w:r>
            <w:proofErr w:type="spellEnd"/>
            <w:r w:rsidRPr="00EB35CD">
              <w:rPr>
                <w:rFonts w:asciiTheme="minorHAnsi" w:hAnsiTheme="minorHAnsi" w:cstheme="minorHAnsi"/>
                <w:sz w:val="20"/>
                <w:szCs w:val="20"/>
              </w:rPr>
              <w:t>.</w:t>
            </w:r>
          </w:p>
          <w:p w14:paraId="459DF7C4" w14:textId="625F1E98"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Prosedur</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klaim</w:t>
            </w:r>
            <w:proofErr w:type="spellEnd"/>
            <w:r w:rsidRPr="00EB35CD">
              <w:rPr>
                <w:rFonts w:asciiTheme="minorHAnsi" w:hAnsiTheme="minorHAnsi" w:cstheme="minorHAnsi"/>
                <w:sz w:val="20"/>
                <w:szCs w:val="20"/>
              </w:rPr>
              <w:t>:</w:t>
            </w:r>
          </w:p>
          <w:p w14:paraId="5836F05F" w14:textId="6C2802B5"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bCs/>
                <w:sz w:val="20"/>
                <w:szCs w:val="20"/>
              </w:rPr>
              <w:t>klaim</w:t>
            </w:r>
            <w:proofErr w:type="spellEnd"/>
            <w:r w:rsidRPr="00EB35CD">
              <w:rPr>
                <w:rFonts w:asciiTheme="minorHAnsi" w:hAnsiTheme="minorHAnsi" w:cstheme="minorHAnsi"/>
                <w:bCs/>
                <w:sz w:val="20"/>
                <w:szCs w:val="20"/>
              </w:rPr>
              <w:t xml:space="preserve">, </w:t>
            </w:r>
            <w:bookmarkStart w:id="1" w:name="_Hlk103256927"/>
            <w:r w:rsidRPr="00EB35CD">
              <w:rPr>
                <w:rFonts w:asciiTheme="minorHAnsi" w:hAnsiTheme="minorHAnsi" w:cstheme="minorHAnsi"/>
                <w:bCs/>
                <w:sz w:val="20"/>
                <w:szCs w:val="20"/>
              </w:rPr>
              <w:t xml:space="preserve">yang </w:t>
            </w:r>
            <w:proofErr w:type="spellStart"/>
            <w:r w:rsidRPr="00EB35CD">
              <w:rPr>
                <w:rFonts w:asciiTheme="minorHAnsi" w:hAnsiTheme="minorHAnsi" w:cstheme="minorHAnsi"/>
                <w:bCs/>
                <w:sz w:val="20"/>
                <w:szCs w:val="20"/>
              </w:rPr>
              <w:t>harus</w:t>
            </w:r>
            <w:proofErr w:type="spellEnd"/>
            <w:r w:rsidRPr="00EB35CD">
              <w:rPr>
                <w:rFonts w:asciiTheme="minorHAnsi" w:hAnsiTheme="minorHAnsi" w:cstheme="minorHAnsi"/>
                <w:bCs/>
                <w:sz w:val="20"/>
                <w:szCs w:val="20"/>
              </w:rPr>
              <w:t xml:space="preserve"> </w:t>
            </w:r>
            <w:proofErr w:type="spellStart"/>
            <w:r w:rsidRPr="00EB35CD">
              <w:rPr>
                <w:rFonts w:asciiTheme="minorHAnsi" w:hAnsiTheme="minorHAnsi" w:cstheme="minorHAnsi"/>
                <w:bCs/>
                <w:sz w:val="20"/>
                <w:szCs w:val="20"/>
              </w:rPr>
              <w:t>disampaikan</w:t>
            </w:r>
            <w:proofErr w:type="spellEnd"/>
            <w:r w:rsidRPr="00EB35CD">
              <w:rPr>
                <w:rFonts w:asciiTheme="minorHAnsi" w:hAnsiTheme="minorHAnsi" w:cstheme="minorHAnsi"/>
                <w:bCs/>
                <w:sz w:val="20"/>
                <w:szCs w:val="20"/>
              </w:rPr>
              <w:t xml:space="preserve"> dan </w:t>
            </w:r>
            <w:proofErr w:type="spellStart"/>
            <w:r w:rsidRPr="00EB35CD">
              <w:rPr>
                <w:rFonts w:asciiTheme="minorHAnsi" w:hAnsiTheme="minorHAnsi" w:cstheme="minorHAnsi"/>
                <w:bCs/>
                <w:sz w:val="20"/>
                <w:szCs w:val="20"/>
              </w:rPr>
              <w:t>diterima</w:t>
            </w:r>
            <w:proofErr w:type="spellEnd"/>
            <w:r w:rsidRPr="00EB35CD">
              <w:rPr>
                <w:rFonts w:asciiTheme="minorHAnsi" w:hAnsiTheme="minorHAnsi" w:cstheme="minorHAnsi"/>
                <w:bCs/>
                <w:sz w:val="20"/>
                <w:szCs w:val="20"/>
              </w:rPr>
              <w:t xml:space="preserve"> </w:t>
            </w:r>
            <w:proofErr w:type="spellStart"/>
            <w:r w:rsidRPr="00EB35CD">
              <w:rPr>
                <w:rFonts w:asciiTheme="minorHAnsi" w:hAnsiTheme="minorHAnsi" w:cstheme="minorHAnsi"/>
                <w:bCs/>
                <w:sz w:val="20"/>
                <w:szCs w:val="20"/>
              </w:rPr>
              <w:t>secara</w:t>
            </w:r>
            <w:proofErr w:type="spellEnd"/>
            <w:r w:rsidRPr="00EB35CD">
              <w:rPr>
                <w:rFonts w:asciiTheme="minorHAnsi" w:hAnsiTheme="minorHAnsi" w:cstheme="minorHAnsi"/>
                <w:bCs/>
                <w:sz w:val="20"/>
                <w:szCs w:val="20"/>
              </w:rPr>
              <w:t xml:space="preserve"> </w:t>
            </w:r>
            <w:proofErr w:type="spellStart"/>
            <w:r w:rsidRPr="00EB35CD">
              <w:rPr>
                <w:rFonts w:asciiTheme="minorHAnsi" w:hAnsiTheme="minorHAnsi" w:cstheme="minorHAnsi"/>
                <w:bCs/>
                <w:sz w:val="20"/>
                <w:szCs w:val="20"/>
              </w:rPr>
              <w:t>lengkap</w:t>
            </w:r>
            <w:proofErr w:type="spellEnd"/>
            <w:r w:rsidRPr="00EB35CD">
              <w:rPr>
                <w:rFonts w:asciiTheme="minorHAnsi" w:hAnsiTheme="minorHAnsi" w:cstheme="minorHAnsi"/>
                <w:bCs/>
                <w:sz w:val="20"/>
                <w:szCs w:val="20"/>
              </w:rPr>
              <w:t xml:space="preserve"> oleh </w:t>
            </w:r>
            <w:proofErr w:type="spellStart"/>
            <w:r w:rsidRPr="00EB35CD">
              <w:rPr>
                <w:rFonts w:asciiTheme="minorHAnsi" w:hAnsiTheme="minorHAnsi" w:cstheme="minorHAnsi"/>
                <w:bCs/>
                <w:sz w:val="20"/>
                <w:szCs w:val="20"/>
              </w:rPr>
              <w:t>Penanggung</w:t>
            </w:r>
            <w:proofErr w:type="spellEnd"/>
            <w:r w:rsidRPr="00EB35CD">
              <w:rPr>
                <w:rFonts w:asciiTheme="minorHAnsi" w:hAnsiTheme="minorHAnsi" w:cstheme="minorHAnsi"/>
                <w:bCs/>
                <w:sz w:val="20"/>
                <w:szCs w:val="20"/>
              </w:rPr>
              <w:t xml:space="preserve"> </w:t>
            </w:r>
            <w:proofErr w:type="spellStart"/>
            <w:r w:rsidRPr="00EB35CD">
              <w:rPr>
                <w:rFonts w:asciiTheme="minorHAnsi" w:hAnsiTheme="minorHAnsi" w:cstheme="minorHAnsi"/>
                <w:bCs/>
                <w:sz w:val="20"/>
                <w:szCs w:val="20"/>
                <w:lang w:bidi="en-GB"/>
              </w:rPr>
              <w:t>selambat-lambatnya</w:t>
            </w:r>
            <w:proofErr w:type="spellEnd"/>
            <w:r w:rsidRPr="00EB35CD">
              <w:rPr>
                <w:rFonts w:asciiTheme="minorHAnsi" w:hAnsiTheme="minorHAnsi" w:cstheme="minorHAnsi"/>
                <w:bCs/>
                <w:sz w:val="20"/>
                <w:szCs w:val="20"/>
                <w:lang w:bidi="en-GB"/>
              </w:rPr>
              <w:t xml:space="preserve"> 90 (</w:t>
            </w:r>
            <w:proofErr w:type="spellStart"/>
            <w:r w:rsidRPr="00EB35CD">
              <w:rPr>
                <w:rFonts w:asciiTheme="minorHAnsi" w:hAnsiTheme="minorHAnsi" w:cstheme="minorHAnsi"/>
                <w:bCs/>
                <w:sz w:val="20"/>
                <w:szCs w:val="20"/>
                <w:lang w:bidi="en-GB"/>
              </w:rPr>
              <w:t>sembilan</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puluh</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hari</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kalender</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sejak</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Tertanggung</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lang w:bidi="en-GB"/>
              </w:rPr>
              <w:t>meninggal</w:t>
            </w:r>
            <w:proofErr w:type="spellEnd"/>
            <w:r w:rsidRPr="00EB35CD">
              <w:rPr>
                <w:rFonts w:asciiTheme="minorHAnsi" w:hAnsiTheme="minorHAnsi" w:cstheme="minorHAnsi"/>
                <w:bCs/>
                <w:sz w:val="20"/>
                <w:szCs w:val="20"/>
                <w:lang w:bidi="en-GB"/>
              </w:rPr>
              <w:t xml:space="preserve"> dunia</w:t>
            </w:r>
            <w:r w:rsidRPr="00EB35CD">
              <w:rPr>
                <w:rFonts w:asciiTheme="minorHAnsi" w:hAnsiTheme="minorHAnsi" w:cstheme="minorHAnsi"/>
                <w:b/>
                <w:bCs/>
                <w:sz w:val="20"/>
                <w:szCs w:val="20"/>
                <w:lang w:bidi="en-GB"/>
              </w:rPr>
              <w:t xml:space="preserve">, </w:t>
            </w:r>
            <w:proofErr w:type="spellStart"/>
            <w:r w:rsidRPr="00EB35CD">
              <w:rPr>
                <w:rFonts w:asciiTheme="minorHAnsi" w:hAnsiTheme="minorHAnsi" w:cstheme="minorHAnsi"/>
                <w:bCs/>
                <w:sz w:val="20"/>
                <w:szCs w:val="20"/>
                <w:lang w:bidi="en-GB"/>
              </w:rPr>
              <w:t>adalah</w:t>
            </w:r>
            <w:proofErr w:type="spellEnd"/>
            <w:r w:rsidRPr="00EB35CD">
              <w:rPr>
                <w:rFonts w:asciiTheme="minorHAnsi" w:hAnsiTheme="minorHAnsi" w:cstheme="minorHAnsi"/>
                <w:bCs/>
                <w:sz w:val="20"/>
                <w:szCs w:val="20"/>
                <w:lang w:bidi="en-GB"/>
              </w:rPr>
              <w:t xml:space="preserve"> </w:t>
            </w:r>
            <w:proofErr w:type="spellStart"/>
            <w:r w:rsidRPr="00EB35CD">
              <w:rPr>
                <w:rFonts w:asciiTheme="minorHAnsi" w:hAnsiTheme="minorHAnsi" w:cstheme="minorHAnsi"/>
                <w:bCs/>
                <w:sz w:val="20"/>
                <w:szCs w:val="20"/>
              </w:rPr>
              <w:t>sebagai</w:t>
            </w:r>
            <w:proofErr w:type="spellEnd"/>
            <w:r w:rsidRPr="00EB35CD">
              <w:rPr>
                <w:rFonts w:asciiTheme="minorHAnsi" w:hAnsiTheme="minorHAnsi" w:cstheme="minorHAnsi"/>
                <w:bCs/>
                <w:sz w:val="20"/>
                <w:szCs w:val="20"/>
              </w:rPr>
              <w:t xml:space="preserve"> </w:t>
            </w:r>
            <w:proofErr w:type="spellStart"/>
            <w:r w:rsidRPr="00EB35CD">
              <w:rPr>
                <w:rFonts w:asciiTheme="minorHAnsi" w:hAnsiTheme="minorHAnsi" w:cstheme="minorHAnsi"/>
                <w:bCs/>
                <w:sz w:val="20"/>
                <w:szCs w:val="20"/>
              </w:rPr>
              <w:t>berikut</w:t>
            </w:r>
            <w:proofErr w:type="spellEnd"/>
            <w:r w:rsidRPr="00EB35CD">
              <w:rPr>
                <w:rFonts w:asciiTheme="minorHAnsi" w:hAnsiTheme="minorHAnsi" w:cstheme="minorHAnsi"/>
                <w:sz w:val="20"/>
                <w:szCs w:val="20"/>
              </w:rPr>
              <w:t>:</w:t>
            </w:r>
          </w:p>
          <w:p w14:paraId="0F4F1579"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proofErr w:type="spellStart"/>
            <w:r w:rsidRPr="00EB35CD">
              <w:rPr>
                <w:rFonts w:asciiTheme="minorHAnsi" w:hAnsiTheme="minorHAnsi" w:cstheme="minorHAnsi"/>
                <w:sz w:val="20"/>
                <w:szCs w:val="20"/>
              </w:rPr>
              <w:t>Formulir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klaim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yang </w:t>
            </w:r>
            <w:proofErr w:type="spellStart"/>
            <w:r w:rsidRPr="00EB35CD">
              <w:rPr>
                <w:rFonts w:asciiTheme="minorHAnsi" w:hAnsiTheme="minorHAnsi" w:cstheme="minorHAnsi"/>
                <w:sz w:val="20"/>
                <w:szCs w:val="20"/>
              </w:rPr>
              <w:t>dikeluarkan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benar</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29A9A509" w14:textId="5C7F6900"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dibuat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bentuk</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elektronik</w:t>
            </w:r>
            <w:proofErr w:type="spellEnd"/>
            <w:r w:rsidRPr="00EB35CD">
              <w:rPr>
                <w:rFonts w:asciiTheme="minorHAnsi" w:hAnsiTheme="minorHAnsi" w:cstheme="minorHAnsi"/>
                <w:sz w:val="20"/>
                <w:szCs w:val="20"/>
              </w:rPr>
              <w:t>,</w:t>
            </w:r>
          </w:p>
          <w:p w14:paraId="39E4B40E" w14:textId="1EEBFDDE"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Salinan KTP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yang </w:t>
            </w:r>
            <w:proofErr w:type="spellStart"/>
            <w:r w:rsidRPr="00EB35CD">
              <w:rPr>
                <w:rFonts w:asciiTheme="minorHAnsi" w:hAnsiTheme="minorHAnsi" w:cstheme="minorHAnsi"/>
                <w:sz w:val="20"/>
                <w:szCs w:val="20"/>
              </w:rPr>
              <w:t>masih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serta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salinan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kartu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keluarga</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akta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kelahiran</w:t>
            </w:r>
            <w:proofErr w:type="spellEnd"/>
            <w:r w:rsidRPr="00EB35CD">
              <w:rPr>
                <w:rFonts w:asciiTheme="minorHAnsi" w:hAnsiTheme="minorHAnsi" w:cstheme="minorHAnsi"/>
                <w:sz w:val="20"/>
                <w:szCs w:val="20"/>
              </w:rPr>
              <w:t>/</w:t>
            </w: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legal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bukti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hubungan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kepentingan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r w:rsidRPr="00EB35CD">
              <w:rPr>
                <w:rFonts w:asciiTheme="minorHAnsi" w:hAnsiTheme="minorHAnsi" w:cstheme="minorHAnsi"/>
                <w:i/>
                <w:iCs/>
                <w:sz w:val="20"/>
                <w:szCs w:val="20"/>
              </w:rPr>
              <w:t>insurable interest</w:t>
            </w:r>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antara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w:t>
            </w:r>
          </w:p>
          <w:p w14:paraId="4F416052" w14:textId="5E76F175"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Salinan SIM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masih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lalu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lintas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bertindak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pengemudi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kendaraan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bermotor</w:t>
            </w:r>
            <w:proofErr w:type="spellEnd"/>
            <w:r w:rsidRPr="00EB35CD">
              <w:rPr>
                <w:rFonts w:asciiTheme="minorHAnsi" w:hAnsiTheme="minorHAnsi" w:cstheme="minorHAnsi"/>
                <w:sz w:val="20"/>
                <w:szCs w:val="20"/>
              </w:rPr>
              <w:t>),</w:t>
            </w:r>
          </w:p>
          <w:p w14:paraId="064D51D9"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Surat </w:t>
            </w:r>
            <w:proofErr w:type="spellStart"/>
            <w:r w:rsidRPr="00EB35CD">
              <w:rPr>
                <w:rFonts w:asciiTheme="minorHAnsi" w:hAnsiTheme="minorHAnsi" w:cstheme="minorHAnsi"/>
                <w:sz w:val="20"/>
                <w:szCs w:val="20"/>
              </w:rPr>
              <w:t>keterangan</w:t>
            </w:r>
            <w:proofErr w:type="spellEnd"/>
            <w:r w:rsidRPr="00EB35CD">
              <w:rPr>
                <w:rFonts w:asciiTheme="minorHAnsi" w:hAnsiTheme="minorHAnsi" w:cstheme="minorHAnsi"/>
                <w:sz w:val="20"/>
                <w:szCs w:val="20"/>
              </w:rPr>
              <w:t xml:space="preserve"> Dokter yang </w:t>
            </w:r>
            <w:proofErr w:type="spellStart"/>
            <w:r w:rsidRPr="00EB35CD">
              <w:rPr>
                <w:rFonts w:asciiTheme="minorHAnsi" w:hAnsiTheme="minorHAnsi" w:cstheme="minorHAnsi"/>
                <w:sz w:val="20"/>
                <w:szCs w:val="20"/>
              </w:rPr>
              <w:t>dikeluarkan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benar</w:t>
            </w:r>
            <w:proofErr w:type="spellEnd"/>
            <w:r w:rsidRPr="00EB35CD">
              <w:rPr>
                <w:rFonts w:asciiTheme="minorHAnsi" w:hAnsiTheme="minorHAnsi" w:cstheme="minorHAnsi"/>
                <w:sz w:val="20"/>
                <w:szCs w:val="20"/>
              </w:rPr>
              <w:t xml:space="preserve"> oleh Dokter </w:t>
            </w:r>
            <w:proofErr w:type="spellStart"/>
            <w:r w:rsidRPr="00EB35CD">
              <w:rPr>
                <w:rFonts w:asciiTheme="minorHAnsi" w:hAnsiTheme="minorHAnsi" w:cstheme="minorHAnsi"/>
                <w:sz w:val="20"/>
                <w:szCs w:val="20"/>
              </w:rPr>
              <w:t>pemeriksa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tentang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penyebab</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kematian</w:t>
            </w:r>
            <w:proofErr w:type="spellEnd"/>
            <w:r w:rsidRPr="00EB35CD">
              <w:rPr>
                <w:rFonts w:asciiTheme="minorHAnsi" w:hAnsiTheme="minorHAnsi" w:cstheme="minorHAnsi"/>
                <w:sz w:val="20"/>
                <w:szCs w:val="20"/>
              </w:rPr>
              <w:t xml:space="preserve">/resume </w:t>
            </w:r>
            <w:proofErr w:type="spellStart"/>
            <w:r w:rsidRPr="00EB35CD">
              <w:rPr>
                <w:rFonts w:asciiTheme="minorHAnsi" w:hAnsiTheme="minorHAnsi" w:cstheme="minorHAnsi"/>
                <w:sz w:val="20"/>
                <w:szCs w:val="20"/>
              </w:rPr>
              <w:t>medis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di </w:t>
            </w:r>
            <w:proofErr w:type="spellStart"/>
            <w:r w:rsidRPr="00EB35CD">
              <w:rPr>
                <w:rFonts w:asciiTheme="minorHAnsi" w:hAnsiTheme="minorHAnsi" w:cstheme="minorHAnsi"/>
                <w:sz w:val="20"/>
                <w:szCs w:val="20"/>
              </w:rPr>
              <w:t>rumah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sakit</w:t>
            </w:r>
            <w:proofErr w:type="spellEnd"/>
            <w:r w:rsidRPr="00EB35CD">
              <w:rPr>
                <w:rFonts w:asciiTheme="minorHAnsi" w:hAnsiTheme="minorHAnsi" w:cstheme="minorHAnsi"/>
                <w:sz w:val="20"/>
                <w:szCs w:val="20"/>
              </w:rPr>
              <w:t>,</w:t>
            </w:r>
          </w:p>
          <w:p w14:paraId="117B9CE0"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proofErr w:type="spellStart"/>
            <w:r w:rsidRPr="00EB35CD">
              <w:rPr>
                <w:rFonts w:asciiTheme="minorHAnsi" w:hAnsiTheme="minorHAnsi" w:cstheme="minorHAnsi"/>
                <w:sz w:val="20"/>
                <w:szCs w:val="20"/>
              </w:rPr>
              <w:t>Formulir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kronologis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kematian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dikeluarkan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benar</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bukan</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rumah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sakit</w:t>
            </w:r>
            <w:proofErr w:type="spellEnd"/>
            <w:r w:rsidRPr="00EB35CD">
              <w:rPr>
                <w:rFonts w:asciiTheme="minorHAnsi" w:hAnsiTheme="minorHAnsi" w:cstheme="minorHAnsi"/>
                <w:sz w:val="20"/>
                <w:szCs w:val="20"/>
              </w:rPr>
              <w:t>,</w:t>
            </w:r>
          </w:p>
          <w:p w14:paraId="094BE0F5"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Salinan </w:t>
            </w:r>
            <w:proofErr w:type="spellStart"/>
            <w:r w:rsidRPr="00EB35CD">
              <w:rPr>
                <w:rFonts w:asciiTheme="minorHAnsi" w:hAnsiTheme="minorHAnsi" w:cstheme="minorHAnsi"/>
                <w:sz w:val="20"/>
                <w:szCs w:val="20"/>
              </w:rPr>
              <w:t>akta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kematian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keterangan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kematian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instansi</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berwenang</w:t>
            </w:r>
            <w:proofErr w:type="spellEnd"/>
            <w:r w:rsidRPr="00EB35CD">
              <w:rPr>
                <w:rFonts w:asciiTheme="minorHAnsi" w:hAnsiTheme="minorHAnsi" w:cstheme="minorHAnsi"/>
                <w:sz w:val="20"/>
                <w:szCs w:val="20"/>
              </w:rPr>
              <w:t>,</w:t>
            </w:r>
          </w:p>
          <w:p w14:paraId="0F9D1928"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Lembar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legalisir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hasil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i/>
                <w:iCs/>
                <w:sz w:val="20"/>
                <w:szCs w:val="20"/>
              </w:rPr>
              <w:t>visum</w:t>
            </w:r>
            <w:proofErr w:type="spellEnd"/>
            <w:r w:rsidRPr="00EB35CD">
              <w:rPr>
                <w:rFonts w:asciiTheme="minorHAnsi" w:hAnsiTheme="minorHAnsi" w:cstheme="minorHAnsi"/>
                <w:i/>
                <w:iCs/>
                <w:sz w:val="20"/>
                <w:szCs w:val="20"/>
              </w:rPr>
              <w:t xml:space="preserve"> et </w:t>
            </w:r>
            <w:proofErr w:type="spellStart"/>
            <w:r w:rsidRPr="00EB35CD">
              <w:rPr>
                <w:rFonts w:asciiTheme="minorHAnsi" w:hAnsiTheme="minorHAnsi" w:cstheme="minorHAnsi"/>
                <w:i/>
                <w:iCs/>
                <w:sz w:val="20"/>
                <w:szCs w:val="20"/>
              </w:rPr>
              <w:t>repertum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wajar</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diperlukan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selama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bertentangan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hukum</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w:t>
            </w:r>
          </w:p>
          <w:p w14:paraId="5D97C988" w14:textId="1419FE1B"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Lembar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legalisir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keterangan</w:t>
            </w:r>
            <w:proofErr w:type="spellEnd"/>
            <w:r w:rsidRPr="00EB35CD">
              <w:rPr>
                <w:rFonts w:asciiTheme="minorHAnsi" w:hAnsiTheme="minorHAnsi" w:cstheme="minorHAnsi"/>
                <w:sz w:val="20"/>
                <w:szCs w:val="20"/>
              </w:rPr>
              <w:t xml:space="preserve"> Berita Acara </w:t>
            </w:r>
            <w:proofErr w:type="spellStart"/>
            <w:r w:rsidRPr="00EB35CD">
              <w:rPr>
                <w:rFonts w:asciiTheme="minorHAnsi" w:hAnsiTheme="minorHAnsi" w:cstheme="minorHAnsi"/>
                <w:sz w:val="20"/>
                <w:szCs w:val="20"/>
              </w:rPr>
              <w:t>Pemeriksaan</w:t>
            </w:r>
            <w:proofErr w:type="spellEnd"/>
            <w:r w:rsidRPr="00EB35CD">
              <w:rPr>
                <w:rFonts w:asciiTheme="minorHAnsi" w:hAnsiTheme="minorHAnsi" w:cstheme="minorHAnsi"/>
                <w:sz w:val="20"/>
                <w:szCs w:val="20"/>
              </w:rPr>
              <w:t xml:space="preserve"> (BAP)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Kepolisian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setempat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w:t>
            </w:r>
            <w:proofErr w:type="spellStart"/>
            <w:r w:rsidRPr="00EB35CD">
              <w:rPr>
                <w:rFonts w:asciiTheme="minorHAnsi" w:hAnsiTheme="minorHAnsi" w:cstheme="minorHAnsi"/>
                <w:sz w:val="20"/>
                <w:szCs w:val="20"/>
              </w:rPr>
              <w:t>secara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wajar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karena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Kecelakaan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tindakan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kriminal</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sebagainya</w:t>
            </w:r>
            <w:proofErr w:type="spellEnd"/>
            <w:r w:rsidRPr="00EB35CD">
              <w:rPr>
                <w:rFonts w:asciiTheme="minorHAnsi" w:hAnsiTheme="minorHAnsi" w:cstheme="minorHAnsi"/>
                <w:sz w:val="20"/>
                <w:szCs w:val="20"/>
              </w:rPr>
              <w:t>,</w:t>
            </w:r>
          </w:p>
          <w:p w14:paraId="44681CA1" w14:textId="7CBE1379"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Lembar </w:t>
            </w:r>
            <w:proofErr w:type="spellStart"/>
            <w:r w:rsidRPr="00EB35CD">
              <w:rPr>
                <w:rFonts w:asciiTheme="minorHAnsi" w:hAnsiTheme="minorHAnsi" w:cstheme="minorHAnsi"/>
                <w:sz w:val="20"/>
                <w:szCs w:val="20"/>
              </w:rPr>
              <w:t>asli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legalisir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keterangan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Kedutaan</w:t>
            </w:r>
            <w:proofErr w:type="spellEnd"/>
            <w:r w:rsidRPr="00EB35CD">
              <w:rPr>
                <w:rFonts w:asciiTheme="minorHAnsi" w:hAnsiTheme="minorHAnsi" w:cstheme="minorHAnsi"/>
                <w:sz w:val="20"/>
                <w:szCs w:val="20"/>
              </w:rPr>
              <w:t xml:space="preserve"> Besar Republik Indonesia </w:t>
            </w:r>
            <w:proofErr w:type="spellStart"/>
            <w:r w:rsidRPr="00EB35CD">
              <w:rPr>
                <w:rFonts w:asciiTheme="minorHAnsi" w:hAnsiTheme="minorHAnsi" w:cstheme="minorHAnsi"/>
                <w:sz w:val="20"/>
                <w:szCs w:val="20"/>
              </w:rPr>
              <w:t>setempat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 di </w:t>
            </w:r>
            <w:proofErr w:type="spellStart"/>
            <w:r w:rsidRPr="00EB35CD">
              <w:rPr>
                <w:rFonts w:asciiTheme="minorHAnsi" w:hAnsiTheme="minorHAnsi" w:cstheme="minorHAnsi"/>
                <w:sz w:val="20"/>
                <w:szCs w:val="20"/>
              </w:rPr>
              <w:t>luar</w:t>
            </w:r>
            <w:proofErr w:type="spellEnd"/>
            <w:r w:rsidRPr="00EB35CD">
              <w:rPr>
                <w:rFonts w:asciiTheme="minorHAnsi" w:hAnsiTheme="minorHAnsi" w:cstheme="minorHAnsi"/>
                <w:sz w:val="20"/>
                <w:szCs w:val="20"/>
              </w:rPr>
              <w:t xml:space="preserve"> negeri.</w:t>
            </w:r>
          </w:p>
          <w:bookmarkEnd w:id="1"/>
          <w:p w14:paraId="6805201C" w14:textId="6ABCED6D"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menyelesaikan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Manfaat Asuransi paling </w:t>
            </w:r>
            <w:proofErr w:type="spellStart"/>
            <w:r w:rsidRPr="00EB35CD">
              <w:rPr>
                <w:rFonts w:asciiTheme="minorHAnsi" w:hAnsiTheme="minorHAnsi" w:cstheme="minorHAnsi"/>
                <w:sz w:val="20"/>
                <w:szCs w:val="20"/>
              </w:rPr>
              <w:t>lambat</w:t>
            </w:r>
            <w:proofErr w:type="spellEnd"/>
            <w:r w:rsidRPr="00EB35CD">
              <w:rPr>
                <w:rFonts w:asciiTheme="minorHAnsi" w:hAnsiTheme="minorHAnsi" w:cstheme="minorHAnsi"/>
                <w:sz w:val="20"/>
                <w:szCs w:val="20"/>
              </w:rPr>
              <w:t xml:space="preserve"> 30 (</w:t>
            </w:r>
            <w:proofErr w:type="spellStart"/>
            <w:r w:rsidRPr="00EB35CD">
              <w:rPr>
                <w:rFonts w:asciiTheme="minorHAnsi" w:hAnsiTheme="minorHAnsi" w:cstheme="minorHAnsi"/>
                <w:sz w:val="20"/>
                <w:szCs w:val="20"/>
              </w:rPr>
              <w:t>tiga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puluh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kalender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sejak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persetujuan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Manfaat Asuransi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disampaikan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rekening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Penerima</w:t>
            </w:r>
            <w:proofErr w:type="spellEnd"/>
            <w:r w:rsidRPr="00EB35CD">
              <w:rPr>
                <w:rFonts w:asciiTheme="minorHAnsi" w:hAnsiTheme="minorHAnsi" w:cstheme="minorHAnsi"/>
                <w:sz w:val="20"/>
                <w:szCs w:val="20"/>
              </w:rPr>
              <w:t xml:space="preserve"> Manfaat </w:t>
            </w:r>
            <w:proofErr w:type="spellStart"/>
            <w:r w:rsidRPr="00EB35CD">
              <w:rPr>
                <w:rFonts w:asciiTheme="minorHAnsi" w:hAnsiTheme="minorHAnsi" w:cstheme="minorHAnsi"/>
                <w:sz w:val="20"/>
                <w:szCs w:val="20"/>
              </w:rPr>
              <w:t>melalui</w:t>
            </w:r>
            <w:proofErr w:type="spellEnd"/>
            <w:r w:rsidRPr="00EB35CD">
              <w:rPr>
                <w:rFonts w:asciiTheme="minorHAnsi" w:hAnsiTheme="minorHAnsi" w:cstheme="minorHAnsi"/>
                <w:sz w:val="20"/>
                <w:szCs w:val="20"/>
              </w:rPr>
              <w:t xml:space="preserve"> transfer bank.</w:t>
            </w:r>
          </w:p>
          <w:p w14:paraId="3502B7AD" w14:textId="302DCC58"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lastRenderedPageBreak/>
              <w:t>Pembayaran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beasiswa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pendidikan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ditujukan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rekening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tercatat</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sistem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disampaikan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melalui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surat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pemberitahuan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diperlukan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pembaharuan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informasi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rekening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beasiswa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pendidikan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tersebut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berikut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dokumen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harus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dilengkapi</w:t>
            </w:r>
            <w:proofErr w:type="spellEnd"/>
            <w:r w:rsidRPr="00EB35CD">
              <w:rPr>
                <w:rFonts w:asciiTheme="minorHAnsi" w:hAnsiTheme="minorHAnsi" w:cstheme="minorHAnsi"/>
                <w:sz w:val="20"/>
                <w:szCs w:val="20"/>
              </w:rPr>
              <w:t>:</w:t>
            </w:r>
          </w:p>
          <w:p w14:paraId="04A678E3" w14:textId="77777777" w:rsidR="0006387C" w:rsidRPr="00EB35CD" w:rsidRDefault="0006387C" w:rsidP="0006387C">
            <w:pPr>
              <w:pStyle w:val="ListParagraph"/>
              <w:numPr>
                <w:ilvl w:val="0"/>
                <w:numId w:val="43"/>
              </w:numPr>
              <w:ind w:left="1066" w:hanging="380"/>
              <w:jc w:val="both"/>
              <w:rPr>
                <w:rFonts w:asciiTheme="minorHAnsi" w:hAnsiTheme="minorHAnsi" w:cstheme="minorHAnsi"/>
                <w:sz w:val="20"/>
                <w:szCs w:val="20"/>
              </w:rPr>
            </w:pPr>
            <w:proofErr w:type="spellStart"/>
            <w:r w:rsidRPr="00EB35CD">
              <w:rPr>
                <w:rFonts w:asciiTheme="minorHAnsi" w:hAnsiTheme="minorHAnsi" w:cstheme="minorHAnsi"/>
                <w:sz w:val="20"/>
                <w:szCs w:val="20"/>
              </w:rPr>
              <w:t>Formulir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pembayaran</w:t>
            </w:r>
            <w:proofErr w:type="spellEnd"/>
            <w:r w:rsidRPr="00EB35CD">
              <w:rPr>
                <w:rFonts w:asciiTheme="minorHAnsi" w:hAnsiTheme="minorHAnsi" w:cstheme="minorHAnsi"/>
                <w:sz w:val="20"/>
                <w:szCs w:val="20"/>
              </w:rPr>
              <w:t xml:space="preserve"> Manfaat Asuransi yang </w:t>
            </w:r>
            <w:proofErr w:type="spellStart"/>
            <w:r w:rsidRPr="00EB35CD">
              <w:rPr>
                <w:rFonts w:asciiTheme="minorHAnsi" w:hAnsiTheme="minorHAnsi" w:cstheme="minorHAnsi"/>
                <w:sz w:val="20"/>
                <w:szCs w:val="20"/>
              </w:rPr>
              <w:t>dikeluarkan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dan yang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lengkap</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benar</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dan</w:t>
            </w:r>
          </w:p>
          <w:p w14:paraId="557BE113" w14:textId="62DCEE94" w:rsidR="0006387C" w:rsidRPr="00EB35CD" w:rsidRDefault="0006387C" w:rsidP="0006387C">
            <w:pPr>
              <w:pStyle w:val="ListParagraph"/>
              <w:numPr>
                <w:ilvl w:val="0"/>
                <w:numId w:val="43"/>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 xml:space="preserve">Salinan KTP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tanda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kenal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masih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w:t>
            </w:r>
          </w:p>
          <w:p w14:paraId="2A66095B" w14:textId="219A9DC6"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w:t>
            </w:r>
          </w:p>
          <w:p w14:paraId="317398C8" w14:textId="77777777"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Masa Asuransi </w:t>
            </w:r>
            <w:proofErr w:type="spellStart"/>
            <w:r w:rsidRPr="00EB35CD">
              <w:rPr>
                <w:rFonts w:asciiTheme="minorHAnsi" w:hAnsiTheme="minorHAnsi" w:cstheme="minorHAnsi"/>
                <w:sz w:val="20"/>
                <w:szCs w:val="20"/>
              </w:rPr>
              <w:t>ternyata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mempengaruhi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besaran</w:t>
            </w:r>
            <w:proofErr w:type="spellEnd"/>
            <w:r w:rsidRPr="00EB35CD">
              <w:rPr>
                <w:rFonts w:asciiTheme="minorHAnsi" w:hAnsiTheme="minorHAnsi" w:cstheme="minorHAnsi"/>
                <w:sz w:val="20"/>
                <w:szCs w:val="20"/>
              </w:rPr>
              <w:t xml:space="preserve"> Premi, Manfaat Asuransi,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pada Polis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menyampaikan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pemberitahuan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tertulis</w:t>
            </w:r>
            <w:proofErr w:type="spellEnd"/>
            <w:r w:rsidRPr="00EB35CD">
              <w:rPr>
                <w:rFonts w:asciiTheme="minorHAnsi" w:hAnsiTheme="minorHAnsi" w:cstheme="minorHAnsi"/>
                <w:sz w:val="20"/>
                <w:szCs w:val="20"/>
              </w:rPr>
              <w:t xml:space="preserve">, paling </w:t>
            </w:r>
            <w:proofErr w:type="spellStart"/>
            <w:r w:rsidRPr="00EB35CD">
              <w:rPr>
                <w:rFonts w:asciiTheme="minorHAnsi" w:hAnsiTheme="minorHAnsi" w:cstheme="minorHAnsi"/>
                <w:sz w:val="20"/>
                <w:szCs w:val="20"/>
              </w:rPr>
              <w:t>lambat</w:t>
            </w:r>
            <w:proofErr w:type="spellEnd"/>
            <w:r w:rsidRPr="00EB35CD">
              <w:rPr>
                <w:rFonts w:asciiTheme="minorHAnsi" w:hAnsiTheme="minorHAnsi" w:cstheme="minorHAnsi"/>
                <w:sz w:val="20"/>
                <w:szCs w:val="20"/>
              </w:rPr>
              <w:t xml:space="preserve"> 30 (</w:t>
            </w:r>
            <w:proofErr w:type="spellStart"/>
            <w:r w:rsidRPr="00EB35CD">
              <w:rPr>
                <w:rFonts w:asciiTheme="minorHAnsi" w:hAnsiTheme="minorHAnsi" w:cstheme="minorHAnsi"/>
                <w:sz w:val="20"/>
                <w:szCs w:val="20"/>
              </w:rPr>
              <w:t>tiga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puluh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kerja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sebelum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membuat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keputusan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tersebut</w:t>
            </w:r>
            <w:proofErr w:type="spellEnd"/>
            <w:r w:rsidRPr="00EB35CD">
              <w:rPr>
                <w:rFonts w:asciiTheme="minorHAnsi" w:hAnsiTheme="minorHAnsi" w:cstheme="minorHAnsi"/>
                <w:sz w:val="20"/>
                <w:szCs w:val="20"/>
              </w:rPr>
              <w:t>.</w:t>
            </w:r>
          </w:p>
          <w:p w14:paraId="6B4DE713" w14:textId="45BBEDB4"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telah</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diberikan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waktu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menyampaikan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pendapatnya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dimaksud</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poin</w:t>
            </w:r>
            <w:proofErr w:type="spellEnd"/>
            <w:r w:rsidRPr="00EB35CD">
              <w:rPr>
                <w:rFonts w:asciiTheme="minorHAnsi" w:hAnsiTheme="minorHAnsi" w:cstheme="minorHAnsi"/>
                <w:sz w:val="20"/>
                <w:szCs w:val="20"/>
              </w:rPr>
              <w:t xml:space="preserve"> (5) (a) dan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memberikan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pendapatnya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mengganggap</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bahwa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menyetujui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tersebut</w:t>
            </w:r>
            <w:proofErr w:type="spellEnd"/>
            <w:r w:rsidRPr="00EB35CD">
              <w:rPr>
                <w:rFonts w:asciiTheme="minorHAnsi" w:hAnsiTheme="minorHAnsi" w:cstheme="minorHAnsi"/>
                <w:sz w:val="20"/>
                <w:szCs w:val="20"/>
              </w:rPr>
              <w:t>.</w:t>
            </w:r>
          </w:p>
          <w:p w14:paraId="43A38541" w14:textId="37E326DF"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tidak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perubahan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dimaksud</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poin</w:t>
            </w:r>
            <w:proofErr w:type="spellEnd"/>
            <w:r w:rsidRPr="00EB35CD">
              <w:rPr>
                <w:rFonts w:asciiTheme="minorHAnsi" w:hAnsiTheme="minorHAnsi" w:cstheme="minorHAnsi"/>
                <w:sz w:val="20"/>
                <w:szCs w:val="20"/>
              </w:rPr>
              <w:t xml:space="preserve"> (5) (a), </w:t>
            </w:r>
            <w:proofErr w:type="spellStart"/>
            <w:r w:rsidRPr="00EB35CD">
              <w:rPr>
                <w:rFonts w:asciiTheme="minorHAnsi" w:hAnsiTheme="minorHAnsi" w:cstheme="minorHAnsi"/>
                <w:sz w:val="20"/>
                <w:szCs w:val="20"/>
              </w:rPr>
              <w:t>maka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berhak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menghentikan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sesuai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diatur</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w:t>
            </w:r>
          </w:p>
          <w:p w14:paraId="76661944" w14:textId="55C8CBCC"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Pertanggungan</w:t>
            </w:r>
            <w:proofErr w:type="spellEnd"/>
            <w:r w:rsidRPr="00EB35CD">
              <w:rPr>
                <w:rFonts w:asciiTheme="minorHAnsi" w:hAnsiTheme="minorHAnsi" w:cstheme="minorHAnsi"/>
                <w:sz w:val="20"/>
                <w:szCs w:val="20"/>
              </w:rPr>
              <w:t xml:space="preserve"> Asuransi </w:t>
            </w:r>
            <w:proofErr w:type="spellStart"/>
            <w:r w:rsidRPr="00EB35CD">
              <w:rPr>
                <w:rFonts w:asciiTheme="minorHAnsi" w:hAnsiTheme="minorHAnsi" w:cstheme="minorHAnsi"/>
                <w:sz w:val="20"/>
                <w:szCs w:val="20"/>
              </w:rPr>
              <w:t>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w:t>
            </w:r>
            <w:proofErr w:type="spellEnd"/>
            <w:r w:rsidRPr="00EB35CD">
              <w:rPr>
                <w:rFonts w:asciiTheme="minorHAnsi" w:hAnsiTheme="minorHAnsi" w:cstheme="minorHAnsi"/>
                <w:sz w:val="20"/>
                <w:szCs w:val="20"/>
              </w:rPr>
              <w:t xml:space="preserve"> masa </w:t>
            </w:r>
            <w:proofErr w:type="spellStart"/>
            <w:r w:rsidRPr="00EB35CD">
              <w:rPr>
                <w:rFonts w:asciiTheme="minorHAnsi" w:hAnsiTheme="minorHAnsi" w:cstheme="minorHAnsi"/>
                <w:sz w:val="20"/>
                <w:szCs w:val="20"/>
              </w:rPr>
              <w:t>berlakunya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apabila</w:t>
            </w:r>
            <w:proofErr w:type="spellEnd"/>
            <w:r w:rsidRPr="00EB35CD">
              <w:rPr>
                <w:rFonts w:asciiTheme="minorHAnsi" w:hAnsiTheme="minorHAnsi" w:cstheme="minorHAnsi"/>
                <w:sz w:val="20"/>
                <w:szCs w:val="20"/>
              </w:rPr>
              <w:t xml:space="preserve"> salah </w:t>
            </w:r>
            <w:proofErr w:type="spellStart"/>
            <w:r w:rsidRPr="00EB35CD">
              <w:rPr>
                <w:rFonts w:asciiTheme="minorHAnsi" w:hAnsiTheme="minorHAnsi" w:cstheme="minorHAnsi"/>
                <w:sz w:val="20"/>
                <w:szCs w:val="20"/>
              </w:rPr>
              <w:t>satu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dari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kondisi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berikut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terpenuhi</w:t>
            </w:r>
            <w:proofErr w:type="spellEnd"/>
            <w:r w:rsidRPr="00EB35CD">
              <w:rPr>
                <w:rFonts w:asciiTheme="minorHAnsi" w:hAnsiTheme="minorHAnsi" w:cstheme="minorHAnsi"/>
                <w:sz w:val="20"/>
                <w:szCs w:val="20"/>
              </w:rPr>
              <w:t>:</w:t>
            </w:r>
          </w:p>
          <w:p w14:paraId="08F568F4"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Tercapainya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Tanggal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Berakhirnya</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dicantumkan</w:t>
            </w:r>
            <w:proofErr w:type="spellEnd"/>
            <w:r w:rsidRPr="00EB35CD">
              <w:rPr>
                <w:rFonts w:asciiTheme="minorHAnsi" w:hAnsiTheme="minorHAnsi" w:cstheme="minorHAnsi"/>
                <w:sz w:val="20"/>
                <w:szCs w:val="20"/>
              </w:rPr>
              <w:t xml:space="preserve"> pada </w:t>
            </w:r>
            <w:proofErr w:type="spellStart"/>
            <w:r w:rsidRPr="00EB35CD">
              <w:rPr>
                <w:rFonts w:asciiTheme="minorHAnsi" w:hAnsiTheme="minorHAnsi" w:cstheme="minorHAnsi"/>
                <w:sz w:val="20"/>
                <w:szCs w:val="20"/>
              </w:rPr>
              <w:t>Ringkasan</w:t>
            </w:r>
            <w:proofErr w:type="spellEnd"/>
            <w:r w:rsidRPr="00EB35CD">
              <w:rPr>
                <w:rFonts w:asciiTheme="minorHAnsi" w:hAnsiTheme="minorHAnsi" w:cstheme="minorHAnsi"/>
                <w:sz w:val="20"/>
                <w:szCs w:val="20"/>
              </w:rPr>
              <w:t xml:space="preserve"> Polis.</w:t>
            </w:r>
          </w:p>
          <w:p w14:paraId="1DE137DB"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meninggal</w:t>
            </w:r>
            <w:proofErr w:type="spellEnd"/>
            <w:r w:rsidRPr="00EB35CD">
              <w:rPr>
                <w:rFonts w:asciiTheme="minorHAnsi" w:hAnsiTheme="minorHAnsi" w:cstheme="minorHAnsi"/>
                <w:sz w:val="20"/>
                <w:szCs w:val="20"/>
              </w:rPr>
              <w:t xml:space="preserve"> dunia.</w:t>
            </w:r>
          </w:p>
          <w:p w14:paraId="3606C530"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dibatalkan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jika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terjadi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suatu</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membatalkan</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sebagaimana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diatur</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Polis,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rangka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pemenuhan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perundang-undangan</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berlaku</w:t>
            </w:r>
            <w:proofErr w:type="spellEnd"/>
            <w:r w:rsidRPr="00EB35CD">
              <w:rPr>
                <w:rFonts w:asciiTheme="minorHAnsi" w:hAnsiTheme="minorHAnsi" w:cstheme="minorHAnsi"/>
                <w:sz w:val="20"/>
                <w:szCs w:val="20"/>
              </w:rPr>
              <w:t>.</w:t>
            </w:r>
          </w:p>
          <w:p w14:paraId="229DBECE"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permintaan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penebusan</w:t>
            </w:r>
            <w:proofErr w:type="spellEnd"/>
            <w:r w:rsidRPr="00EB35CD">
              <w:rPr>
                <w:rFonts w:asciiTheme="minorHAnsi" w:hAnsiTheme="minorHAnsi" w:cstheme="minorHAnsi"/>
                <w:sz w:val="20"/>
                <w:szCs w:val="20"/>
              </w:rPr>
              <w:t xml:space="preserve"> Polis yang </w:t>
            </w:r>
            <w:proofErr w:type="spellStart"/>
            <w:r w:rsidRPr="00EB35CD">
              <w:rPr>
                <w:rFonts w:asciiTheme="minorHAnsi" w:hAnsiTheme="minorHAnsi" w:cstheme="minorHAnsi"/>
                <w:sz w:val="20"/>
                <w:szCs w:val="20"/>
              </w:rPr>
              <w:t>diajukan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w:t>
            </w:r>
          </w:p>
          <w:p w14:paraId="7E7C254C" w14:textId="4DEE412A"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 xml:space="preserve">Polis </w:t>
            </w:r>
            <w:proofErr w:type="spellStart"/>
            <w:r w:rsidRPr="00EB35CD">
              <w:rPr>
                <w:rFonts w:asciiTheme="minorHAnsi" w:hAnsiTheme="minorHAnsi" w:cstheme="minorHAnsi"/>
                <w:sz w:val="20"/>
                <w:szCs w:val="20"/>
              </w:rPr>
              <w:t>lewat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waktu</w:t>
            </w:r>
            <w:proofErr w:type="spellEnd"/>
            <w:r w:rsidRPr="00EB35CD">
              <w:rPr>
                <w:rFonts w:asciiTheme="minorHAnsi" w:hAnsiTheme="minorHAnsi" w:cstheme="minorHAnsi"/>
                <w:sz w:val="20"/>
                <w:szCs w:val="20"/>
              </w:rPr>
              <w:t xml:space="preserve"> (</w:t>
            </w:r>
            <w:r w:rsidRPr="00EB35CD">
              <w:rPr>
                <w:rFonts w:asciiTheme="minorHAnsi" w:hAnsiTheme="minorHAnsi" w:cstheme="minorHAnsi"/>
                <w:i/>
                <w:sz w:val="20"/>
                <w:szCs w:val="20"/>
              </w:rPr>
              <w:t>lapse</w:t>
            </w:r>
            <w:r w:rsidRPr="00EB35CD">
              <w:rPr>
                <w:rFonts w:asciiTheme="minorHAnsi" w:hAnsiTheme="minorHAnsi" w:cstheme="minorHAnsi"/>
                <w:sz w:val="20"/>
                <w:szCs w:val="20"/>
              </w:rPr>
              <w:t>).</w:t>
            </w:r>
          </w:p>
          <w:p w14:paraId="7BAFC406" w14:textId="77777777"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Penggunaan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informasi</w:t>
            </w:r>
            <w:proofErr w:type="spellEnd"/>
            <w:r w:rsidRPr="00EB35CD">
              <w:rPr>
                <w:rFonts w:asciiTheme="minorHAnsi" w:hAnsiTheme="minorHAnsi" w:cstheme="minorHAnsi"/>
                <w:sz w:val="20"/>
                <w:szCs w:val="20"/>
              </w:rPr>
              <w:t xml:space="preserve"> dan data:</w:t>
            </w:r>
          </w:p>
          <w:p w14:paraId="21001E48" w14:textId="02AD4BAD" w:rsidR="0006387C" w:rsidRPr="00EB35CD" w:rsidRDefault="0006387C" w:rsidP="0006387C">
            <w:pPr>
              <w:pStyle w:val="ListParagraph"/>
              <w:ind w:left="249"/>
              <w:jc w:val="both"/>
              <w:rPr>
                <w:rFonts w:asciiTheme="minorHAnsi" w:hAnsiTheme="minorHAnsi" w:cstheme="minorHAnsi"/>
                <w:sz w:val="20"/>
                <w:szCs w:val="20"/>
              </w:rPr>
            </w:pP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berhak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mengumpulkan</w:t>
            </w:r>
            <w:proofErr w:type="spellEnd"/>
            <w:r w:rsidRPr="00EB35CD">
              <w:rPr>
                <w:rFonts w:asciiTheme="minorHAnsi" w:hAnsiTheme="minorHAnsi" w:cstheme="minorHAnsi"/>
                <w:sz w:val="20"/>
                <w:szCs w:val="20"/>
              </w:rPr>
              <w:t xml:space="preserve"> data </w:t>
            </w:r>
            <w:proofErr w:type="spellStart"/>
            <w:r w:rsidRPr="00EB35CD">
              <w:rPr>
                <w:rFonts w:asciiTheme="minorHAnsi" w:hAnsiTheme="minorHAnsi" w:cstheme="minorHAnsi"/>
                <w:sz w:val="20"/>
                <w:szCs w:val="20"/>
              </w:rPr>
              <w:t>pribadi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menyediakan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mengelola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mengembangkan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menawarkan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layanan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asuransi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mencapai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hal</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mengungkapkan</w:t>
            </w:r>
            <w:proofErr w:type="spellEnd"/>
            <w:r w:rsidRPr="00EB35CD">
              <w:rPr>
                <w:rFonts w:asciiTheme="minorHAnsi" w:hAnsiTheme="minorHAnsi" w:cstheme="minorHAnsi"/>
                <w:sz w:val="20"/>
                <w:szCs w:val="20"/>
              </w:rPr>
              <w:t xml:space="preserve"> data </w:t>
            </w:r>
            <w:proofErr w:type="spellStart"/>
            <w:r w:rsidRPr="00EB35CD">
              <w:rPr>
                <w:rFonts w:asciiTheme="minorHAnsi" w:hAnsiTheme="minorHAnsi" w:cstheme="minorHAnsi"/>
                <w:sz w:val="20"/>
                <w:szCs w:val="20"/>
              </w:rPr>
              <w:t>pribadi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kepada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pihak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ketiga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berada</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dalam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di </w:t>
            </w:r>
            <w:proofErr w:type="spellStart"/>
            <w:r w:rsidRPr="00EB35CD">
              <w:rPr>
                <w:rFonts w:asciiTheme="minorHAnsi" w:hAnsiTheme="minorHAnsi" w:cstheme="minorHAnsi"/>
                <w:sz w:val="20"/>
                <w:szCs w:val="20"/>
              </w:rPr>
              <w:t>luar</w:t>
            </w:r>
            <w:proofErr w:type="spellEnd"/>
            <w:r w:rsidRPr="00EB35CD">
              <w:rPr>
                <w:rFonts w:asciiTheme="minorHAnsi" w:hAnsiTheme="minorHAnsi" w:cstheme="minorHAnsi"/>
                <w:sz w:val="20"/>
                <w:szCs w:val="20"/>
              </w:rPr>
              <w:t xml:space="preserve"> wilayah Republik Indonesia, </w:t>
            </w:r>
            <w:proofErr w:type="spellStart"/>
            <w:r w:rsidRPr="00EB35CD">
              <w:rPr>
                <w:rFonts w:asciiTheme="minorHAnsi" w:hAnsiTheme="minorHAnsi" w:cstheme="minorHAnsi"/>
                <w:sz w:val="20"/>
                <w:szCs w:val="20"/>
              </w:rPr>
              <w:t>termasuk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penyedia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layanan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perusahaan</w:t>
            </w:r>
            <w:proofErr w:type="spellEnd"/>
            <w:r w:rsidRPr="00EB35CD">
              <w:rPr>
                <w:rFonts w:asciiTheme="minorHAnsi" w:hAnsiTheme="minorHAnsi" w:cstheme="minorHAnsi"/>
                <w:sz w:val="20"/>
                <w:szCs w:val="20"/>
              </w:rPr>
              <w:t xml:space="preserve"> lain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menyetujui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tindakan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untuk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merekam</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menggunakan</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mengungkapkan</w:t>
            </w:r>
            <w:proofErr w:type="spellEnd"/>
            <w:r w:rsidRPr="00EB35CD">
              <w:rPr>
                <w:rFonts w:asciiTheme="minorHAnsi" w:hAnsiTheme="minorHAnsi" w:cstheme="minorHAnsi"/>
                <w:sz w:val="20"/>
                <w:szCs w:val="20"/>
              </w:rPr>
              <w:t xml:space="preserve"> data </w:t>
            </w:r>
            <w:proofErr w:type="spellStart"/>
            <w:r w:rsidRPr="00EB35CD">
              <w:rPr>
                <w:rFonts w:asciiTheme="minorHAnsi" w:hAnsiTheme="minorHAnsi" w:cstheme="minorHAnsi"/>
                <w:sz w:val="20"/>
                <w:szCs w:val="20"/>
              </w:rPr>
              <w:t>pribadi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Tertanggung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dengan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cara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ini</w:t>
            </w:r>
            <w:proofErr w:type="spellEnd"/>
            <w:r w:rsidRPr="00EB35CD">
              <w:rPr>
                <w:rFonts w:asciiTheme="minorHAnsi" w:hAnsiTheme="minorHAnsi" w:cstheme="minorHAnsi"/>
                <w:sz w:val="20"/>
                <w:szCs w:val="20"/>
              </w:rPr>
              <w:t>.</w:t>
            </w:r>
          </w:p>
          <w:p w14:paraId="1C966CA0" w14:textId="77777777" w:rsidR="0006387C" w:rsidRPr="00644E6E" w:rsidRDefault="0006387C" w:rsidP="0006387C">
            <w:pPr>
              <w:pStyle w:val="ListParagraph"/>
              <w:numPr>
                <w:ilvl w:val="0"/>
                <w:numId w:val="3"/>
              </w:numPr>
              <w:ind w:left="249" w:hanging="306"/>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Prosedur</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penanganan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keluhan</w:t>
            </w:r>
            <w:proofErr w:type="spellEnd"/>
            <w:r w:rsidRPr="00644E6E">
              <w:rPr>
                <w:rFonts w:asciiTheme="minorHAnsi" w:hAnsiTheme="minorHAnsi" w:cstheme="minorHAnsi"/>
                <w:sz w:val="20"/>
                <w:szCs w:val="20"/>
                <w:highlight w:val="yellow"/>
              </w:rPr>
              <w:t>:</w:t>
            </w:r>
          </w:p>
          <w:p w14:paraId="2D3CD01C" w14:textId="77777777" w:rsidR="006E27E0" w:rsidRPr="00644E6E" w:rsidRDefault="006E27E0" w:rsidP="006E27E0">
            <w:pPr>
              <w:pStyle w:val="ListParagraph"/>
              <w:numPr>
                <w:ilvl w:val="0"/>
                <w:numId w:val="57"/>
              </w:numPr>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senantiasa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berusaha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untuk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memberikan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layanan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terbaik</w:t>
            </w:r>
            <w:proofErr w:type="spellEnd"/>
            <w:r w:rsidRPr="00644E6E">
              <w:rPr>
                <w:rFonts w:asciiTheme="minorHAnsi" w:hAnsiTheme="minorHAnsi" w:cstheme="minorHAnsi"/>
                <w:sz w:val="20"/>
                <w:szCs w:val="20"/>
                <w:highlight w:val="yellow"/>
              </w:rPr>
              <w:t xml:space="preserve"> dan </w:t>
            </w:r>
            <w:proofErr w:type="spellStart"/>
            <w:r w:rsidRPr="00644E6E">
              <w:rPr>
                <w:rFonts w:asciiTheme="minorHAnsi" w:hAnsiTheme="minorHAnsi" w:cstheme="minorHAnsi"/>
                <w:sz w:val="20"/>
                <w:szCs w:val="20"/>
                <w:highlight w:val="yellow"/>
              </w:rPr>
              <w:t>mempertahankannya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Terkait</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pertanyaan</w:t>
            </w:r>
            <w:proofErr w:type="spellEnd"/>
            <w:r w:rsidRPr="00644E6E">
              <w:rPr>
                <w:rFonts w:asciiTheme="minorHAnsi" w:hAnsiTheme="minorHAnsi" w:cstheme="minorHAnsi"/>
                <w:sz w:val="20"/>
                <w:szCs w:val="20"/>
                <w:highlight w:val="yellow"/>
              </w:rPr>
              <w:t xml:space="preserve"> dan/</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keluhan</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berhubungan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dengan</w:t>
            </w:r>
            <w:proofErr w:type="spellEnd"/>
            <w:r w:rsidRPr="00644E6E">
              <w:rPr>
                <w:rFonts w:asciiTheme="minorHAnsi" w:hAnsiTheme="minorHAnsi" w:cstheme="minorHAnsi"/>
                <w:sz w:val="20"/>
                <w:szCs w:val="20"/>
                <w:highlight w:val="yellow"/>
              </w:rPr>
              <w:t xml:space="preserve"> Polis </w:t>
            </w:r>
            <w:proofErr w:type="spellStart"/>
            <w:r w:rsidRPr="00644E6E">
              <w:rPr>
                <w:rFonts w:asciiTheme="minorHAnsi" w:hAnsiTheme="minorHAnsi" w:cstheme="minorHAnsi"/>
                <w:sz w:val="20"/>
                <w:szCs w:val="20"/>
                <w:highlight w:val="yellow"/>
              </w:rPr>
              <w:t>ini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maka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dapat</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disampaikan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kepada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melalui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layanan</w:t>
            </w:r>
            <w:proofErr w:type="spellEnd"/>
            <w:r w:rsidRPr="00644E6E">
              <w:rPr>
                <w:rFonts w:asciiTheme="minorHAnsi" w:hAnsiTheme="minorHAnsi" w:cstheme="minorHAnsi"/>
                <w:sz w:val="20"/>
                <w:szCs w:val="20"/>
                <w:highlight w:val="yellow"/>
              </w:rPr>
              <w:t xml:space="preserve"> </w:t>
            </w:r>
            <w:r w:rsidRPr="00644E6E">
              <w:rPr>
                <w:rFonts w:asciiTheme="minorHAnsi" w:hAnsiTheme="minorHAnsi" w:cstheme="minorHAnsi"/>
                <w:i/>
                <w:iCs/>
                <w:sz w:val="20"/>
                <w:szCs w:val="20"/>
                <w:highlight w:val="yellow"/>
              </w:rPr>
              <w:t>customer service</w:t>
            </w:r>
            <w:r w:rsidRPr="00644E6E">
              <w:rPr>
                <w:rFonts w:asciiTheme="minorHAnsi" w:hAnsiTheme="minorHAnsi" w:cstheme="minorHAnsi"/>
                <w:sz w:val="20"/>
                <w:szCs w:val="20"/>
                <w:highlight w:val="yellow"/>
              </w:rPr>
              <w:t xml:space="preserve">. </w:t>
            </w:r>
          </w:p>
          <w:p w14:paraId="11088D07" w14:textId="77777777" w:rsidR="006E27E0" w:rsidRPr="00644E6E" w:rsidRDefault="006E27E0" w:rsidP="006E27E0">
            <w:pPr>
              <w:pStyle w:val="ListParagraph"/>
              <w:numPr>
                <w:ilvl w:val="0"/>
                <w:numId w:val="57"/>
              </w:numPr>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memberikan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tindak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lanjut</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atas</w:t>
            </w:r>
            <w:proofErr w:type="spellEnd"/>
            <w:r w:rsidRPr="00644E6E">
              <w:rPr>
                <w:rFonts w:asciiTheme="minorHAnsi" w:hAnsiTheme="minorHAnsi" w:cstheme="minorHAnsi"/>
                <w:sz w:val="20"/>
                <w:szCs w:val="20"/>
                <w:highlight w:val="yellow"/>
              </w:rPr>
              <w:t>:</w:t>
            </w:r>
          </w:p>
          <w:p w14:paraId="10170AA1" w14:textId="77777777" w:rsidR="006E27E0" w:rsidRPr="00644E6E" w:rsidRDefault="006E27E0" w:rsidP="006E27E0">
            <w:pPr>
              <w:pStyle w:val="ListParagraph"/>
              <w:numPr>
                <w:ilvl w:val="0"/>
                <w:numId w:val="58"/>
              </w:numPr>
              <w:ind w:left="1032" w:hanging="357"/>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Pengaduan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secara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lisan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maksimal</w:t>
            </w:r>
            <w:proofErr w:type="spellEnd"/>
            <w:r w:rsidRPr="00644E6E">
              <w:rPr>
                <w:rFonts w:asciiTheme="minorHAnsi" w:hAnsiTheme="minorHAnsi" w:cstheme="minorHAnsi"/>
                <w:sz w:val="20"/>
                <w:szCs w:val="20"/>
                <w:highlight w:val="yellow"/>
              </w:rPr>
              <w:t xml:space="preserve"> 5 (lima) </w:t>
            </w:r>
            <w:proofErr w:type="spellStart"/>
            <w:r w:rsidRPr="00644E6E">
              <w:rPr>
                <w:rFonts w:asciiTheme="minorHAnsi" w:hAnsiTheme="minorHAnsi" w:cstheme="minorHAnsi"/>
                <w:sz w:val="20"/>
                <w:szCs w:val="20"/>
                <w:highlight w:val="yellow"/>
              </w:rPr>
              <w:t>hari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kerja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sejak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pengaduan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diterima</w:t>
            </w:r>
            <w:proofErr w:type="spellEnd"/>
            <w:r w:rsidRPr="00644E6E">
              <w:rPr>
                <w:rFonts w:asciiTheme="minorHAnsi" w:hAnsiTheme="minorHAnsi" w:cstheme="minorHAnsi"/>
                <w:sz w:val="20"/>
                <w:szCs w:val="20"/>
                <w:highlight w:val="yellow"/>
              </w:rPr>
              <w:t xml:space="preserve"> oleh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w:t>
            </w:r>
          </w:p>
          <w:p w14:paraId="5EFF8818" w14:textId="77777777" w:rsidR="006E27E0" w:rsidRPr="00644E6E" w:rsidRDefault="006E27E0" w:rsidP="006E27E0">
            <w:pPr>
              <w:pStyle w:val="ListParagraph"/>
              <w:numPr>
                <w:ilvl w:val="0"/>
                <w:numId w:val="58"/>
              </w:numPr>
              <w:ind w:left="1034"/>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Pengaduan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secara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tertulis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maksimal</w:t>
            </w:r>
            <w:proofErr w:type="spellEnd"/>
            <w:r w:rsidRPr="00644E6E">
              <w:rPr>
                <w:rFonts w:asciiTheme="minorHAnsi" w:hAnsiTheme="minorHAnsi" w:cstheme="minorHAnsi"/>
                <w:sz w:val="20"/>
                <w:szCs w:val="20"/>
                <w:highlight w:val="yellow"/>
              </w:rPr>
              <w:t xml:space="preserve"> 10 (</w:t>
            </w:r>
            <w:proofErr w:type="spellStart"/>
            <w:r w:rsidRPr="00644E6E">
              <w:rPr>
                <w:rFonts w:asciiTheme="minorHAnsi" w:hAnsiTheme="minorHAnsi" w:cstheme="minorHAnsi"/>
                <w:sz w:val="20"/>
                <w:szCs w:val="20"/>
                <w:highlight w:val="yellow"/>
              </w:rPr>
              <w:t>sepuluh</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hari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kerja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sejak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dokumen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diterima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secara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lengkap</w:t>
            </w:r>
            <w:proofErr w:type="spellEnd"/>
            <w:r w:rsidRPr="00644E6E">
              <w:rPr>
                <w:rFonts w:asciiTheme="minorHAnsi" w:hAnsiTheme="minorHAnsi" w:cstheme="minorHAnsi"/>
                <w:sz w:val="20"/>
                <w:szCs w:val="20"/>
                <w:highlight w:val="yellow"/>
              </w:rPr>
              <w:t xml:space="preserve"> oleh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w:t>
            </w:r>
          </w:p>
          <w:p w14:paraId="0C14F71C" w14:textId="4C1992BB" w:rsidR="006E27E0" w:rsidRPr="00644E6E" w:rsidRDefault="006E27E0" w:rsidP="006E27E0">
            <w:pPr>
              <w:pStyle w:val="ListParagraph"/>
              <w:numPr>
                <w:ilvl w:val="0"/>
                <w:numId w:val="57"/>
              </w:numPr>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Pengaduan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sebagaimana</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dimaksud</w:t>
            </w:r>
            <w:proofErr w:type="spellEnd"/>
            <w:r w:rsidRPr="00644E6E">
              <w:rPr>
                <w:rFonts w:asciiTheme="minorHAnsi" w:hAnsiTheme="minorHAnsi" w:cstheme="minorHAnsi"/>
                <w:sz w:val="20"/>
                <w:szCs w:val="20"/>
                <w:highlight w:val="yellow"/>
              </w:rPr>
              <w:t xml:space="preserve"> pada </w:t>
            </w:r>
            <w:proofErr w:type="spellStart"/>
            <w:r w:rsidR="00BB4295" w:rsidRPr="00644E6E">
              <w:rPr>
                <w:rFonts w:asciiTheme="minorHAnsi" w:hAnsiTheme="minorHAnsi" w:cstheme="minorHAnsi"/>
                <w:sz w:val="20"/>
                <w:szCs w:val="20"/>
                <w:highlight w:val="yellow"/>
              </w:rPr>
              <w:t>poin</w:t>
            </w:r>
            <w:proofErr w:type="spellEnd"/>
            <w:r w:rsidR="00BB4295" w:rsidRPr="00644E6E">
              <w:rPr>
                <w:rFonts w:asciiTheme="minorHAnsi" w:hAnsiTheme="minorHAnsi" w:cstheme="minorHAnsi"/>
                <w:sz w:val="20"/>
                <w:szCs w:val="20"/>
                <w:highlight w:val="yellow"/>
              </w:rPr>
              <w:t xml:space="preserve"> b</w:t>
            </w:r>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baik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secara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lisan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maupun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tertulis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wajib</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melengkapi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dokumen</w:t>
            </w:r>
            <w:proofErr w:type="spellEnd"/>
            <w:r w:rsidRPr="00644E6E">
              <w:rPr>
                <w:rFonts w:asciiTheme="minorHAnsi" w:hAnsiTheme="minorHAnsi" w:cstheme="minorHAnsi"/>
                <w:sz w:val="20"/>
                <w:szCs w:val="20"/>
                <w:highlight w:val="yellow"/>
              </w:rPr>
              <w:t xml:space="preserve"> dan/</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informasi</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dipersyaratkan</w:t>
            </w:r>
            <w:proofErr w:type="spellEnd"/>
            <w:r w:rsidRPr="00644E6E">
              <w:rPr>
                <w:rFonts w:asciiTheme="minorHAnsi" w:hAnsiTheme="minorHAnsi" w:cstheme="minorHAnsi"/>
                <w:sz w:val="20"/>
                <w:szCs w:val="20"/>
                <w:highlight w:val="yellow"/>
              </w:rPr>
              <w:t xml:space="preserve"> oleh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terdiri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atas</w:t>
            </w:r>
            <w:proofErr w:type="spellEnd"/>
            <w:r w:rsidRPr="00644E6E">
              <w:rPr>
                <w:rFonts w:asciiTheme="minorHAnsi" w:hAnsiTheme="minorHAnsi" w:cstheme="minorHAnsi"/>
                <w:sz w:val="20"/>
                <w:szCs w:val="20"/>
                <w:highlight w:val="yellow"/>
              </w:rPr>
              <w:t>:</w:t>
            </w:r>
          </w:p>
          <w:p w14:paraId="1B58A05A" w14:textId="77777777" w:rsidR="006E27E0" w:rsidRPr="00644E6E"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Identitas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Pemegang</w:t>
            </w:r>
            <w:proofErr w:type="spellEnd"/>
            <w:r w:rsidRPr="00644E6E">
              <w:rPr>
                <w:rFonts w:asciiTheme="minorHAnsi" w:hAnsiTheme="minorHAnsi" w:cstheme="minorHAnsi"/>
                <w:sz w:val="20"/>
                <w:szCs w:val="20"/>
                <w:highlight w:val="yellow"/>
              </w:rPr>
              <w:t xml:space="preserve"> Polis/</w:t>
            </w:r>
            <w:proofErr w:type="spellStart"/>
            <w:r w:rsidRPr="00644E6E">
              <w:rPr>
                <w:rFonts w:asciiTheme="minorHAnsi" w:hAnsiTheme="minorHAnsi" w:cstheme="minorHAnsi"/>
                <w:sz w:val="20"/>
                <w:szCs w:val="20"/>
                <w:highlight w:val="yellow"/>
              </w:rPr>
              <w:t>Tertanggung</w:t>
            </w:r>
            <w:proofErr w:type="spellEnd"/>
            <w:r w:rsidRPr="00644E6E">
              <w:rPr>
                <w:rFonts w:asciiTheme="minorHAnsi" w:hAnsiTheme="minorHAnsi" w:cstheme="minorHAnsi"/>
                <w:sz w:val="20"/>
                <w:szCs w:val="20"/>
                <w:highlight w:val="yellow"/>
              </w:rPr>
              <w:t>;</w:t>
            </w:r>
          </w:p>
          <w:p w14:paraId="320C527F" w14:textId="77777777" w:rsidR="006E27E0" w:rsidRPr="00644E6E"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 xml:space="preserve">Jenis dan </w:t>
            </w:r>
            <w:proofErr w:type="spellStart"/>
            <w:r w:rsidRPr="00644E6E">
              <w:rPr>
                <w:rFonts w:asciiTheme="minorHAnsi" w:hAnsiTheme="minorHAnsi" w:cstheme="minorHAnsi"/>
                <w:sz w:val="20"/>
                <w:szCs w:val="20"/>
                <w:highlight w:val="yellow"/>
              </w:rPr>
              <w:t>tanggal</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pemanfaatan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produk</w:t>
            </w:r>
            <w:proofErr w:type="spellEnd"/>
            <w:r w:rsidRPr="00644E6E">
              <w:rPr>
                <w:rFonts w:asciiTheme="minorHAnsi" w:hAnsiTheme="minorHAnsi" w:cstheme="minorHAnsi"/>
                <w:sz w:val="20"/>
                <w:szCs w:val="20"/>
                <w:highlight w:val="yellow"/>
              </w:rPr>
              <w:t xml:space="preserve"> dan/</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layanan</w:t>
            </w:r>
            <w:proofErr w:type="spellEnd"/>
            <w:r w:rsidRPr="00644E6E">
              <w:rPr>
                <w:rFonts w:asciiTheme="minorHAnsi" w:hAnsiTheme="minorHAnsi" w:cstheme="minorHAnsi"/>
                <w:sz w:val="20"/>
                <w:szCs w:val="20"/>
                <w:highlight w:val="yellow"/>
              </w:rPr>
              <w:t>;</w:t>
            </w:r>
          </w:p>
          <w:p w14:paraId="1DC595A6" w14:textId="77777777" w:rsidR="006E27E0" w:rsidRPr="00644E6E"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Permasalahan</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diadukan</w:t>
            </w:r>
            <w:proofErr w:type="spellEnd"/>
            <w:r w:rsidRPr="00644E6E">
              <w:rPr>
                <w:rFonts w:asciiTheme="minorHAnsi" w:hAnsiTheme="minorHAnsi" w:cstheme="minorHAnsi"/>
                <w:sz w:val="20"/>
                <w:szCs w:val="20"/>
                <w:highlight w:val="yellow"/>
              </w:rPr>
              <w:t>; dan</w:t>
            </w:r>
          </w:p>
          <w:p w14:paraId="400ACE08" w14:textId="77777777" w:rsidR="006E27E0" w:rsidRPr="00644E6E"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proofErr w:type="spellStart"/>
            <w:r w:rsidRPr="00644E6E">
              <w:rPr>
                <w:rFonts w:asciiTheme="minorHAnsi" w:hAnsiTheme="minorHAnsi" w:cstheme="minorHAnsi"/>
                <w:sz w:val="20"/>
                <w:szCs w:val="20"/>
                <w:highlight w:val="yellow"/>
              </w:rPr>
              <w:t>Dokumen</w:t>
            </w:r>
            <w:proofErr w:type="spellEnd"/>
            <w:r w:rsidRPr="00644E6E">
              <w:rPr>
                <w:rFonts w:asciiTheme="minorHAnsi" w:hAnsiTheme="minorHAnsi" w:cstheme="minorHAnsi"/>
                <w:sz w:val="20"/>
                <w:szCs w:val="20"/>
                <w:highlight w:val="yellow"/>
              </w:rPr>
              <w:t xml:space="preserve"> lain yang </w:t>
            </w:r>
            <w:proofErr w:type="spellStart"/>
            <w:r w:rsidRPr="00644E6E">
              <w:rPr>
                <w:rFonts w:asciiTheme="minorHAnsi" w:hAnsiTheme="minorHAnsi" w:cstheme="minorHAnsi"/>
                <w:sz w:val="20"/>
                <w:szCs w:val="20"/>
                <w:highlight w:val="yellow"/>
              </w:rPr>
              <w:t>dipersyaratkan</w:t>
            </w:r>
            <w:proofErr w:type="spellEnd"/>
            <w:r w:rsidRPr="00644E6E">
              <w:rPr>
                <w:rFonts w:asciiTheme="minorHAnsi" w:hAnsiTheme="minorHAnsi" w:cstheme="minorHAnsi"/>
                <w:sz w:val="20"/>
                <w:szCs w:val="20"/>
                <w:highlight w:val="yellow"/>
              </w:rPr>
              <w:t xml:space="preserve"> oleh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
          <w:p w14:paraId="798EE2BE" w14:textId="31DB6CC8" w:rsidR="006E27E0" w:rsidRPr="00644E6E" w:rsidRDefault="006E27E0" w:rsidP="006E27E0">
            <w:pPr>
              <w:pStyle w:val="ListParagraph"/>
              <w:numPr>
                <w:ilvl w:val="0"/>
                <w:numId w:val="57"/>
              </w:numPr>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 xml:space="preserve">Jika </w:t>
            </w:r>
            <w:proofErr w:type="spellStart"/>
            <w:r w:rsidRPr="00644E6E">
              <w:rPr>
                <w:rFonts w:asciiTheme="minorHAnsi" w:hAnsiTheme="minorHAnsi" w:cstheme="minorHAnsi"/>
                <w:sz w:val="20"/>
                <w:szCs w:val="20"/>
                <w:highlight w:val="yellow"/>
              </w:rPr>
              <w:t>terdapat</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kondisi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tertentu</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memerlukan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komunikasi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penelitian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secara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khusus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adanya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keterlibatan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pihak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ketiga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maka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sebelum</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periode</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penyelesaian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keluhan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sebagaimana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disebutkan</w:t>
            </w:r>
            <w:proofErr w:type="spellEnd"/>
            <w:r w:rsidRPr="00644E6E">
              <w:rPr>
                <w:rFonts w:asciiTheme="minorHAnsi" w:hAnsiTheme="minorHAnsi" w:cstheme="minorHAnsi"/>
                <w:sz w:val="20"/>
                <w:szCs w:val="20"/>
                <w:highlight w:val="yellow"/>
              </w:rPr>
              <w:t xml:space="preserve"> pada </w:t>
            </w:r>
            <w:proofErr w:type="spellStart"/>
            <w:r w:rsidR="00527C43" w:rsidRPr="00644E6E">
              <w:rPr>
                <w:rFonts w:asciiTheme="minorHAnsi" w:hAnsiTheme="minorHAnsi" w:cstheme="minorHAnsi"/>
                <w:sz w:val="20"/>
                <w:szCs w:val="20"/>
                <w:highlight w:val="yellow"/>
              </w:rPr>
              <w:t>poin</w:t>
            </w:r>
            <w:proofErr w:type="spellEnd"/>
            <w:r w:rsidR="00527C43" w:rsidRPr="00644E6E">
              <w:rPr>
                <w:rFonts w:asciiTheme="minorHAnsi" w:hAnsiTheme="minorHAnsi" w:cstheme="minorHAnsi"/>
                <w:sz w:val="20"/>
                <w:szCs w:val="20"/>
                <w:highlight w:val="yellow"/>
              </w:rPr>
              <w:t xml:space="preserve"> b</w:t>
            </w:r>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berakhir</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menginformasikan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dalam</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bentuk</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tertulis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perpanjangan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jangka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waktu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penyelesaian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keluhan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selama</w:t>
            </w:r>
            <w:proofErr w:type="spellEnd"/>
            <w:r w:rsidRPr="00644E6E">
              <w:rPr>
                <w:rFonts w:asciiTheme="minorHAnsi" w:hAnsiTheme="minorHAnsi" w:cstheme="minorHAnsi"/>
                <w:sz w:val="20"/>
                <w:szCs w:val="20"/>
                <w:highlight w:val="yellow"/>
              </w:rPr>
              <w:t xml:space="preserve"> 10 (</w:t>
            </w:r>
            <w:proofErr w:type="spellStart"/>
            <w:r w:rsidRPr="00644E6E">
              <w:rPr>
                <w:rFonts w:asciiTheme="minorHAnsi" w:hAnsiTheme="minorHAnsi" w:cstheme="minorHAnsi"/>
                <w:sz w:val="20"/>
                <w:szCs w:val="20"/>
                <w:highlight w:val="yellow"/>
              </w:rPr>
              <w:t>sepuluh</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hari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kerja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serta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penjelasan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atas</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kondisi</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tertentu</w:t>
            </w:r>
            <w:proofErr w:type="spellEnd"/>
            <w:r w:rsidRPr="00644E6E">
              <w:rPr>
                <w:rFonts w:asciiTheme="minorHAnsi" w:hAnsiTheme="minorHAnsi" w:cstheme="minorHAnsi"/>
                <w:sz w:val="20"/>
                <w:szCs w:val="20"/>
                <w:highlight w:val="yellow"/>
              </w:rPr>
              <w:t xml:space="preserve"> yang </w:t>
            </w:r>
            <w:proofErr w:type="spellStart"/>
            <w:r w:rsidRPr="00644E6E">
              <w:rPr>
                <w:rFonts w:asciiTheme="minorHAnsi" w:hAnsiTheme="minorHAnsi" w:cstheme="minorHAnsi"/>
                <w:sz w:val="20"/>
                <w:szCs w:val="20"/>
                <w:highlight w:val="yellow"/>
              </w:rPr>
              <w:t>dihadapi</w:t>
            </w:r>
            <w:proofErr w:type="spellEnd"/>
            <w:r w:rsidRPr="00644E6E">
              <w:rPr>
                <w:rFonts w:asciiTheme="minorHAnsi" w:hAnsiTheme="minorHAnsi" w:cstheme="minorHAnsi"/>
                <w:sz w:val="20"/>
                <w:szCs w:val="20"/>
                <w:highlight w:val="yellow"/>
              </w:rPr>
              <w:t xml:space="preserve">. </w:t>
            </w:r>
          </w:p>
          <w:p w14:paraId="799D8B0E" w14:textId="77777777" w:rsidR="006E27E0" w:rsidRPr="00644E6E" w:rsidRDefault="006E27E0" w:rsidP="006E27E0">
            <w:pPr>
              <w:pStyle w:val="ListParagraph"/>
              <w:numPr>
                <w:ilvl w:val="0"/>
                <w:numId w:val="57"/>
              </w:numPr>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 xml:space="preserve">Mohon </w:t>
            </w:r>
            <w:proofErr w:type="spellStart"/>
            <w:r w:rsidRPr="00644E6E">
              <w:rPr>
                <w:rFonts w:asciiTheme="minorHAnsi" w:hAnsiTheme="minorHAnsi" w:cstheme="minorHAnsi"/>
                <w:sz w:val="20"/>
                <w:szCs w:val="20"/>
                <w:highlight w:val="yellow"/>
              </w:rPr>
              <w:t>hubungi</w:t>
            </w:r>
            <w:proofErr w:type="spellEnd"/>
            <w:r w:rsidRPr="00644E6E">
              <w:rPr>
                <w:rFonts w:asciiTheme="minorHAnsi" w:hAnsiTheme="minorHAnsi" w:cstheme="minorHAnsi"/>
                <w:sz w:val="20"/>
                <w:szCs w:val="20"/>
                <w:highlight w:val="yellow"/>
              </w:rPr>
              <w:t xml:space="preserve"> kami pada </w:t>
            </w:r>
            <w:proofErr w:type="spellStart"/>
            <w:r w:rsidRPr="00644E6E">
              <w:rPr>
                <w:rFonts w:asciiTheme="minorHAnsi" w:hAnsiTheme="minorHAnsi" w:cstheme="minorHAnsi"/>
                <w:sz w:val="20"/>
                <w:szCs w:val="20"/>
                <w:highlight w:val="yellow"/>
              </w:rPr>
              <w:t>alamat</w:t>
            </w:r>
            <w:proofErr w:type="spellEnd"/>
            <w:r w:rsidRPr="00644E6E">
              <w:rPr>
                <w:rFonts w:asciiTheme="minorHAnsi" w:hAnsiTheme="minorHAnsi" w:cstheme="minorHAnsi"/>
                <w:sz w:val="20"/>
                <w:szCs w:val="20"/>
                <w:highlight w:val="yellow"/>
              </w:rPr>
              <w:t xml:space="preserve"> di </w:t>
            </w:r>
            <w:proofErr w:type="spellStart"/>
            <w:r w:rsidRPr="00644E6E">
              <w:rPr>
                <w:rFonts w:asciiTheme="minorHAnsi" w:hAnsiTheme="minorHAnsi" w:cstheme="minorHAnsi"/>
                <w:sz w:val="20"/>
                <w:szCs w:val="20"/>
                <w:highlight w:val="yellow"/>
              </w:rPr>
              <w:t>bawah</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ini</w:t>
            </w:r>
            <w:proofErr w:type="spellEnd"/>
            <w:r w:rsidRPr="00644E6E">
              <w:rPr>
                <w:rFonts w:asciiTheme="minorHAnsi" w:hAnsiTheme="minorHAnsi" w:cstheme="minorHAnsi"/>
                <w:sz w:val="20"/>
                <w:szCs w:val="20"/>
                <w:highlight w:val="yellow"/>
              </w:rPr>
              <w:t xml:space="preserve"> dan </w:t>
            </w:r>
            <w:proofErr w:type="spellStart"/>
            <w:r w:rsidRPr="00644E6E">
              <w:rPr>
                <w:rFonts w:asciiTheme="minorHAnsi" w:hAnsiTheme="minorHAnsi" w:cstheme="minorHAnsi"/>
                <w:sz w:val="20"/>
                <w:szCs w:val="20"/>
                <w:highlight w:val="yellow"/>
              </w:rPr>
              <w:t>jika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ada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pembaharuan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alamat</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maka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Penanggung</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akan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memberitahukan</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kepada</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Pemegang</w:t>
            </w:r>
            <w:proofErr w:type="spellEnd"/>
            <w:r w:rsidRPr="00644E6E">
              <w:rPr>
                <w:rFonts w:asciiTheme="minorHAnsi" w:hAnsiTheme="minorHAnsi" w:cstheme="minorHAnsi"/>
                <w:sz w:val="20"/>
                <w:szCs w:val="20"/>
                <w:highlight w:val="yellow"/>
              </w:rPr>
              <w:t xml:space="preserve"> Polis </w:t>
            </w:r>
            <w:proofErr w:type="spellStart"/>
            <w:r w:rsidRPr="00644E6E">
              <w:rPr>
                <w:rFonts w:asciiTheme="minorHAnsi" w:hAnsiTheme="minorHAnsi" w:cstheme="minorHAnsi"/>
                <w:sz w:val="20"/>
                <w:szCs w:val="20"/>
                <w:highlight w:val="yellow"/>
              </w:rPr>
              <w:t>atau</w:t>
            </w:r>
            <w:proofErr w:type="spellEnd"/>
            <w:r w:rsidRPr="00644E6E">
              <w:rPr>
                <w:rFonts w:asciiTheme="minorHAnsi" w:hAnsiTheme="minorHAnsi" w:cstheme="minorHAnsi"/>
                <w:sz w:val="20"/>
                <w:szCs w:val="20"/>
                <w:highlight w:val="yellow"/>
              </w:rPr>
              <w:t xml:space="preserve"> </w:t>
            </w:r>
            <w:proofErr w:type="spellStart"/>
            <w:r w:rsidRPr="00644E6E">
              <w:rPr>
                <w:rFonts w:asciiTheme="minorHAnsi" w:hAnsiTheme="minorHAnsi" w:cstheme="minorHAnsi"/>
                <w:sz w:val="20"/>
                <w:szCs w:val="20"/>
                <w:highlight w:val="yellow"/>
              </w:rPr>
              <w:t>Tertanggung</w:t>
            </w:r>
            <w:proofErr w:type="spellEnd"/>
            <w:r w:rsidRPr="00644E6E">
              <w:rPr>
                <w:rFonts w:asciiTheme="minorHAnsi" w:hAnsiTheme="minorHAnsi" w:cstheme="minorHAnsi"/>
                <w:sz w:val="20"/>
                <w:szCs w:val="20"/>
                <w:highlight w:val="yellow"/>
              </w:rPr>
              <w:t xml:space="preserve">: </w:t>
            </w:r>
          </w:p>
          <w:p w14:paraId="2BEC97FD" w14:textId="77777777" w:rsidR="006E27E0" w:rsidRPr="00644E6E" w:rsidRDefault="006E27E0" w:rsidP="006E27E0">
            <w:pPr>
              <w:pStyle w:val="ListParagraph"/>
              <w:ind w:left="609"/>
              <w:jc w:val="both"/>
              <w:rPr>
                <w:rFonts w:asciiTheme="minorHAnsi" w:hAnsiTheme="minorHAnsi" w:cstheme="minorHAnsi"/>
                <w:b/>
                <w:bCs/>
                <w:sz w:val="20"/>
                <w:szCs w:val="20"/>
                <w:highlight w:val="yellow"/>
              </w:rPr>
            </w:pPr>
            <w:r w:rsidRPr="00644E6E">
              <w:rPr>
                <w:rFonts w:asciiTheme="minorHAnsi" w:hAnsiTheme="minorHAnsi" w:cstheme="minorHAnsi"/>
                <w:sz w:val="20"/>
                <w:szCs w:val="20"/>
                <w:highlight w:val="yellow"/>
              </w:rPr>
              <w:t xml:space="preserve">Alamat </w:t>
            </w:r>
            <w:proofErr w:type="gramStart"/>
            <w:r w:rsidRPr="00644E6E">
              <w:rPr>
                <w:rFonts w:asciiTheme="minorHAnsi" w:hAnsiTheme="minorHAnsi" w:cstheme="minorHAnsi"/>
                <w:sz w:val="20"/>
                <w:szCs w:val="20"/>
                <w:highlight w:val="yellow"/>
              </w:rPr>
              <w:tab/>
              <w:t xml:space="preserve">  :</w:t>
            </w:r>
            <w:proofErr w:type="gramEnd"/>
            <w:r w:rsidRPr="00644E6E">
              <w:rPr>
                <w:rFonts w:asciiTheme="minorHAnsi" w:hAnsiTheme="minorHAnsi" w:cstheme="minorHAnsi"/>
                <w:sz w:val="20"/>
                <w:szCs w:val="20"/>
                <w:highlight w:val="yellow"/>
              </w:rPr>
              <w:t xml:space="preserve"> </w:t>
            </w:r>
            <w:r w:rsidRPr="00644E6E">
              <w:rPr>
                <w:rFonts w:asciiTheme="minorHAnsi" w:hAnsiTheme="minorHAnsi" w:cstheme="minorHAnsi"/>
                <w:b/>
                <w:bCs/>
                <w:sz w:val="20"/>
                <w:szCs w:val="20"/>
                <w:highlight w:val="yellow"/>
              </w:rPr>
              <w:t xml:space="preserve">PT PFI Mega Life Insurance </w:t>
            </w:r>
          </w:p>
          <w:p w14:paraId="2E8FA126"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ab/>
            </w:r>
            <w:r w:rsidRPr="00644E6E">
              <w:rPr>
                <w:rFonts w:asciiTheme="minorHAnsi" w:hAnsiTheme="minorHAnsi" w:cstheme="minorHAnsi"/>
                <w:sz w:val="20"/>
                <w:szCs w:val="20"/>
                <w:highlight w:val="yellow"/>
              </w:rPr>
              <w:tab/>
              <w:t xml:space="preserve">     GKM Green Tower Lantai 17 </w:t>
            </w:r>
          </w:p>
          <w:p w14:paraId="5725F948"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ab/>
            </w:r>
            <w:r w:rsidRPr="00644E6E">
              <w:rPr>
                <w:rFonts w:asciiTheme="minorHAnsi" w:hAnsiTheme="minorHAnsi" w:cstheme="minorHAnsi"/>
                <w:sz w:val="20"/>
                <w:szCs w:val="20"/>
                <w:highlight w:val="yellow"/>
              </w:rPr>
              <w:tab/>
              <w:t xml:space="preserve">     </w:t>
            </w:r>
            <w:proofErr w:type="spellStart"/>
            <w:r w:rsidRPr="00644E6E">
              <w:rPr>
                <w:rFonts w:asciiTheme="minorHAnsi" w:hAnsiTheme="minorHAnsi" w:cstheme="minorHAnsi"/>
                <w:sz w:val="20"/>
                <w:szCs w:val="20"/>
                <w:highlight w:val="yellow"/>
              </w:rPr>
              <w:t>Jl</w:t>
            </w:r>
            <w:proofErr w:type="spellEnd"/>
            <w:r w:rsidRPr="00644E6E">
              <w:rPr>
                <w:rFonts w:asciiTheme="minorHAnsi" w:hAnsiTheme="minorHAnsi" w:cstheme="minorHAnsi"/>
                <w:sz w:val="20"/>
                <w:szCs w:val="20"/>
                <w:highlight w:val="yellow"/>
              </w:rPr>
              <w:t xml:space="preserve"> TB </w:t>
            </w:r>
            <w:proofErr w:type="spellStart"/>
            <w:r w:rsidRPr="00644E6E">
              <w:rPr>
                <w:rFonts w:asciiTheme="minorHAnsi" w:hAnsiTheme="minorHAnsi" w:cstheme="minorHAnsi"/>
                <w:sz w:val="20"/>
                <w:szCs w:val="20"/>
                <w:highlight w:val="yellow"/>
              </w:rPr>
              <w:t>Simatupang</w:t>
            </w:r>
            <w:proofErr w:type="spellEnd"/>
            <w:r w:rsidRPr="00644E6E">
              <w:rPr>
                <w:rFonts w:asciiTheme="minorHAnsi" w:hAnsiTheme="minorHAnsi" w:cstheme="minorHAnsi"/>
                <w:sz w:val="20"/>
                <w:szCs w:val="20"/>
                <w:highlight w:val="yellow"/>
              </w:rPr>
              <w:t xml:space="preserve"> Kav. 89G, </w:t>
            </w:r>
          </w:p>
          <w:p w14:paraId="66D92E1F"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ab/>
            </w:r>
            <w:r w:rsidRPr="00644E6E">
              <w:rPr>
                <w:rFonts w:asciiTheme="minorHAnsi" w:hAnsiTheme="minorHAnsi" w:cstheme="minorHAnsi"/>
                <w:sz w:val="20"/>
                <w:szCs w:val="20"/>
                <w:highlight w:val="yellow"/>
              </w:rPr>
              <w:tab/>
              <w:t xml:space="preserve">     </w:t>
            </w:r>
            <w:proofErr w:type="spellStart"/>
            <w:r w:rsidRPr="00644E6E">
              <w:rPr>
                <w:rFonts w:asciiTheme="minorHAnsi" w:hAnsiTheme="minorHAnsi" w:cstheme="minorHAnsi"/>
                <w:sz w:val="20"/>
                <w:szCs w:val="20"/>
                <w:highlight w:val="yellow"/>
              </w:rPr>
              <w:t>Kebagusan</w:t>
            </w:r>
            <w:proofErr w:type="spellEnd"/>
            <w:r w:rsidRPr="00644E6E">
              <w:rPr>
                <w:rFonts w:asciiTheme="minorHAnsi" w:hAnsiTheme="minorHAnsi" w:cstheme="minorHAnsi"/>
                <w:sz w:val="20"/>
                <w:szCs w:val="20"/>
                <w:highlight w:val="yellow"/>
              </w:rPr>
              <w:t xml:space="preserve">, Pasar Minggu, </w:t>
            </w:r>
          </w:p>
          <w:p w14:paraId="34CB5BD7"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sz w:val="20"/>
                <w:szCs w:val="20"/>
                <w:highlight w:val="yellow"/>
              </w:rPr>
              <w:tab/>
            </w:r>
            <w:r w:rsidRPr="00644E6E">
              <w:rPr>
                <w:rFonts w:asciiTheme="minorHAnsi" w:hAnsiTheme="minorHAnsi" w:cstheme="minorHAnsi"/>
                <w:sz w:val="20"/>
                <w:szCs w:val="20"/>
                <w:highlight w:val="yellow"/>
              </w:rPr>
              <w:tab/>
              <w:t xml:space="preserve">     Jakarta Selatan,12520, Indonesia </w:t>
            </w:r>
          </w:p>
          <w:p w14:paraId="788F1541"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i/>
                <w:iCs/>
                <w:sz w:val="20"/>
                <w:szCs w:val="20"/>
                <w:highlight w:val="yellow"/>
              </w:rPr>
              <w:lastRenderedPageBreak/>
              <w:t>Website</w:t>
            </w:r>
            <w:r w:rsidRPr="00644E6E">
              <w:rPr>
                <w:rFonts w:asciiTheme="minorHAnsi" w:hAnsiTheme="minorHAnsi" w:cstheme="minorHAnsi"/>
                <w:sz w:val="20"/>
                <w:szCs w:val="20"/>
                <w:highlight w:val="yellow"/>
              </w:rPr>
              <w:t xml:space="preserve"> </w:t>
            </w:r>
            <w:proofErr w:type="gramStart"/>
            <w:r w:rsidRPr="00644E6E">
              <w:rPr>
                <w:rFonts w:asciiTheme="minorHAnsi" w:hAnsiTheme="minorHAnsi" w:cstheme="minorHAnsi"/>
                <w:sz w:val="20"/>
                <w:szCs w:val="20"/>
                <w:highlight w:val="yellow"/>
              </w:rPr>
              <w:tab/>
              <w:t xml:space="preserve">  :</w:t>
            </w:r>
            <w:proofErr w:type="gramEnd"/>
            <w:r w:rsidRPr="00644E6E">
              <w:rPr>
                <w:rFonts w:asciiTheme="minorHAnsi" w:hAnsiTheme="minorHAnsi" w:cstheme="minorHAnsi"/>
                <w:sz w:val="20"/>
                <w:szCs w:val="20"/>
                <w:highlight w:val="yellow"/>
              </w:rPr>
              <w:t xml:space="preserve"> </w:t>
            </w:r>
            <w:hyperlink r:id="rId10" w:history="1">
              <w:r w:rsidRPr="00644E6E">
                <w:rPr>
                  <w:rStyle w:val="Hyperlink"/>
                  <w:rFonts w:asciiTheme="minorHAnsi" w:hAnsiTheme="minorHAnsi" w:cstheme="minorHAnsi"/>
                  <w:sz w:val="20"/>
                  <w:szCs w:val="20"/>
                  <w:highlight w:val="yellow"/>
                </w:rPr>
                <w:t>www.pfimegalife.co.id</w:t>
              </w:r>
            </w:hyperlink>
            <w:r w:rsidRPr="00644E6E">
              <w:rPr>
                <w:rFonts w:asciiTheme="minorHAnsi" w:hAnsiTheme="minorHAnsi" w:cstheme="minorHAnsi"/>
                <w:sz w:val="20"/>
                <w:szCs w:val="20"/>
                <w:highlight w:val="yellow"/>
              </w:rPr>
              <w:t xml:space="preserve"> </w:t>
            </w:r>
          </w:p>
          <w:p w14:paraId="242F49C3" w14:textId="77777777" w:rsidR="006E27E0" w:rsidRPr="00644E6E" w:rsidRDefault="006E27E0" w:rsidP="006E27E0">
            <w:pPr>
              <w:pStyle w:val="ListParagraph"/>
              <w:ind w:left="609"/>
              <w:jc w:val="both"/>
              <w:rPr>
                <w:rFonts w:asciiTheme="minorHAnsi" w:hAnsiTheme="minorHAnsi" w:cstheme="minorHAnsi"/>
                <w:sz w:val="20"/>
                <w:szCs w:val="20"/>
                <w:highlight w:val="yellow"/>
              </w:rPr>
            </w:pPr>
            <w:r w:rsidRPr="00644E6E">
              <w:rPr>
                <w:rFonts w:asciiTheme="minorHAnsi" w:hAnsiTheme="minorHAnsi" w:cstheme="minorHAnsi"/>
                <w:i/>
                <w:iCs/>
                <w:sz w:val="20"/>
                <w:szCs w:val="20"/>
                <w:highlight w:val="yellow"/>
              </w:rPr>
              <w:t xml:space="preserve">Call </w:t>
            </w:r>
            <w:proofErr w:type="gramStart"/>
            <w:r w:rsidRPr="00644E6E">
              <w:rPr>
                <w:rFonts w:asciiTheme="minorHAnsi" w:hAnsiTheme="minorHAnsi" w:cstheme="minorHAnsi"/>
                <w:i/>
                <w:iCs/>
                <w:sz w:val="20"/>
                <w:szCs w:val="20"/>
                <w:highlight w:val="yellow"/>
              </w:rPr>
              <w:t>Center</w:t>
            </w:r>
            <w:r w:rsidRPr="00644E6E">
              <w:rPr>
                <w:rFonts w:asciiTheme="minorHAnsi" w:hAnsiTheme="minorHAnsi" w:cstheme="minorHAnsi"/>
                <w:sz w:val="20"/>
                <w:szCs w:val="20"/>
                <w:highlight w:val="yellow"/>
              </w:rPr>
              <w:t xml:space="preserve"> :</w:t>
            </w:r>
            <w:proofErr w:type="gramEnd"/>
            <w:r w:rsidRPr="00644E6E">
              <w:rPr>
                <w:rFonts w:asciiTheme="minorHAnsi" w:hAnsiTheme="minorHAnsi" w:cstheme="minorHAnsi"/>
                <w:sz w:val="20"/>
                <w:szCs w:val="20"/>
                <w:highlight w:val="yellow"/>
              </w:rPr>
              <w:t xml:space="preserve"> +62 21 29545555 </w:t>
            </w:r>
          </w:p>
          <w:p w14:paraId="7E12AB26" w14:textId="17499298" w:rsidR="006E27E0" w:rsidRPr="00EB35CD" w:rsidRDefault="006E27E0" w:rsidP="006E27E0">
            <w:pPr>
              <w:pStyle w:val="ListParagraph"/>
              <w:ind w:left="609"/>
              <w:jc w:val="both"/>
              <w:rPr>
                <w:rFonts w:asciiTheme="minorHAnsi" w:hAnsiTheme="minorHAnsi" w:cstheme="minorHAnsi"/>
                <w:sz w:val="20"/>
                <w:szCs w:val="20"/>
              </w:rPr>
            </w:pPr>
            <w:r w:rsidRPr="00644E6E">
              <w:rPr>
                <w:rFonts w:asciiTheme="minorHAnsi" w:hAnsiTheme="minorHAnsi" w:cstheme="minorHAnsi"/>
                <w:i/>
                <w:iCs/>
                <w:sz w:val="20"/>
                <w:szCs w:val="20"/>
                <w:highlight w:val="yellow"/>
              </w:rPr>
              <w:t xml:space="preserve">E-mail </w:t>
            </w:r>
            <w:proofErr w:type="gramStart"/>
            <w:r w:rsidRPr="00644E6E">
              <w:rPr>
                <w:rFonts w:asciiTheme="minorHAnsi" w:hAnsiTheme="minorHAnsi" w:cstheme="minorHAnsi"/>
                <w:i/>
                <w:iCs/>
                <w:sz w:val="20"/>
                <w:szCs w:val="20"/>
                <w:highlight w:val="yellow"/>
              </w:rPr>
              <w:tab/>
            </w:r>
            <w:r w:rsidRPr="00644E6E">
              <w:rPr>
                <w:rFonts w:asciiTheme="minorHAnsi" w:hAnsiTheme="minorHAnsi" w:cstheme="minorHAnsi"/>
                <w:sz w:val="20"/>
                <w:szCs w:val="20"/>
                <w:highlight w:val="yellow"/>
              </w:rPr>
              <w:t xml:space="preserve">  :</w:t>
            </w:r>
            <w:proofErr w:type="gramEnd"/>
            <w:r w:rsidRPr="00644E6E">
              <w:rPr>
                <w:rFonts w:asciiTheme="minorHAnsi" w:hAnsiTheme="minorHAnsi" w:cstheme="minorHAnsi"/>
                <w:sz w:val="20"/>
                <w:szCs w:val="20"/>
                <w:highlight w:val="yellow"/>
              </w:rPr>
              <w:t xml:space="preserve"> </w:t>
            </w:r>
            <w:hyperlink r:id="rId11" w:history="1">
              <w:r w:rsidRPr="00644E6E">
                <w:rPr>
                  <w:rStyle w:val="Hyperlink"/>
                  <w:rFonts w:asciiTheme="minorHAnsi" w:hAnsiTheme="minorHAnsi" w:cstheme="minorHAnsi"/>
                  <w:sz w:val="20"/>
                  <w:szCs w:val="20"/>
                  <w:highlight w:val="yellow"/>
                </w:rPr>
                <w:t>cs@pfimegalife.co.id</w:t>
              </w:r>
            </w:hyperlink>
          </w:p>
          <w:p w14:paraId="6A8F20BA" w14:textId="77777777"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proofErr w:type="spellStart"/>
            <w:r w:rsidRPr="00EB35CD">
              <w:rPr>
                <w:rFonts w:asciiTheme="minorHAnsi" w:hAnsiTheme="minorHAnsi" w:cstheme="minorHAnsi"/>
                <w:sz w:val="20"/>
                <w:szCs w:val="20"/>
              </w:rPr>
              <w:t>Informasi</w:t>
            </w:r>
            <w:proofErr w:type="spellEnd"/>
            <w:r w:rsidRPr="00EB35CD">
              <w:rPr>
                <w:rFonts w:asciiTheme="minorHAnsi" w:hAnsiTheme="minorHAnsi" w:cstheme="minorHAnsi"/>
                <w:sz w:val="20"/>
                <w:szCs w:val="20"/>
              </w:rPr>
              <w:t xml:space="preserve"> lain </w:t>
            </w:r>
            <w:proofErr w:type="spellStart"/>
            <w:r w:rsidRPr="00EB35CD">
              <w:rPr>
                <w:rFonts w:asciiTheme="minorHAnsi" w:hAnsiTheme="minorHAnsi" w:cstheme="minorHAnsi"/>
                <w:sz w:val="20"/>
                <w:szCs w:val="20"/>
              </w:rPr>
              <w:t>mengenai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manfaat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biaya</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risiko</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syarat</w:t>
            </w:r>
            <w:proofErr w:type="spellEnd"/>
            <w:r w:rsidRPr="00EB35CD">
              <w:rPr>
                <w:rFonts w:asciiTheme="minorHAnsi" w:hAnsiTheme="minorHAnsi" w:cstheme="minorHAnsi"/>
                <w:sz w:val="20"/>
                <w:szCs w:val="20"/>
              </w:rPr>
              <w:t xml:space="preserve"> dan </w:t>
            </w:r>
            <w:proofErr w:type="spellStart"/>
            <w:r w:rsidRPr="00EB35CD">
              <w:rPr>
                <w:rFonts w:asciiTheme="minorHAnsi" w:hAnsiTheme="minorHAnsi" w:cstheme="minorHAnsi"/>
                <w:sz w:val="20"/>
                <w:szCs w:val="20"/>
              </w:rPr>
              <w:t>ketentuan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produk</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maupun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layanan</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dapat</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diakses</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melalui</w:t>
            </w:r>
            <w:proofErr w:type="spellEnd"/>
            <w:r w:rsidRPr="00EB35CD">
              <w:rPr>
                <w:rFonts w:asciiTheme="minorHAnsi" w:hAnsiTheme="minorHAnsi" w:cstheme="minorHAnsi"/>
                <w:sz w:val="20"/>
                <w:szCs w:val="20"/>
              </w:rPr>
              <w:t xml:space="preserve"> situs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atau</w:t>
            </w:r>
            <w:proofErr w:type="spellEnd"/>
            <w:r w:rsidRPr="00EB35CD">
              <w:rPr>
                <w:rFonts w:asciiTheme="minorHAnsi" w:hAnsiTheme="minorHAnsi" w:cstheme="minorHAnsi"/>
                <w:sz w:val="20"/>
                <w:szCs w:val="20"/>
              </w:rPr>
              <w:t xml:space="preserve"> media </w:t>
            </w:r>
            <w:proofErr w:type="spellStart"/>
            <w:r w:rsidRPr="00EB35CD">
              <w:rPr>
                <w:rFonts w:asciiTheme="minorHAnsi" w:hAnsiTheme="minorHAnsi" w:cstheme="minorHAnsi"/>
                <w:sz w:val="20"/>
                <w:szCs w:val="20"/>
              </w:rPr>
              <w:t>resmi</w:t>
            </w:r>
            <w:proofErr w:type="spellEnd"/>
            <w:r w:rsidRPr="00EB35CD">
              <w:rPr>
                <w:rFonts w:asciiTheme="minorHAnsi" w:hAnsiTheme="minorHAnsi" w:cstheme="minorHAnsi"/>
                <w:sz w:val="20"/>
                <w:szCs w:val="20"/>
              </w:rPr>
              <w:t xml:space="preserve"> </w:t>
            </w:r>
            <w:proofErr w:type="spellStart"/>
            <w:r w:rsidRPr="00EB35CD">
              <w:rPr>
                <w:rFonts w:asciiTheme="minorHAnsi" w:hAnsiTheme="minorHAnsi" w:cstheme="minorHAnsi"/>
                <w:sz w:val="20"/>
                <w:szCs w:val="20"/>
              </w:rPr>
              <w:t>lainnya</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disediakan</w:t>
            </w:r>
            <w:proofErr w:type="spellEnd"/>
            <w:r w:rsidRPr="00EB35CD">
              <w:rPr>
                <w:rFonts w:asciiTheme="minorHAnsi" w:hAnsiTheme="minorHAnsi" w:cstheme="minorHAnsi"/>
                <w:sz w:val="20"/>
                <w:szCs w:val="20"/>
              </w:rPr>
              <w:t xml:space="preserve"> oleh </w:t>
            </w:r>
            <w:proofErr w:type="spellStart"/>
            <w:r w:rsidRPr="00EB35CD">
              <w:rPr>
                <w:rFonts w:asciiTheme="minorHAnsi" w:hAnsiTheme="minorHAnsi" w:cstheme="minorHAnsi"/>
                <w:sz w:val="20"/>
                <w:szCs w:val="20"/>
              </w:rPr>
              <w:t>Penanggung</w:t>
            </w:r>
            <w:proofErr w:type="spellEnd"/>
            <w:r w:rsidRPr="00EB35CD">
              <w:rPr>
                <w:rFonts w:asciiTheme="minorHAnsi" w:hAnsiTheme="minorHAnsi" w:cstheme="minorHAnsi"/>
                <w:sz w:val="20"/>
                <w:szCs w:val="20"/>
              </w:rPr>
              <w:t>.</w:t>
            </w:r>
          </w:p>
          <w:p w14:paraId="0FCC9525" w14:textId="4A63FFD7" w:rsidR="0006387C" w:rsidRPr="00EB35CD" w:rsidRDefault="0006387C" w:rsidP="0006387C">
            <w:pPr>
              <w:jc w:val="both"/>
              <w:rPr>
                <w:rFonts w:asciiTheme="minorHAnsi" w:hAnsiTheme="minorHAnsi" w:cstheme="minorHAnsi"/>
                <w:sz w:val="20"/>
                <w:szCs w:val="20"/>
              </w:rPr>
            </w:pPr>
          </w:p>
        </w:tc>
      </w:tr>
      <w:tr w:rsidR="0006387C" w:rsidRPr="00EB35CD" w14:paraId="56C473C8" w14:textId="77777777" w:rsidTr="00BB4295">
        <w:trPr>
          <w:trHeight w:val="77"/>
        </w:trPr>
        <w:tc>
          <w:tcPr>
            <w:tcW w:w="10620" w:type="dxa"/>
            <w:gridSpan w:val="17"/>
            <w:tcBorders>
              <w:top w:val="single" w:sz="4" w:space="0" w:color="auto"/>
              <w:bottom w:val="single" w:sz="4" w:space="0" w:color="auto"/>
            </w:tcBorders>
            <w:shd w:val="clear" w:color="auto" w:fill="000000" w:themeFill="text1"/>
          </w:tcPr>
          <w:p w14:paraId="1AF226BA" w14:textId="45809FF7" w:rsidR="0006387C" w:rsidRPr="00EB35CD" w:rsidRDefault="0006387C" w:rsidP="0006387C">
            <w:pPr>
              <w:pStyle w:val="ListParagraph"/>
              <w:ind w:left="360"/>
              <w:jc w:val="center"/>
              <w:rPr>
                <w:rFonts w:asciiTheme="minorHAnsi" w:hAnsiTheme="minorHAnsi" w:cstheme="minorHAnsi"/>
                <w:b/>
                <w:color w:val="FFFFFF" w:themeColor="background1"/>
                <w:sz w:val="20"/>
                <w:szCs w:val="20"/>
              </w:rPr>
            </w:pPr>
            <w:proofErr w:type="spellStart"/>
            <w:r w:rsidRPr="00EB35CD">
              <w:rPr>
                <w:rFonts w:asciiTheme="minorHAnsi" w:hAnsiTheme="minorHAnsi" w:cstheme="minorHAnsi"/>
                <w:b/>
                <w:color w:val="FFFFFF" w:themeColor="background1"/>
                <w:sz w:val="20"/>
                <w:szCs w:val="20"/>
              </w:rPr>
              <w:lastRenderedPageBreak/>
              <w:t>Pernyataan</w:t>
            </w:r>
            <w:proofErr w:type="spellEnd"/>
            <w:r w:rsidRPr="00EB35CD">
              <w:rPr>
                <w:rFonts w:asciiTheme="minorHAnsi" w:hAnsiTheme="minorHAnsi" w:cstheme="minorHAnsi"/>
                <w:b/>
                <w:color w:val="FFFFFF" w:themeColor="background1"/>
                <w:sz w:val="20"/>
                <w:szCs w:val="20"/>
              </w:rPr>
              <w:t xml:space="preserve"> dan </w:t>
            </w:r>
            <w:proofErr w:type="spellStart"/>
            <w:r w:rsidRPr="00EB35CD">
              <w:rPr>
                <w:rFonts w:asciiTheme="minorHAnsi" w:hAnsiTheme="minorHAnsi" w:cstheme="minorHAnsi"/>
                <w:b/>
                <w:color w:val="FFFFFF" w:themeColor="background1"/>
                <w:sz w:val="20"/>
                <w:szCs w:val="20"/>
              </w:rPr>
              <w:t>Kesepakatan</w:t>
            </w:r>
            <w:proofErr w:type="spellEnd"/>
          </w:p>
        </w:tc>
      </w:tr>
      <w:tr w:rsidR="0006387C" w:rsidRPr="00DE13A4" w14:paraId="711A04CD" w14:textId="77777777" w:rsidTr="00BB4295">
        <w:trPr>
          <w:trHeight w:val="77"/>
        </w:trPr>
        <w:tc>
          <w:tcPr>
            <w:tcW w:w="10620" w:type="dxa"/>
            <w:gridSpan w:val="17"/>
            <w:tcBorders>
              <w:top w:val="single" w:sz="4" w:space="0" w:color="auto"/>
              <w:bottom w:val="single" w:sz="4" w:space="0" w:color="auto"/>
            </w:tcBorders>
          </w:tcPr>
          <w:p w14:paraId="71651F36" w14:textId="77777777" w:rsidR="0006387C" w:rsidRPr="00EB35CD" w:rsidRDefault="0006387C" w:rsidP="0006387C">
            <w:pPr>
              <w:pStyle w:val="ListParagraph"/>
              <w:ind w:left="360"/>
              <w:jc w:val="both"/>
              <w:rPr>
                <w:rFonts w:asciiTheme="minorHAnsi" w:hAnsiTheme="minorHAnsi" w:cstheme="minorHAnsi"/>
                <w:b/>
                <w:i/>
                <w:sz w:val="20"/>
                <w:szCs w:val="20"/>
              </w:rPr>
            </w:pPr>
          </w:p>
          <w:p w14:paraId="7A4DFD48" w14:textId="73493A42" w:rsidR="0006387C" w:rsidRPr="00EB35CD" w:rsidRDefault="0006387C" w:rsidP="00312F38">
            <w:pPr>
              <w:pStyle w:val="ListParagraph"/>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t>CALON PEMEGANG POLIS</w:t>
            </w:r>
          </w:p>
          <w:p w14:paraId="5D0144A7"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telah membaca, memahami dan mendapat penjelasan yang baik atas produk asuransi yang ditawarkan pada RIPLAY Personal ini, termasuk ketentuan mengenai pemberlakuan Masa Tunggu (</w:t>
            </w:r>
            <w:r w:rsidRPr="00EB35CD">
              <w:rPr>
                <w:rFonts w:asciiTheme="minorHAnsi" w:hAnsiTheme="minorHAnsi" w:cstheme="minorHAnsi"/>
                <w:b/>
                <w:i/>
                <w:iCs/>
                <w:noProof/>
                <w:sz w:val="20"/>
                <w:szCs w:val="20"/>
              </w:rPr>
              <w:t>Waiting Period</w:t>
            </w:r>
            <w:r w:rsidRPr="00EB35CD">
              <w:rPr>
                <w:rFonts w:asciiTheme="minorHAnsi" w:hAnsiTheme="minorHAnsi" w:cstheme="minorHAnsi"/>
                <w:b/>
                <w:noProof/>
                <w:sz w:val="20"/>
                <w:szCs w:val="20"/>
              </w:rPr>
              <w:t>) atas Kondisi yang Sudah Ada Sebelumnya (</w:t>
            </w:r>
            <w:r w:rsidRPr="00EB35CD">
              <w:rPr>
                <w:rFonts w:asciiTheme="minorHAnsi" w:hAnsiTheme="minorHAnsi" w:cstheme="minorHAnsi"/>
                <w:b/>
                <w:i/>
                <w:iCs/>
                <w:noProof/>
                <w:sz w:val="20"/>
                <w:szCs w:val="20"/>
              </w:rPr>
              <w:t>Pre-Existing Condition</w:t>
            </w:r>
            <w:r w:rsidRPr="00EB35CD">
              <w:rPr>
                <w:rFonts w:asciiTheme="minorHAnsi" w:hAnsiTheme="minorHAnsi" w:cstheme="minorHAnsi"/>
                <w:b/>
                <w:noProof/>
                <w:sz w:val="20"/>
                <w:szCs w:val="20"/>
              </w:rPr>
              <w:t>), jika berlaku, serta daftar Pengecualian, dan mengerti atas penjelasan yang disampaikan oleh tenaga pemasar yang namanya tertera di bawah ini.</w:t>
            </w:r>
          </w:p>
          <w:p w14:paraId="4A501516"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Ketentuan pada ayat (1) di atas Saya lakukan sebelum Saya menyetujui pembelian produk asuransi yang ditawarkan dan Saya memahami hak untuk bertanya kepada tenaga pemasar atau pegawai PT PFI Mega Life Insurance atas semua hal terkait RIPLAY Personal ini.</w:t>
            </w:r>
          </w:p>
          <w:p w14:paraId="70E58602"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memahami bahwa RIPLAY Personal ini bukan merupakan bagian dari aplikasi pengajuan asuransi, tidak mengikat dan bukan merupakan bagian dari Polis. Hak dan kewajiban sebagai Pemegang Polis dan/atau Tertanggung dan ketentuan lengkap dan mengikat mengenai produk asuransi ini tercantum dalam Polis.</w:t>
            </w:r>
          </w:p>
          <w:p w14:paraId="120E8251"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berkewajiban untuk membaca, memahami, serta menandatangani Surat Pengajuan Asuransi Jiwa dan Polis.</w:t>
            </w:r>
          </w:p>
          <w:p w14:paraId="0D6971A1"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memutuskan untuk membeli produk asuransi yang ditawarkan ini tanpa ada paksaan dari pihak manapun dan bersedia tunduk pada ketentuan-ketentuan yang tercantum di dalam Polis.</w:t>
            </w:r>
          </w:p>
          <w:p w14:paraId="3E7D4C2A"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Informasi yang tercakup dalam RIPLAY Personal ini berlaku 30 hari kalender sejak tanggal cetak dokumen bersyarat tidak terjadi perubahan perhitungan Usia sebagaimana dicantumkan pada ringkasan ilustrasi saya. Saya mengerti dan menyetujui apabila dalam proses penerbitan Polis terjadi perubahan perhitungan Usia, maka Polis akan diterbitkan dengan menggunakan perhitungan Usia yang berlaku di Penanggung.</w:t>
            </w:r>
          </w:p>
          <w:p w14:paraId="213A5639"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RIPLAY Personal ini harus dianggap sebagai persetujuan awal untuk menerima penawaran asuransi dan dalam hal terdapat perbedaan antara RIPLAY Personal dan Polis, maka Polis yang akan berlaku.</w:t>
            </w:r>
          </w:p>
          <w:p w14:paraId="4DEFBE3B"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mengetahui bahwa saya mempunyai hak untuk mempelajari Polis dalam waktu 14 hari kalender terhitung sejak tanggal penerimaan Polis.</w:t>
            </w:r>
          </w:p>
          <w:p w14:paraId="7337DD5A" w14:textId="337EA191"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 xml:space="preserve"> Saya memberikan kuasa kepada Penanggung atau pihak yang diberikan kuasa oleh Penanggung, untuk menerima, menggunakan dan/atau memberikan data dan informasi mengenai Saya kepada pihak yang berkepentingan (termasuk namun tidak terbatas pada reasuransi, penyidik klaim, mitra pemasaran dan asosiasi industri) yang memiliki kerja sama dengan Penanggung untuk tujuan memproses pengajuan permintaan asuransi Saya dan/atau memproses pembayaran klaim dan/atau keperluan administrasi Polis lainnya serta untuk menawarkan produk asuransi kepada Saya</w:t>
            </w:r>
            <w:r w:rsidRPr="00EB35CD">
              <w:rPr>
                <w:rFonts w:asciiTheme="minorHAnsi" w:hAnsiTheme="minorHAnsi" w:cstheme="minorHAnsi"/>
                <w:b/>
                <w:sz w:val="20"/>
                <w:szCs w:val="20"/>
              </w:rPr>
              <w:t>.</w:t>
            </w:r>
          </w:p>
          <w:p w14:paraId="3BE9657B" w14:textId="77777777" w:rsidR="0006387C" w:rsidRPr="00EB35CD" w:rsidRDefault="0006387C" w:rsidP="0006387C">
            <w:pPr>
              <w:jc w:val="both"/>
              <w:rPr>
                <w:rFonts w:asciiTheme="minorHAnsi" w:hAnsiTheme="minorHAnsi" w:cstheme="minorHAnsi"/>
                <w:b/>
                <w:noProof/>
              </w:rPr>
            </w:pPr>
          </w:p>
          <w:tbl>
            <w:tblPr>
              <w:tblStyle w:val="TableGrid"/>
              <w:tblpPr w:leftFromText="180" w:rightFromText="180" w:vertAnchor="text" w:horzAnchor="margin" w:tblpXSpec="right" w:tblpY="-231"/>
              <w:tblOverlap w:val="never"/>
              <w:tblW w:w="5243" w:type="dxa"/>
              <w:tblBorders>
                <w:insideH w:val="none" w:sz="0" w:space="0" w:color="auto"/>
                <w:insideV w:val="none" w:sz="0" w:space="0" w:color="auto"/>
              </w:tblBorders>
              <w:tblLayout w:type="fixed"/>
              <w:tblLook w:val="04A0" w:firstRow="1" w:lastRow="0" w:firstColumn="1" w:lastColumn="0" w:noHBand="0" w:noVBand="1"/>
            </w:tblPr>
            <w:tblGrid>
              <w:gridCol w:w="277"/>
              <w:gridCol w:w="236"/>
              <w:gridCol w:w="238"/>
              <w:gridCol w:w="4323"/>
              <w:gridCol w:w="169"/>
            </w:tblGrid>
            <w:tr w:rsidR="0006387C" w:rsidRPr="00EB35CD" w14:paraId="6F81D7F2" w14:textId="77777777" w:rsidTr="001E527E">
              <w:trPr>
                <w:gridAfter w:val="1"/>
                <w:wAfter w:w="169" w:type="dxa"/>
                <w:trHeight w:val="77"/>
              </w:trPr>
              <w:tc>
                <w:tcPr>
                  <w:tcW w:w="5074" w:type="dxa"/>
                  <w:gridSpan w:val="4"/>
                  <w:tcBorders>
                    <w:top w:val="nil"/>
                    <w:left w:val="nil"/>
                    <w:bottom w:val="nil"/>
                    <w:right w:val="nil"/>
                  </w:tcBorders>
                  <w:hideMark/>
                </w:tcPr>
                <w:p w14:paraId="1276B81C" w14:textId="77777777" w:rsidR="0006387C" w:rsidRPr="00EB35CD" w:rsidRDefault="0006387C" w:rsidP="0006387C">
                  <w:pPr>
                    <w:ind w:left="-62" w:firstLine="1088"/>
                    <w:rPr>
                      <w:rFonts w:asciiTheme="minorHAnsi" w:hAnsiTheme="minorHAnsi" w:cstheme="minorHAnsi"/>
                      <w:b/>
                      <w:i/>
                      <w:sz w:val="20"/>
                      <w:szCs w:val="20"/>
                    </w:rPr>
                  </w:pPr>
                  <w:r w:rsidRPr="00EB35CD">
                    <w:rPr>
                      <w:rFonts w:asciiTheme="minorHAnsi" w:hAnsiTheme="minorHAnsi" w:cstheme="minorHAnsi"/>
                      <w:sz w:val="20"/>
                      <w:szCs w:val="20"/>
                    </w:rPr>
                    <w:t xml:space="preserve">                Calon </w:t>
                  </w:r>
                  <w:proofErr w:type="spellStart"/>
                  <w:r w:rsidRPr="00EB35CD">
                    <w:rPr>
                      <w:rFonts w:asciiTheme="minorHAnsi" w:hAnsiTheme="minorHAnsi" w:cstheme="minorHAnsi"/>
                      <w:sz w:val="20"/>
                      <w:szCs w:val="20"/>
                    </w:rPr>
                    <w:t>Pemegang</w:t>
                  </w:r>
                  <w:proofErr w:type="spellEnd"/>
                  <w:r w:rsidRPr="00EB35CD">
                    <w:rPr>
                      <w:rFonts w:asciiTheme="minorHAnsi" w:hAnsiTheme="minorHAnsi" w:cstheme="minorHAnsi"/>
                      <w:sz w:val="20"/>
                      <w:szCs w:val="20"/>
                    </w:rPr>
                    <w:t xml:space="preserve"> Polis</w:t>
                  </w:r>
                </w:p>
              </w:tc>
            </w:tr>
            <w:tr w:rsidR="0006387C" w:rsidRPr="00EB35CD" w14:paraId="1B1B31E9" w14:textId="77777777" w:rsidTr="001E527E">
              <w:trPr>
                <w:gridAfter w:val="1"/>
                <w:wAfter w:w="169" w:type="dxa"/>
                <w:trHeight w:val="77"/>
              </w:trPr>
              <w:tc>
                <w:tcPr>
                  <w:tcW w:w="5074" w:type="dxa"/>
                  <w:gridSpan w:val="4"/>
                  <w:tcBorders>
                    <w:top w:val="nil"/>
                    <w:left w:val="nil"/>
                    <w:bottom w:val="nil"/>
                    <w:right w:val="nil"/>
                  </w:tcBorders>
                </w:tcPr>
                <w:p w14:paraId="63464D95"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13489AB4" w14:textId="77777777" w:rsidTr="001E527E">
              <w:trPr>
                <w:trHeight w:val="77"/>
              </w:trPr>
              <w:tc>
                <w:tcPr>
                  <w:tcW w:w="277" w:type="dxa"/>
                  <w:tcBorders>
                    <w:top w:val="nil"/>
                    <w:left w:val="nil"/>
                    <w:bottom w:val="nil"/>
                    <w:right w:val="nil"/>
                  </w:tcBorders>
                </w:tcPr>
                <w:p w14:paraId="7D5676E1"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791BA1A0"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34147C20"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single" w:sz="4" w:space="0" w:color="auto"/>
                    <w:left w:val="single" w:sz="4" w:space="0" w:color="auto"/>
                    <w:bottom w:val="nil"/>
                    <w:right w:val="single" w:sz="4" w:space="0" w:color="auto"/>
                  </w:tcBorders>
                </w:tcPr>
                <w:p w14:paraId="10EA9AFD"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D70EA08" w14:textId="77777777" w:rsidTr="001E527E">
              <w:trPr>
                <w:trHeight w:val="77"/>
              </w:trPr>
              <w:tc>
                <w:tcPr>
                  <w:tcW w:w="277" w:type="dxa"/>
                  <w:tcBorders>
                    <w:top w:val="nil"/>
                    <w:left w:val="nil"/>
                    <w:bottom w:val="nil"/>
                    <w:right w:val="nil"/>
                  </w:tcBorders>
                </w:tcPr>
                <w:p w14:paraId="6363A71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010EAE19"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2B39AF27"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5F013C3D"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077A873D" w14:textId="77777777" w:rsidTr="001E527E">
              <w:trPr>
                <w:trHeight w:val="77"/>
              </w:trPr>
              <w:tc>
                <w:tcPr>
                  <w:tcW w:w="277" w:type="dxa"/>
                  <w:tcBorders>
                    <w:top w:val="nil"/>
                    <w:left w:val="nil"/>
                    <w:bottom w:val="nil"/>
                    <w:right w:val="nil"/>
                  </w:tcBorders>
                </w:tcPr>
                <w:p w14:paraId="7FCF0C6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451C6B11"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6E44514D"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4DEFE6EA"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71FD83C" w14:textId="77777777" w:rsidTr="00C56B7F">
              <w:trPr>
                <w:trHeight w:val="330"/>
              </w:trPr>
              <w:tc>
                <w:tcPr>
                  <w:tcW w:w="277" w:type="dxa"/>
                  <w:tcBorders>
                    <w:top w:val="nil"/>
                    <w:left w:val="nil"/>
                    <w:bottom w:val="nil"/>
                    <w:right w:val="nil"/>
                  </w:tcBorders>
                </w:tcPr>
                <w:p w14:paraId="02A2D5AD"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3BEC0F43"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6A1246C5"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hideMark/>
                </w:tcPr>
                <w:p w14:paraId="5A31E4B5" w14:textId="51B2F15A" w:rsidR="0006387C" w:rsidRPr="00C56B7F" w:rsidRDefault="0006387C" w:rsidP="00C56B7F">
                  <w:pPr>
                    <w:ind w:firstLine="301"/>
                    <w:jc w:val="center"/>
                    <w:rPr>
                      <w:rFonts w:asciiTheme="minorHAnsi" w:hAnsiTheme="minorHAnsi" w:cstheme="minorHAnsi"/>
                      <w:b/>
                      <w:i/>
                      <w:iCs/>
                      <w:sz w:val="20"/>
                      <w:szCs w:val="20"/>
                    </w:rPr>
                  </w:pPr>
                  <w:r w:rsidRPr="00EB35CD">
                    <w:rPr>
                      <w:rFonts w:asciiTheme="minorHAnsi" w:hAnsiTheme="minorHAnsi" w:cstheme="minorHAnsi"/>
                      <w:sz w:val="20"/>
                      <w:szCs w:val="20"/>
                      <w:shd w:val="clear" w:color="auto" w:fill="D0CECE" w:themeFill="background2" w:themeFillShade="E6"/>
                    </w:rPr>
                    <w:br/>
                  </w:r>
                  <w:r w:rsidR="00C56B7F" w:rsidRPr="00C56B7F">
                    <w:rPr>
                      <w:rFonts w:asciiTheme="minorHAnsi" w:hAnsiTheme="minorHAnsi" w:cstheme="minorHAnsi"/>
                      <w:b/>
                      <w:i/>
                      <w:iCs/>
                      <w:color w:val="5B9BD5" w:themeColor="accent1"/>
                      <w:sz w:val="20"/>
                      <w:szCs w:val="20"/>
                    </w:rPr>
                    <w:t>&lt;Name of Policy Holder&gt;</w:t>
                  </w:r>
                </w:p>
              </w:tc>
            </w:tr>
            <w:tr w:rsidR="00C56B7F" w:rsidRPr="00EB35CD" w14:paraId="5D6DB710" w14:textId="77777777" w:rsidTr="00312F38">
              <w:trPr>
                <w:trHeight w:val="330"/>
              </w:trPr>
              <w:tc>
                <w:tcPr>
                  <w:tcW w:w="277" w:type="dxa"/>
                  <w:tcBorders>
                    <w:top w:val="nil"/>
                    <w:left w:val="nil"/>
                    <w:bottom w:val="nil"/>
                    <w:right w:val="nil"/>
                  </w:tcBorders>
                </w:tcPr>
                <w:p w14:paraId="56387BB4" w14:textId="77777777" w:rsidR="00C56B7F" w:rsidRPr="00EB35CD" w:rsidRDefault="00C56B7F" w:rsidP="00C56B7F">
                  <w:pPr>
                    <w:jc w:val="both"/>
                    <w:rPr>
                      <w:rFonts w:asciiTheme="minorHAnsi" w:hAnsiTheme="minorHAnsi" w:cstheme="minorHAnsi"/>
                      <w:b/>
                      <w:i/>
                      <w:sz w:val="20"/>
                      <w:szCs w:val="20"/>
                    </w:rPr>
                  </w:pPr>
                </w:p>
              </w:tc>
              <w:tc>
                <w:tcPr>
                  <w:tcW w:w="236" w:type="dxa"/>
                  <w:tcBorders>
                    <w:top w:val="nil"/>
                    <w:left w:val="nil"/>
                    <w:bottom w:val="nil"/>
                    <w:right w:val="nil"/>
                  </w:tcBorders>
                </w:tcPr>
                <w:p w14:paraId="4FEE854D" w14:textId="77777777" w:rsidR="00C56B7F" w:rsidRPr="00EB35CD" w:rsidRDefault="00C56B7F"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0C7CBDCE" w14:textId="77777777" w:rsidR="00C56B7F" w:rsidRPr="00EB35CD" w:rsidRDefault="00C56B7F"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single" w:sz="4" w:space="0" w:color="auto"/>
                    <w:right w:val="single" w:sz="4" w:space="0" w:color="auto"/>
                  </w:tcBorders>
                </w:tcPr>
                <w:p w14:paraId="288A51B8" w14:textId="77777777" w:rsidR="00C56B7F" w:rsidRPr="00EB35CD" w:rsidRDefault="00C56B7F" w:rsidP="0006387C">
                  <w:pPr>
                    <w:ind w:firstLine="301"/>
                    <w:rPr>
                      <w:rFonts w:asciiTheme="minorHAnsi" w:hAnsiTheme="minorHAnsi" w:cstheme="minorHAnsi"/>
                      <w:sz w:val="20"/>
                      <w:szCs w:val="20"/>
                      <w:shd w:val="clear" w:color="auto" w:fill="D0CECE" w:themeFill="background2" w:themeFillShade="E6"/>
                    </w:rPr>
                  </w:pPr>
                </w:p>
              </w:tc>
            </w:tr>
          </w:tbl>
          <w:p w14:paraId="7730AE0B" w14:textId="77777777" w:rsidR="0006387C" w:rsidRPr="00EB35CD" w:rsidRDefault="0006387C" w:rsidP="0006387C">
            <w:pPr>
              <w:jc w:val="both"/>
              <w:rPr>
                <w:rFonts w:asciiTheme="minorHAnsi" w:hAnsiTheme="minorHAnsi" w:cstheme="minorHAnsi"/>
                <w:b/>
                <w:noProof/>
              </w:rPr>
            </w:pPr>
          </w:p>
          <w:p w14:paraId="5C19E0A4" w14:textId="77777777" w:rsidR="0006387C" w:rsidRPr="00EB35CD" w:rsidRDefault="0006387C" w:rsidP="0006387C">
            <w:pPr>
              <w:jc w:val="both"/>
              <w:rPr>
                <w:rFonts w:asciiTheme="minorHAnsi" w:hAnsiTheme="minorHAnsi" w:cstheme="minorHAnsi"/>
                <w:b/>
                <w:noProof/>
              </w:rPr>
            </w:pPr>
          </w:p>
          <w:p w14:paraId="421BAC91" w14:textId="77777777" w:rsidR="0006387C" w:rsidRPr="00EB35CD" w:rsidRDefault="0006387C" w:rsidP="0006387C">
            <w:pPr>
              <w:jc w:val="both"/>
              <w:rPr>
                <w:rFonts w:asciiTheme="minorHAnsi" w:hAnsiTheme="minorHAnsi" w:cstheme="minorHAnsi"/>
                <w:b/>
                <w:noProof/>
              </w:rPr>
            </w:pPr>
          </w:p>
          <w:p w14:paraId="77F24C89" w14:textId="77777777" w:rsidR="0006387C" w:rsidRPr="00EB35CD" w:rsidRDefault="0006387C" w:rsidP="0006387C">
            <w:pPr>
              <w:jc w:val="both"/>
              <w:rPr>
                <w:rFonts w:asciiTheme="minorHAnsi" w:hAnsiTheme="minorHAnsi" w:cstheme="minorHAnsi"/>
                <w:b/>
                <w:noProof/>
              </w:rPr>
            </w:pPr>
          </w:p>
          <w:p w14:paraId="18A06652" w14:textId="77777777" w:rsidR="0006387C" w:rsidRPr="00EB35CD" w:rsidRDefault="0006387C" w:rsidP="0006387C">
            <w:pPr>
              <w:jc w:val="both"/>
              <w:rPr>
                <w:rFonts w:asciiTheme="minorHAnsi" w:hAnsiTheme="minorHAnsi" w:cstheme="minorHAnsi"/>
                <w:b/>
                <w:noProof/>
              </w:rPr>
            </w:pPr>
          </w:p>
          <w:p w14:paraId="6F3B2E3A" w14:textId="335EEAF1" w:rsidR="0006387C" w:rsidRPr="00EB35CD" w:rsidRDefault="0006387C" w:rsidP="00312F38">
            <w:pPr>
              <w:jc w:val="both"/>
              <w:rPr>
                <w:rFonts w:asciiTheme="minorHAnsi" w:hAnsiTheme="minorHAnsi" w:cstheme="minorHAnsi"/>
                <w:b/>
                <w:noProof/>
              </w:rPr>
            </w:pP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t xml:space="preserve">                  </w:t>
            </w:r>
          </w:p>
          <w:p w14:paraId="4C694CAC" w14:textId="53CCDE42" w:rsidR="0006387C" w:rsidRPr="00EB35CD" w:rsidRDefault="0006387C" w:rsidP="0006387C">
            <w:pPr>
              <w:jc w:val="right"/>
              <w:rPr>
                <w:rFonts w:asciiTheme="minorHAnsi" w:hAnsiTheme="minorHAnsi" w:cstheme="minorHAnsi"/>
                <w:b/>
                <w:sz w:val="18"/>
                <w:szCs w:val="20"/>
              </w:rPr>
            </w:pPr>
          </w:p>
          <w:p w14:paraId="7754055C" w14:textId="124B98A9" w:rsidR="0006387C" w:rsidRPr="00EB35CD" w:rsidRDefault="0006387C" w:rsidP="0006387C">
            <w:pPr>
              <w:pStyle w:val="ListParagraph"/>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t>TENAGA PEMASAR</w:t>
            </w:r>
          </w:p>
          <w:p w14:paraId="4F053602" w14:textId="40266134" w:rsidR="0006387C" w:rsidRPr="00EB35CD" w:rsidRDefault="0006387C" w:rsidP="0006387C">
            <w:pPr>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dengan ini menyatakan bahwa Saya sudah menerangkan dan memberikan penjelasan dengan baik atas produk asuransi yang ditawarkan melalui ilustrasi ini secara langsung kepada Calon Pemegang Polis yang namanya tertera pada ilustrasi ini.</w:t>
            </w:r>
          </w:p>
          <w:p w14:paraId="1B6BD24C" w14:textId="77777777" w:rsidR="0006387C" w:rsidRPr="00EB35CD" w:rsidRDefault="0006387C" w:rsidP="0006387C">
            <w:pPr>
              <w:ind w:left="-62"/>
              <w:jc w:val="both"/>
              <w:rPr>
                <w:rFonts w:asciiTheme="minorHAnsi" w:hAnsiTheme="minorHAnsi" w:cstheme="minorHAnsi"/>
                <w:b/>
                <w:noProof/>
              </w:rPr>
            </w:pPr>
          </w:p>
          <w:p w14:paraId="372723F0" w14:textId="5FC0CD0A" w:rsidR="0006387C" w:rsidRPr="00EB35CD" w:rsidRDefault="0006387C" w:rsidP="0006387C">
            <w:pPr>
              <w:ind w:left="-62"/>
              <w:jc w:val="both"/>
              <w:rPr>
                <w:rFonts w:asciiTheme="minorHAnsi" w:hAnsiTheme="minorHAnsi" w:cstheme="minorHAnsi"/>
                <w:b/>
                <w:noProof/>
              </w:rPr>
            </w:pPr>
          </w:p>
          <w:tbl>
            <w:tblPr>
              <w:tblStyle w:val="TableGrid"/>
              <w:tblpPr w:leftFromText="180" w:rightFromText="180" w:vertAnchor="text" w:horzAnchor="margin" w:tblpXSpec="right" w:tblpY="-231"/>
              <w:tblOverlap w:val="never"/>
              <w:tblW w:w="5243" w:type="dxa"/>
              <w:tblBorders>
                <w:insideH w:val="none" w:sz="0" w:space="0" w:color="auto"/>
                <w:insideV w:val="none" w:sz="0" w:space="0" w:color="auto"/>
              </w:tblBorders>
              <w:tblLayout w:type="fixed"/>
              <w:tblLook w:val="04A0" w:firstRow="1" w:lastRow="0" w:firstColumn="1" w:lastColumn="0" w:noHBand="0" w:noVBand="1"/>
            </w:tblPr>
            <w:tblGrid>
              <w:gridCol w:w="277"/>
              <w:gridCol w:w="236"/>
              <w:gridCol w:w="238"/>
              <w:gridCol w:w="4323"/>
              <w:gridCol w:w="169"/>
            </w:tblGrid>
            <w:tr w:rsidR="0006387C" w:rsidRPr="00EB35CD" w14:paraId="108ABB34" w14:textId="77777777" w:rsidTr="00D2297B">
              <w:trPr>
                <w:gridAfter w:val="1"/>
                <w:wAfter w:w="169" w:type="dxa"/>
                <w:trHeight w:val="77"/>
              </w:trPr>
              <w:tc>
                <w:tcPr>
                  <w:tcW w:w="5074" w:type="dxa"/>
                  <w:gridSpan w:val="4"/>
                  <w:tcBorders>
                    <w:top w:val="nil"/>
                    <w:left w:val="nil"/>
                    <w:bottom w:val="nil"/>
                    <w:right w:val="nil"/>
                  </w:tcBorders>
                  <w:hideMark/>
                </w:tcPr>
                <w:p w14:paraId="75DBE91C" w14:textId="59402924" w:rsidR="0006387C" w:rsidRPr="00EB35CD" w:rsidRDefault="0006387C" w:rsidP="00312F38">
                  <w:pPr>
                    <w:ind w:left="-62" w:firstLine="1088"/>
                    <w:jc w:val="center"/>
                    <w:rPr>
                      <w:rFonts w:asciiTheme="minorHAnsi" w:hAnsiTheme="minorHAnsi" w:cstheme="minorHAnsi"/>
                      <w:b/>
                      <w:i/>
                      <w:sz w:val="20"/>
                      <w:szCs w:val="20"/>
                    </w:rPr>
                  </w:pPr>
                  <w:r w:rsidRPr="00EB35CD">
                    <w:rPr>
                      <w:rFonts w:asciiTheme="minorHAnsi" w:hAnsiTheme="minorHAnsi" w:cstheme="minorHAnsi"/>
                      <w:sz w:val="20"/>
                      <w:szCs w:val="20"/>
                    </w:rPr>
                    <w:lastRenderedPageBreak/>
                    <w:t xml:space="preserve">Tenaga </w:t>
                  </w:r>
                  <w:proofErr w:type="spellStart"/>
                  <w:r w:rsidRPr="00EB35CD">
                    <w:rPr>
                      <w:rFonts w:asciiTheme="minorHAnsi" w:hAnsiTheme="minorHAnsi" w:cstheme="minorHAnsi"/>
                      <w:sz w:val="20"/>
                      <w:szCs w:val="20"/>
                    </w:rPr>
                    <w:t>Pemasar</w:t>
                  </w:r>
                  <w:proofErr w:type="spellEnd"/>
                  <w:r w:rsidRPr="00EB35CD">
                    <w:rPr>
                      <w:rFonts w:asciiTheme="minorHAnsi" w:hAnsiTheme="minorHAnsi" w:cstheme="minorHAnsi"/>
                      <w:sz w:val="20"/>
                      <w:szCs w:val="20"/>
                    </w:rPr>
                    <w:t xml:space="preserve"> yang </w:t>
                  </w:r>
                  <w:proofErr w:type="spellStart"/>
                  <w:r w:rsidRPr="00EB35CD">
                    <w:rPr>
                      <w:rFonts w:asciiTheme="minorHAnsi" w:hAnsiTheme="minorHAnsi" w:cstheme="minorHAnsi"/>
                      <w:sz w:val="20"/>
                      <w:szCs w:val="20"/>
                    </w:rPr>
                    <w:t>Menjelaskan</w:t>
                  </w:r>
                  <w:proofErr w:type="spellEnd"/>
                </w:p>
              </w:tc>
            </w:tr>
            <w:tr w:rsidR="0006387C" w:rsidRPr="00EB35CD" w14:paraId="6D10E03A" w14:textId="77777777" w:rsidTr="00D2297B">
              <w:trPr>
                <w:gridAfter w:val="1"/>
                <w:wAfter w:w="169" w:type="dxa"/>
                <w:trHeight w:val="77"/>
              </w:trPr>
              <w:tc>
                <w:tcPr>
                  <w:tcW w:w="5074" w:type="dxa"/>
                  <w:gridSpan w:val="4"/>
                  <w:tcBorders>
                    <w:top w:val="nil"/>
                    <w:left w:val="nil"/>
                    <w:bottom w:val="nil"/>
                    <w:right w:val="nil"/>
                  </w:tcBorders>
                </w:tcPr>
                <w:p w14:paraId="353C8040"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3E992190" w14:textId="77777777" w:rsidTr="00D2297B">
              <w:trPr>
                <w:trHeight w:val="77"/>
              </w:trPr>
              <w:tc>
                <w:tcPr>
                  <w:tcW w:w="277" w:type="dxa"/>
                  <w:tcBorders>
                    <w:top w:val="nil"/>
                    <w:left w:val="nil"/>
                    <w:bottom w:val="nil"/>
                    <w:right w:val="nil"/>
                  </w:tcBorders>
                </w:tcPr>
                <w:p w14:paraId="3B770E20"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6165C19B"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17C14B4D"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single" w:sz="4" w:space="0" w:color="auto"/>
                    <w:left w:val="single" w:sz="4" w:space="0" w:color="auto"/>
                    <w:bottom w:val="nil"/>
                    <w:right w:val="single" w:sz="4" w:space="0" w:color="auto"/>
                  </w:tcBorders>
                </w:tcPr>
                <w:p w14:paraId="6D728357"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67D25C8" w14:textId="77777777" w:rsidTr="00D2297B">
              <w:trPr>
                <w:trHeight w:val="77"/>
              </w:trPr>
              <w:tc>
                <w:tcPr>
                  <w:tcW w:w="277" w:type="dxa"/>
                  <w:tcBorders>
                    <w:top w:val="nil"/>
                    <w:left w:val="nil"/>
                    <w:bottom w:val="nil"/>
                    <w:right w:val="nil"/>
                  </w:tcBorders>
                </w:tcPr>
                <w:p w14:paraId="04B43843"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10DF143F"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9186750"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18404B45"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1D9A389B" w14:textId="77777777" w:rsidTr="00D2297B">
              <w:trPr>
                <w:trHeight w:val="77"/>
              </w:trPr>
              <w:tc>
                <w:tcPr>
                  <w:tcW w:w="277" w:type="dxa"/>
                  <w:tcBorders>
                    <w:top w:val="nil"/>
                    <w:left w:val="nil"/>
                    <w:bottom w:val="nil"/>
                    <w:right w:val="nil"/>
                  </w:tcBorders>
                </w:tcPr>
                <w:p w14:paraId="57AA8A94"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4493269C"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C3CF627"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29BC1AF3"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0B134CAD" w14:textId="77777777" w:rsidTr="00312F38">
              <w:trPr>
                <w:trHeight w:val="324"/>
              </w:trPr>
              <w:tc>
                <w:tcPr>
                  <w:tcW w:w="277" w:type="dxa"/>
                  <w:tcBorders>
                    <w:top w:val="nil"/>
                    <w:left w:val="nil"/>
                    <w:bottom w:val="nil"/>
                    <w:right w:val="nil"/>
                  </w:tcBorders>
                </w:tcPr>
                <w:p w14:paraId="51F4FC7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3E86D93E"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6490234"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single" w:sz="4" w:space="0" w:color="auto"/>
                    <w:right w:val="single" w:sz="4" w:space="0" w:color="auto"/>
                  </w:tcBorders>
                  <w:hideMark/>
                </w:tcPr>
                <w:p w14:paraId="49E66732" w14:textId="1A6973CC" w:rsidR="0006387C" w:rsidRPr="00C56B7F" w:rsidRDefault="0006387C" w:rsidP="00C56B7F">
                  <w:pPr>
                    <w:ind w:firstLine="301"/>
                    <w:jc w:val="center"/>
                    <w:rPr>
                      <w:rFonts w:asciiTheme="minorHAnsi" w:hAnsiTheme="minorHAnsi" w:cstheme="minorHAnsi"/>
                      <w:b/>
                      <w:i/>
                      <w:iCs/>
                      <w:sz w:val="20"/>
                      <w:szCs w:val="20"/>
                    </w:rPr>
                  </w:pPr>
                  <w:r w:rsidRPr="00EB35CD">
                    <w:rPr>
                      <w:rFonts w:asciiTheme="minorHAnsi" w:hAnsiTheme="minorHAnsi" w:cstheme="minorHAnsi"/>
                      <w:sz w:val="20"/>
                      <w:szCs w:val="20"/>
                      <w:shd w:val="clear" w:color="auto" w:fill="D0CECE" w:themeFill="background2" w:themeFillShade="E6"/>
                    </w:rPr>
                    <w:br/>
                  </w:r>
                  <w:r w:rsidR="00C56B7F" w:rsidRPr="00C56B7F">
                    <w:rPr>
                      <w:rFonts w:asciiTheme="minorHAnsi" w:hAnsiTheme="minorHAnsi" w:cstheme="minorHAnsi"/>
                      <w:b/>
                      <w:i/>
                      <w:iCs/>
                      <w:color w:val="5B9BD5" w:themeColor="accent1"/>
                      <w:sz w:val="20"/>
                      <w:szCs w:val="20"/>
                    </w:rPr>
                    <w:t>&lt;Name of Agent&gt;</w:t>
                  </w:r>
                </w:p>
              </w:tc>
            </w:tr>
          </w:tbl>
          <w:p w14:paraId="0286EBF4" w14:textId="18738D08" w:rsidR="0006387C" w:rsidRPr="00EB35CD" w:rsidRDefault="0006387C" w:rsidP="0006387C">
            <w:pPr>
              <w:ind w:left="-62"/>
              <w:jc w:val="both"/>
              <w:rPr>
                <w:rFonts w:asciiTheme="minorHAnsi" w:hAnsiTheme="minorHAnsi" w:cstheme="minorHAnsi"/>
                <w:b/>
                <w:noProof/>
              </w:rPr>
            </w:pPr>
          </w:p>
          <w:p w14:paraId="23F63304" w14:textId="5FA6D1C9" w:rsidR="0006387C" w:rsidRPr="00EB35CD" w:rsidRDefault="0006387C" w:rsidP="0006387C">
            <w:pPr>
              <w:ind w:left="-62"/>
              <w:jc w:val="both"/>
              <w:rPr>
                <w:rFonts w:asciiTheme="minorHAnsi" w:hAnsiTheme="minorHAnsi" w:cstheme="minorHAnsi"/>
                <w:b/>
                <w:noProof/>
              </w:rPr>
            </w:pPr>
          </w:p>
          <w:p w14:paraId="1DCAEABB" w14:textId="240E3F45" w:rsidR="0006387C" w:rsidRPr="00EB35CD" w:rsidRDefault="0006387C" w:rsidP="0006387C">
            <w:pPr>
              <w:ind w:left="-62"/>
              <w:jc w:val="both"/>
              <w:rPr>
                <w:rFonts w:asciiTheme="minorHAnsi" w:hAnsiTheme="minorHAnsi" w:cstheme="minorHAnsi"/>
                <w:b/>
                <w:noProof/>
              </w:rPr>
            </w:pPr>
          </w:p>
          <w:p w14:paraId="519E0E96" w14:textId="6F9546D4" w:rsidR="0006387C" w:rsidRPr="00EB35CD" w:rsidRDefault="0006387C" w:rsidP="00B7418F">
            <w:pPr>
              <w:ind w:left="-62"/>
              <w:jc w:val="right"/>
              <w:rPr>
                <w:rFonts w:asciiTheme="minorHAnsi" w:hAnsiTheme="minorHAnsi" w:cstheme="minorHAnsi"/>
                <w:b/>
                <w:noProof/>
              </w:rPr>
            </w:pPr>
          </w:p>
          <w:p w14:paraId="4CCB1698" w14:textId="6106259F" w:rsidR="0006387C" w:rsidRPr="00EB35CD" w:rsidRDefault="0006387C" w:rsidP="0006387C">
            <w:pPr>
              <w:ind w:left="-62"/>
              <w:jc w:val="both"/>
              <w:rPr>
                <w:rFonts w:asciiTheme="minorHAnsi" w:hAnsiTheme="minorHAnsi" w:cstheme="minorHAnsi"/>
                <w:b/>
                <w:noProof/>
              </w:rPr>
            </w:pPr>
          </w:p>
          <w:p w14:paraId="43DE21BF" w14:textId="77777777" w:rsidR="0006387C" w:rsidRPr="00EB35CD" w:rsidRDefault="0006387C" w:rsidP="00312F38">
            <w:pPr>
              <w:ind w:left="-62"/>
              <w:jc w:val="both"/>
              <w:rPr>
                <w:rFonts w:asciiTheme="minorHAnsi" w:hAnsiTheme="minorHAnsi" w:cstheme="minorHAnsi"/>
                <w:b/>
                <w:noProof/>
              </w:rPr>
            </w:pPr>
          </w:p>
          <w:p w14:paraId="7EAF4802" w14:textId="77777777" w:rsidR="0006387C" w:rsidRPr="00EB35CD" w:rsidRDefault="0006387C" w:rsidP="00312F38">
            <w:pPr>
              <w:rPr>
                <w:rFonts w:asciiTheme="minorHAnsi" w:hAnsiTheme="minorHAnsi" w:cstheme="minorHAnsi"/>
                <w:b/>
                <w:sz w:val="18"/>
                <w:szCs w:val="20"/>
              </w:rPr>
            </w:pPr>
          </w:p>
          <w:p w14:paraId="256A79A7" w14:textId="7A5B1CF7" w:rsidR="0006387C" w:rsidRPr="00EB35CD" w:rsidRDefault="0006387C" w:rsidP="0006387C">
            <w:pPr>
              <w:rPr>
                <w:rFonts w:asciiTheme="minorHAnsi" w:hAnsiTheme="minorHAnsi" w:cstheme="minorHAnsi"/>
                <w:b/>
                <w:sz w:val="18"/>
                <w:szCs w:val="20"/>
              </w:rPr>
            </w:pPr>
            <w:r w:rsidRPr="00EB35CD">
              <w:rPr>
                <w:rFonts w:asciiTheme="minorHAnsi" w:hAnsiTheme="minorHAnsi" w:cstheme="minorHAnsi"/>
                <w:b/>
                <w:sz w:val="18"/>
                <w:szCs w:val="20"/>
              </w:rPr>
              <w:t xml:space="preserve">                           </w:t>
            </w:r>
          </w:p>
          <w:p w14:paraId="00C9B824" w14:textId="7D60C5EA" w:rsidR="0006387C" w:rsidRPr="00EB35CD" w:rsidRDefault="0006387C" w:rsidP="0006387C">
            <w:pPr>
              <w:jc w:val="right"/>
              <w:rPr>
                <w:rFonts w:asciiTheme="minorHAnsi" w:hAnsiTheme="minorHAnsi" w:cstheme="minorHAnsi"/>
                <w:b/>
                <w:sz w:val="20"/>
                <w:szCs w:val="20"/>
              </w:rPr>
            </w:pPr>
            <w:r w:rsidRPr="00EB35CD">
              <w:rPr>
                <w:rFonts w:asciiTheme="minorHAnsi" w:hAnsiTheme="minorHAnsi" w:cstheme="minorHAnsi"/>
                <w:b/>
                <w:sz w:val="18"/>
                <w:szCs w:val="20"/>
              </w:rPr>
              <w:t xml:space="preserve">     </w:t>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t xml:space="preserve">       </w:t>
            </w:r>
            <w:r w:rsidRPr="00EB35CD">
              <w:rPr>
                <w:rFonts w:asciiTheme="minorHAnsi" w:hAnsiTheme="minorHAnsi" w:cstheme="minorHAnsi"/>
                <w:b/>
                <w:sz w:val="18"/>
                <w:szCs w:val="20"/>
              </w:rPr>
              <w:t xml:space="preserve">     </w:t>
            </w:r>
            <w:proofErr w:type="spellStart"/>
            <w:r w:rsidRPr="00EB35CD">
              <w:rPr>
                <w:rFonts w:asciiTheme="minorHAnsi" w:hAnsiTheme="minorHAnsi" w:cstheme="minorHAnsi"/>
                <w:sz w:val="18"/>
                <w:szCs w:val="20"/>
              </w:rPr>
              <w:t>Tanggal</w:t>
            </w:r>
            <w:proofErr w:type="spellEnd"/>
            <w:r w:rsidRPr="00EB35CD">
              <w:rPr>
                <w:rFonts w:asciiTheme="minorHAnsi" w:hAnsiTheme="minorHAnsi" w:cstheme="minorHAnsi"/>
                <w:sz w:val="18"/>
                <w:szCs w:val="20"/>
              </w:rPr>
              <w:t xml:space="preserve"> Cetak Dokumen</w:t>
            </w:r>
          </w:p>
          <w:p w14:paraId="55A9E098" w14:textId="16829C6E" w:rsidR="0006387C" w:rsidRPr="00C56B7F" w:rsidRDefault="0006387C" w:rsidP="0006387C">
            <w:pPr>
              <w:jc w:val="right"/>
              <w:rPr>
                <w:rFonts w:asciiTheme="minorHAnsi" w:hAnsiTheme="minorHAnsi" w:cstheme="minorHAnsi"/>
                <w:b/>
                <w:i/>
                <w:iCs/>
                <w:sz w:val="18"/>
                <w:szCs w:val="20"/>
              </w:rPr>
            </w:pPr>
            <w:r w:rsidRPr="00EB35CD">
              <w:rPr>
                <w:rFonts w:asciiTheme="minorHAnsi" w:hAnsiTheme="minorHAnsi" w:cstheme="minorHAnsi"/>
                <w:sz w:val="18"/>
                <w:szCs w:val="20"/>
              </w:rPr>
              <w:t xml:space="preserve">                     </w:t>
            </w: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t xml:space="preserve"> </w:t>
            </w:r>
            <w:r w:rsidRPr="00EB35CD">
              <w:rPr>
                <w:rFonts w:asciiTheme="minorHAnsi" w:hAnsiTheme="minorHAnsi" w:cstheme="minorHAnsi"/>
                <w:b/>
                <w:sz w:val="18"/>
                <w:szCs w:val="20"/>
              </w:rPr>
              <w:tab/>
              <w:t xml:space="preserve">        </w:t>
            </w:r>
            <w:r w:rsidRPr="00EB35CD">
              <w:rPr>
                <w:rFonts w:asciiTheme="minorHAnsi" w:hAnsiTheme="minorHAnsi" w:cstheme="minorHAnsi"/>
                <w:b/>
                <w:sz w:val="18"/>
                <w:szCs w:val="20"/>
              </w:rPr>
              <w:tab/>
              <w:t xml:space="preserve">                </w:t>
            </w:r>
            <w:r w:rsidR="00C56B7F" w:rsidRPr="00C56B7F">
              <w:rPr>
                <w:rFonts w:asciiTheme="minorHAnsi" w:hAnsiTheme="minorHAnsi" w:cstheme="minorHAnsi"/>
                <w:b/>
                <w:i/>
                <w:iCs/>
                <w:color w:val="5B9BD5" w:themeColor="accent1"/>
                <w:sz w:val="18"/>
                <w:szCs w:val="20"/>
              </w:rPr>
              <w:t>&lt;Printing date&gt;</w:t>
            </w:r>
          </w:p>
        </w:tc>
      </w:tr>
    </w:tbl>
    <w:p w14:paraId="0E37331F" w14:textId="77777777" w:rsidR="00FB0DD7" w:rsidRDefault="00FB0DD7" w:rsidP="00FB0DD7">
      <w:pPr>
        <w:spacing w:line="20" w:lineRule="exact"/>
        <w:rPr>
          <w:sz w:val="20"/>
          <w:szCs w:val="20"/>
        </w:rPr>
      </w:pPr>
      <w:bookmarkStart w:id="2" w:name="page8"/>
      <w:bookmarkEnd w:id="2"/>
    </w:p>
    <w:p w14:paraId="76B0EF78" w14:textId="77777777" w:rsidR="00FB0DD7" w:rsidRDefault="00FB0DD7" w:rsidP="00FB0DD7">
      <w:pPr>
        <w:spacing w:line="20" w:lineRule="exact"/>
        <w:rPr>
          <w:sz w:val="20"/>
          <w:szCs w:val="20"/>
        </w:rPr>
      </w:pPr>
    </w:p>
    <w:p w14:paraId="7CDFCC2C" w14:textId="77777777" w:rsidR="00FB0DD7" w:rsidRDefault="00FB0DD7" w:rsidP="00FB0DD7">
      <w:pPr>
        <w:spacing w:line="20" w:lineRule="exact"/>
        <w:rPr>
          <w:sz w:val="20"/>
          <w:szCs w:val="20"/>
        </w:rPr>
      </w:pPr>
    </w:p>
    <w:p w14:paraId="30A89E4F" w14:textId="77777777" w:rsidR="00FB0DD7" w:rsidRDefault="00FB0DD7" w:rsidP="00FB0DD7">
      <w:pPr>
        <w:spacing w:line="20" w:lineRule="exact"/>
        <w:rPr>
          <w:sz w:val="20"/>
          <w:szCs w:val="20"/>
        </w:rPr>
      </w:pPr>
    </w:p>
    <w:p w14:paraId="4FCE0CF2" w14:textId="77777777" w:rsidR="00FB0DD7" w:rsidRDefault="00FB0DD7" w:rsidP="00FB0DD7">
      <w:pPr>
        <w:spacing w:line="20" w:lineRule="exact"/>
        <w:rPr>
          <w:sz w:val="20"/>
          <w:szCs w:val="20"/>
        </w:rPr>
      </w:pPr>
    </w:p>
    <w:p w14:paraId="2ED38E5C" w14:textId="77777777" w:rsidR="00FB0DD7" w:rsidRDefault="00FB0DD7" w:rsidP="00FB0DD7">
      <w:pPr>
        <w:spacing w:line="20" w:lineRule="exact"/>
        <w:rPr>
          <w:sz w:val="20"/>
          <w:szCs w:val="20"/>
        </w:rPr>
      </w:pPr>
    </w:p>
    <w:p w14:paraId="05092F39" w14:textId="77777777" w:rsidR="00FB0DD7" w:rsidRDefault="00FB0DD7" w:rsidP="00FB0DD7">
      <w:pPr>
        <w:spacing w:line="20" w:lineRule="exact"/>
        <w:rPr>
          <w:sz w:val="20"/>
          <w:szCs w:val="20"/>
        </w:rPr>
      </w:pPr>
    </w:p>
    <w:p w14:paraId="4C656257" w14:textId="77777777" w:rsidR="00FB0DD7" w:rsidRDefault="00FB0DD7" w:rsidP="00FB0DD7">
      <w:pPr>
        <w:spacing w:line="20" w:lineRule="exact"/>
        <w:rPr>
          <w:sz w:val="20"/>
          <w:szCs w:val="20"/>
        </w:rPr>
      </w:pPr>
    </w:p>
    <w:p w14:paraId="687A8C21" w14:textId="77777777" w:rsidR="00FB0DD7" w:rsidRDefault="00FB0DD7" w:rsidP="00FB0DD7">
      <w:pPr>
        <w:spacing w:line="20" w:lineRule="exact"/>
        <w:rPr>
          <w:sz w:val="20"/>
          <w:szCs w:val="20"/>
        </w:rPr>
      </w:pPr>
    </w:p>
    <w:p w14:paraId="405EB6BD" w14:textId="77777777" w:rsidR="00FB0DD7" w:rsidRDefault="00FB0DD7" w:rsidP="00FB0DD7">
      <w:pPr>
        <w:spacing w:line="20" w:lineRule="exact"/>
        <w:rPr>
          <w:sz w:val="20"/>
          <w:szCs w:val="20"/>
        </w:rPr>
      </w:pPr>
    </w:p>
    <w:p w14:paraId="0C9547F5" w14:textId="77777777" w:rsidR="00FB0DD7" w:rsidRDefault="00FB0DD7" w:rsidP="00FB0DD7">
      <w:pPr>
        <w:spacing w:line="20" w:lineRule="exact"/>
        <w:rPr>
          <w:sz w:val="20"/>
          <w:szCs w:val="20"/>
        </w:rPr>
      </w:pPr>
    </w:p>
    <w:p w14:paraId="55F62691" w14:textId="77777777" w:rsidR="00FB0DD7" w:rsidRDefault="00FB0DD7" w:rsidP="00FB0DD7">
      <w:pPr>
        <w:spacing w:line="20" w:lineRule="exact"/>
        <w:rPr>
          <w:sz w:val="20"/>
          <w:szCs w:val="20"/>
        </w:rPr>
      </w:pPr>
    </w:p>
    <w:p w14:paraId="5F327B17" w14:textId="77777777" w:rsidR="00FB0DD7" w:rsidRDefault="00FB0DD7" w:rsidP="00FB0DD7">
      <w:pPr>
        <w:spacing w:line="20" w:lineRule="exact"/>
        <w:rPr>
          <w:sz w:val="20"/>
          <w:szCs w:val="20"/>
        </w:rPr>
      </w:pPr>
    </w:p>
    <w:sectPr w:rsidR="00FB0DD7" w:rsidSect="00BB4295">
      <w:headerReference w:type="default" r:id="rId12"/>
      <w:footerReference w:type="default" r:id="rId13"/>
      <w:pgSz w:w="11900" w:h="16832"/>
      <w:pgMar w:top="568" w:right="1044" w:bottom="396" w:left="1300" w:header="0" w:footer="1440" w:gutter="0"/>
      <w:cols w:space="720" w:equalWidth="0">
        <w:col w:w="95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19C3E" w14:textId="77777777" w:rsidR="008F04EE" w:rsidRDefault="008F04EE" w:rsidP="004C67CA">
      <w:r>
        <w:separator/>
      </w:r>
    </w:p>
  </w:endnote>
  <w:endnote w:type="continuationSeparator" w:id="0">
    <w:p w14:paraId="745062FD" w14:textId="77777777" w:rsidR="008F04EE" w:rsidRDefault="008F04EE"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A3C9" w14:textId="49BCAEFE" w:rsidR="00941706" w:rsidRPr="00F4745D" w:rsidRDefault="00BB4295" w:rsidP="00BB4295">
    <w:pPr>
      <w:pStyle w:val="Footer"/>
      <w:ind w:left="-540"/>
      <w:rPr>
        <w:rFonts w:asciiTheme="minorHAnsi" w:hAnsiTheme="minorHAnsi" w:cstheme="minorHAnsi"/>
        <w:sz w:val="20"/>
        <w:szCs w:val="20"/>
      </w:rPr>
    </w:pPr>
    <w:ins w:id="4" w:author="Indria Mukti Efayanti" w:date="2024-11-19T13:31:00Z" w16du:dateUtc="2024-11-19T06:31:00Z">
      <w:r>
        <w:rPr>
          <w:noProof/>
        </w:rPr>
        <w:drawing>
          <wp:anchor distT="0" distB="0" distL="114300" distR="114300" simplePos="0" relativeHeight="251659264" behindDoc="1" locked="0" layoutInCell="1" allowOverlap="1" wp14:anchorId="6692249B" wp14:editId="61E98CF5">
            <wp:simplePos x="0" y="0"/>
            <wp:positionH relativeFrom="page">
              <wp:posOffset>-176668</wp:posOffset>
            </wp:positionH>
            <wp:positionV relativeFrom="paragraph">
              <wp:posOffset>86829</wp:posOffset>
            </wp:positionV>
            <wp:extent cx="7783492" cy="1012197"/>
            <wp:effectExtent l="0" t="0" r="8255" b="0"/>
            <wp:wrapNone/>
            <wp:docPr id="764920574" name="Picture 76492057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0574" name="Picture 764920574" descr="A white background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83492" cy="1012197"/>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00941706">
      <w:rPr>
        <w:rFonts w:asciiTheme="minorHAnsi" w:hAnsiTheme="minorHAnsi" w:cstheme="minorHAnsi"/>
        <w:sz w:val="20"/>
        <w:szCs w:val="20"/>
      </w:rPr>
      <w:t xml:space="preserve">RIPLAY </w:t>
    </w:r>
    <w:r w:rsidR="00941706">
      <w:rPr>
        <w:rFonts w:asciiTheme="minorHAnsi" w:hAnsiTheme="minorHAnsi" w:cstheme="minorHAnsi"/>
        <w:b/>
        <w:sz w:val="20"/>
        <w:szCs w:val="20"/>
      </w:rPr>
      <w:t xml:space="preserve">Mega Asuransi </w:t>
    </w:r>
    <w:proofErr w:type="spellStart"/>
    <w:r w:rsidR="00941706">
      <w:rPr>
        <w:rFonts w:asciiTheme="minorHAnsi" w:hAnsiTheme="minorHAnsi" w:cstheme="minorHAnsi"/>
        <w:b/>
        <w:sz w:val="20"/>
        <w:szCs w:val="20"/>
      </w:rPr>
      <w:t>Maksima</w:t>
    </w:r>
    <w:proofErr w:type="spellEnd"/>
    <w:r w:rsidR="00941706">
      <w:rPr>
        <w:rFonts w:asciiTheme="minorHAnsi" w:hAnsiTheme="minorHAnsi" w:cstheme="minorHAnsi"/>
        <w:b/>
        <w:sz w:val="20"/>
        <w:szCs w:val="20"/>
      </w:rPr>
      <w:t xml:space="preserve"> </w:t>
    </w:r>
    <w:proofErr w:type="spellStart"/>
    <w:r w:rsidR="00941706" w:rsidRPr="00EB35CD">
      <w:rPr>
        <w:rFonts w:asciiTheme="minorHAnsi" w:hAnsiTheme="minorHAnsi" w:cstheme="minorHAnsi"/>
        <w:b/>
        <w:sz w:val="20"/>
        <w:szCs w:val="20"/>
      </w:rPr>
      <w:t>Edukasi</w:t>
    </w:r>
    <w:proofErr w:type="spellEnd"/>
    <w:r w:rsidR="00941706" w:rsidRPr="00EB35CD">
      <w:rPr>
        <w:rFonts w:asciiTheme="minorHAnsi" w:hAnsiTheme="minorHAnsi" w:cstheme="minorHAnsi"/>
        <w:sz w:val="20"/>
        <w:szCs w:val="20"/>
      </w:rPr>
      <w:t>/</w:t>
    </w:r>
    <w:r w:rsidR="006E27E0" w:rsidRPr="00645CFC">
      <w:rPr>
        <w:rFonts w:asciiTheme="minorHAnsi" w:hAnsiTheme="minorHAnsi" w:cstheme="minorHAnsi"/>
        <w:sz w:val="20"/>
        <w:szCs w:val="20"/>
        <w:highlight w:val="yellow"/>
      </w:rPr>
      <w:t>Nov</w:t>
    </w:r>
    <w:r w:rsidR="00941706" w:rsidRPr="00645CFC">
      <w:rPr>
        <w:rFonts w:asciiTheme="minorHAnsi" w:hAnsiTheme="minorHAnsi" w:cstheme="minorHAnsi"/>
        <w:sz w:val="20"/>
        <w:szCs w:val="20"/>
        <w:highlight w:val="yellow"/>
      </w:rPr>
      <w:t>202</w:t>
    </w:r>
    <w:r w:rsidR="006E27E0" w:rsidRPr="00645CFC">
      <w:rPr>
        <w:rFonts w:asciiTheme="minorHAnsi" w:hAnsiTheme="minorHAnsi" w:cstheme="minorHAnsi"/>
        <w:sz w:val="20"/>
        <w:szCs w:val="20"/>
        <w:highlight w:val="yellow"/>
      </w:rPr>
      <w:t>4</w:t>
    </w:r>
    <w:r w:rsidR="00941706">
      <w:rPr>
        <w:rFonts w:asciiTheme="minorHAnsi" w:hAnsiTheme="minorHAnsi" w:cstheme="minorHAnsi"/>
        <w:sz w:val="20"/>
        <w:szCs w:val="20"/>
      </w:rPr>
      <w:tab/>
    </w:r>
    <w:r w:rsidR="00941706">
      <w:rPr>
        <w:rFonts w:asciiTheme="minorHAnsi" w:hAnsiTheme="minorHAnsi" w:cstheme="minorHAnsi"/>
        <w:sz w:val="20"/>
        <w:szCs w:val="20"/>
      </w:rPr>
      <w:tab/>
    </w:r>
    <w:r w:rsidR="00941706" w:rsidRPr="00396A0A">
      <w:rPr>
        <w:rFonts w:asciiTheme="minorHAnsi" w:hAnsiTheme="minorHAnsi" w:cstheme="minorHAnsi"/>
        <w:b/>
        <w:sz w:val="20"/>
        <w:szCs w:val="20"/>
      </w:rPr>
      <w:t>Hal</w:t>
    </w:r>
    <w:r w:rsidR="00941706" w:rsidRPr="00396A0A">
      <w:rPr>
        <w:rFonts w:asciiTheme="minorHAnsi" w:hAnsiTheme="minorHAnsi" w:cstheme="minorHAnsi"/>
        <w:b/>
        <w:sz w:val="20"/>
        <w:szCs w:val="20"/>
        <w:lang w:val="id-ID"/>
      </w:rPr>
      <w:t>:</w:t>
    </w:r>
    <w:r w:rsidR="00941706" w:rsidRPr="00396A0A">
      <w:rPr>
        <w:rFonts w:asciiTheme="minorHAnsi" w:hAnsiTheme="minorHAnsi" w:cstheme="minorHAnsi"/>
        <w:b/>
        <w:sz w:val="20"/>
        <w:szCs w:val="20"/>
      </w:rPr>
      <w:t xml:space="preserve"> </w:t>
    </w:r>
    <w:r w:rsidR="00941706" w:rsidRPr="00396A0A">
      <w:rPr>
        <w:rFonts w:asciiTheme="minorHAnsi" w:hAnsiTheme="minorHAnsi" w:cstheme="minorHAnsi"/>
        <w:sz w:val="20"/>
        <w:szCs w:val="20"/>
      </w:rPr>
      <w:fldChar w:fldCharType="begin"/>
    </w:r>
    <w:r w:rsidR="00941706" w:rsidRPr="00396A0A">
      <w:rPr>
        <w:rFonts w:asciiTheme="minorHAnsi" w:hAnsiTheme="minorHAnsi" w:cstheme="minorHAnsi"/>
        <w:b/>
        <w:color w:val="323E4F"/>
        <w:sz w:val="20"/>
        <w:szCs w:val="20"/>
      </w:rPr>
      <w:instrText xml:space="preserve"> PAGE   \* MERGEFORMAT </w:instrText>
    </w:r>
    <w:r w:rsidR="00941706" w:rsidRPr="00396A0A">
      <w:rPr>
        <w:rFonts w:asciiTheme="minorHAnsi" w:hAnsiTheme="minorHAnsi" w:cstheme="minorHAnsi"/>
        <w:sz w:val="20"/>
        <w:szCs w:val="20"/>
      </w:rPr>
      <w:fldChar w:fldCharType="separate"/>
    </w:r>
    <w:r w:rsidR="000865C9">
      <w:rPr>
        <w:rFonts w:asciiTheme="minorHAnsi" w:hAnsiTheme="minorHAnsi" w:cstheme="minorHAnsi"/>
        <w:b/>
        <w:noProof/>
        <w:color w:val="323E4F"/>
        <w:sz w:val="20"/>
        <w:szCs w:val="20"/>
      </w:rPr>
      <w:t>1</w:t>
    </w:r>
    <w:r w:rsidR="00941706" w:rsidRPr="00396A0A">
      <w:rPr>
        <w:rFonts w:asciiTheme="minorHAnsi" w:hAnsiTheme="minorHAnsi" w:cstheme="minorHAnsi"/>
        <w:sz w:val="20"/>
        <w:szCs w:val="20"/>
      </w:rPr>
      <w:fldChar w:fldCharType="end"/>
    </w:r>
    <w:r w:rsidR="00941706" w:rsidRPr="00396A0A">
      <w:rPr>
        <w:rFonts w:asciiTheme="minorHAnsi" w:hAnsiTheme="minorHAnsi" w:cstheme="minorHAnsi"/>
        <w:b/>
        <w:color w:val="323E4F"/>
        <w:sz w:val="20"/>
        <w:szCs w:val="20"/>
      </w:rPr>
      <w:t xml:space="preserve"> | </w:t>
    </w:r>
    <w:r w:rsidR="00941706" w:rsidRPr="00396A0A">
      <w:rPr>
        <w:rFonts w:asciiTheme="minorHAnsi" w:hAnsiTheme="minorHAnsi" w:cstheme="minorHAnsi"/>
        <w:sz w:val="20"/>
        <w:szCs w:val="20"/>
      </w:rPr>
      <w:fldChar w:fldCharType="begin"/>
    </w:r>
    <w:r w:rsidR="00941706" w:rsidRPr="00396A0A">
      <w:rPr>
        <w:rFonts w:asciiTheme="minorHAnsi" w:hAnsiTheme="minorHAnsi" w:cstheme="minorHAnsi"/>
        <w:b/>
        <w:color w:val="323E4F"/>
        <w:sz w:val="20"/>
        <w:szCs w:val="20"/>
      </w:rPr>
      <w:instrText xml:space="preserve"> NUMPAGES  \* Arabic  \* MERGEFORMAT </w:instrText>
    </w:r>
    <w:r w:rsidR="00941706" w:rsidRPr="00396A0A">
      <w:rPr>
        <w:rFonts w:asciiTheme="minorHAnsi" w:hAnsiTheme="minorHAnsi" w:cstheme="minorHAnsi"/>
        <w:sz w:val="20"/>
        <w:szCs w:val="20"/>
      </w:rPr>
      <w:fldChar w:fldCharType="separate"/>
    </w:r>
    <w:r w:rsidR="000865C9">
      <w:rPr>
        <w:rFonts w:asciiTheme="minorHAnsi" w:hAnsiTheme="minorHAnsi" w:cstheme="minorHAnsi"/>
        <w:b/>
        <w:noProof/>
        <w:color w:val="323E4F"/>
        <w:sz w:val="20"/>
        <w:szCs w:val="20"/>
      </w:rPr>
      <w:t>1</w:t>
    </w:r>
    <w:r w:rsidR="00941706" w:rsidRPr="00396A0A">
      <w:rPr>
        <w:rFonts w:asciiTheme="minorHAnsi" w:hAnsiTheme="minorHAnsi" w:cstheme="minorHAns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8A35" w14:textId="77777777" w:rsidR="008F04EE" w:rsidRDefault="008F04EE" w:rsidP="004C67CA">
      <w:r>
        <w:separator/>
      </w:r>
    </w:p>
  </w:footnote>
  <w:footnote w:type="continuationSeparator" w:id="0">
    <w:p w14:paraId="2B08EE20" w14:textId="77777777" w:rsidR="008F04EE" w:rsidRDefault="008F04EE"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7D65" w14:textId="5914E09F" w:rsidR="00941706" w:rsidRPr="00EF30E1" w:rsidRDefault="00941706" w:rsidP="00987F25">
    <w:pPr>
      <w:pStyle w:val="Title"/>
      <w:tabs>
        <w:tab w:val="left" w:pos="2552"/>
      </w:tabs>
      <w:ind w:left="-851" w:right="340"/>
      <w:contextualSpacing w:val="0"/>
    </w:pPr>
    <w:r w:rsidRPr="00987F25">
      <w:rPr>
        <w:rFonts w:asciiTheme="minorHAnsi" w:eastAsia="Calibri" w:hAnsiTheme="minorHAnsi" w:cstheme="minorHAnsi"/>
        <w:b/>
        <w:color w:val="F2F2F2" w:themeColor="background1" w:themeShade="F2"/>
        <w:sz w:val="22"/>
        <w:szCs w:val="24"/>
      </w:rPr>
      <w:t>.</w:t>
    </w:r>
    <w:r w:rsidRPr="00987F25">
      <w:rPr>
        <w:rFonts w:asciiTheme="minorHAnsi" w:eastAsia="Calibri" w:hAnsiTheme="minorHAnsi" w:cstheme="minorHAnsi"/>
        <w:b/>
        <w:color w:val="FFFFFF" w:themeColor="background1"/>
        <w:sz w:val="18"/>
        <w:szCs w:val="24"/>
      </w:rPr>
      <w:t xml:space="preserve"> </w:t>
    </w:r>
    <w:r w:rsidRPr="00987F25">
      <w:rPr>
        <w:rFonts w:asciiTheme="minorHAnsi" w:eastAsia="Calibri" w:hAnsiTheme="minorHAnsi" w:cstheme="minorHAnsi"/>
        <w:b/>
        <w:color w:val="FFFFFF" w:themeColor="background1"/>
        <w:sz w:val="28"/>
        <w:szCs w:val="24"/>
      </w:rPr>
      <w:t xml:space="preserve">  </w:t>
    </w:r>
    <w:r>
      <w:rPr>
        <w:rFonts w:asciiTheme="minorHAnsi" w:eastAsia="Calibri" w:hAnsiTheme="minorHAnsi" w:cstheme="minorHAnsi"/>
        <w:b/>
        <w:sz w:val="28"/>
        <w:szCs w:val="24"/>
      </w:rPr>
      <w:t xml:space="preserve">                                                                                                                                                                   </w:t>
    </w:r>
    <w:r>
      <w:rPr>
        <w:noProof/>
      </w:rPr>
      <w:drawing>
        <wp:anchor distT="0" distB="0" distL="114300" distR="114300" simplePos="0" relativeHeight="251657216" behindDoc="1" locked="0" layoutInCell="1" allowOverlap="1" wp14:anchorId="7185C35C" wp14:editId="66A1C902">
          <wp:simplePos x="0" y="0"/>
          <wp:positionH relativeFrom="column">
            <wp:posOffset>-998855</wp:posOffset>
          </wp:positionH>
          <wp:positionV relativeFrom="paragraph">
            <wp:posOffset>-3810</wp:posOffset>
          </wp:positionV>
          <wp:extent cx="7782560" cy="986790"/>
          <wp:effectExtent l="0" t="0" r="8890" b="3810"/>
          <wp:wrapNone/>
          <wp:docPr id="7" name="Picture 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eastAsia="Calibri" w:hAnsiTheme="minorHAnsi" w:cstheme="minorHAnsi"/>
        <w:b/>
        <w:sz w:val="28"/>
        <w:szCs w:val="24"/>
      </w:rPr>
      <w:t>R</w:t>
    </w:r>
    <w:r w:rsidRPr="004C67CA">
      <w:rPr>
        <w:rFonts w:asciiTheme="minorHAnsi" w:eastAsia="Calibri" w:hAnsiTheme="minorHAnsi" w:cstheme="minorHAnsi"/>
        <w:b/>
        <w:sz w:val="28"/>
        <w:szCs w:val="24"/>
      </w:rPr>
      <w:t xml:space="preserve">INGKASAN INFORMASI PRODUK DAN LAYANAN </w:t>
    </w:r>
    <w:r>
      <w:rPr>
        <w:rFonts w:asciiTheme="minorHAnsi" w:eastAsia="Calibri" w:hAnsiTheme="minorHAnsi" w:cstheme="minorHAnsi"/>
        <w:b/>
        <w:sz w:val="28"/>
        <w:szCs w:val="24"/>
      </w:rPr>
      <w:t>(RIPLAY)</w:t>
    </w:r>
  </w:p>
  <w:p w14:paraId="51E289A5" w14:textId="54CE60CE" w:rsidR="00941706" w:rsidRPr="004C67CA" w:rsidRDefault="00941706" w:rsidP="001F69F6">
    <w:pPr>
      <w:pStyle w:val="Title"/>
      <w:tabs>
        <w:tab w:val="center" w:pos="4182"/>
      </w:tabs>
      <w:ind w:left="-851" w:right="340"/>
      <w:rPr>
        <w:rFonts w:asciiTheme="minorHAnsi" w:eastAsia="Calibri" w:hAnsiTheme="minorHAnsi" w:cstheme="minorHAnsi"/>
        <w:b/>
        <w:sz w:val="28"/>
        <w:szCs w:val="24"/>
      </w:rPr>
    </w:pPr>
    <w:r w:rsidRPr="001F69F6">
      <w:rPr>
        <w:rFonts w:asciiTheme="minorHAnsi" w:eastAsia="Calibri" w:hAnsiTheme="minorHAnsi" w:cstheme="minorHAnsi"/>
        <w:b/>
        <w:sz w:val="28"/>
        <w:szCs w:val="24"/>
      </w:rPr>
      <w:t>ASURANSI</w:t>
    </w:r>
    <w:r>
      <w:rPr>
        <w:rFonts w:asciiTheme="minorHAnsi" w:eastAsia="Calibri" w:hAnsiTheme="minorHAnsi" w:cstheme="minorHAnsi"/>
        <w:b/>
        <w:sz w:val="28"/>
        <w:szCs w:val="24"/>
      </w:rPr>
      <w:t xml:space="preserve"> </w:t>
    </w:r>
    <w:r w:rsidR="00CA0EDD">
      <w:rPr>
        <w:rFonts w:asciiTheme="minorHAnsi" w:eastAsia="Calibri" w:hAnsiTheme="minorHAnsi" w:cstheme="minorHAnsi"/>
        <w:b/>
        <w:sz w:val="28"/>
        <w:szCs w:val="24"/>
      </w:rPr>
      <w:t xml:space="preserve">JIWA </w:t>
    </w:r>
    <w:r>
      <w:rPr>
        <w:rFonts w:asciiTheme="minorHAnsi" w:eastAsia="Calibri" w:hAnsiTheme="minorHAnsi" w:cstheme="minorHAnsi"/>
        <w:b/>
        <w:sz w:val="28"/>
        <w:szCs w:val="24"/>
      </w:rPr>
      <w:t xml:space="preserve">DWIGUNA </w:t>
    </w:r>
    <w:r>
      <w:rPr>
        <w:rFonts w:asciiTheme="minorHAnsi" w:eastAsia="Calibri" w:hAnsiTheme="minorHAnsi" w:cstheme="minorHAnsi"/>
        <w:b/>
        <w:sz w:val="28"/>
        <w:szCs w:val="24"/>
      </w:rPr>
      <w:tab/>
    </w:r>
  </w:p>
  <w:p w14:paraId="3AF2C74F" w14:textId="72F6B952" w:rsidR="00941706" w:rsidRPr="00987F25" w:rsidRDefault="00941706" w:rsidP="00987F25">
    <w:pPr>
      <w:pStyle w:val="Header"/>
      <w:spacing w:line="276" w:lineRule="auto"/>
      <w:ind w:left="-851"/>
    </w:pPr>
    <w:r w:rsidRPr="004C67CA">
      <w:rPr>
        <w:rFonts w:ascii="Calibri" w:eastAsia="Calibri" w:hAnsi="Calibri" w:cs="Calibri"/>
        <w:b/>
        <w:bCs/>
        <w:sz w:val="28"/>
        <w:szCs w:val="24"/>
      </w:rPr>
      <w:t xml:space="preserve">MEGA </w:t>
    </w:r>
    <w:bookmarkStart w:id="3" w:name="page1"/>
    <w:bookmarkEnd w:id="3"/>
    <w:r>
      <w:rPr>
        <w:rFonts w:ascii="Calibri" w:eastAsia="Calibri" w:hAnsi="Calibri" w:cs="Calibri"/>
        <w:b/>
        <w:bCs/>
        <w:sz w:val="28"/>
        <w:szCs w:val="24"/>
      </w:rPr>
      <w:t>ASURANSI MAKSIMA EDUKASI</w:t>
    </w:r>
  </w:p>
  <w:p w14:paraId="0ED4F240" w14:textId="77777777" w:rsidR="00941706" w:rsidRDefault="00941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7E7"/>
    <w:multiLevelType w:val="hybridMultilevel"/>
    <w:tmpl w:val="F7BC86C4"/>
    <w:lvl w:ilvl="0" w:tplc="37F4F1E0">
      <w:start w:val="1"/>
      <w:numFmt w:val="lowerLetter"/>
      <w:lvlText w:val="%1."/>
      <w:lvlJc w:val="left"/>
      <w:pPr>
        <w:ind w:left="1037" w:hanging="360"/>
      </w:pPr>
      <w:rPr>
        <w:rFonts w:hint="default"/>
        <w:b/>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 w15:restartNumberingAfterBreak="0">
    <w:nsid w:val="02483849"/>
    <w:multiLevelType w:val="hybridMultilevel"/>
    <w:tmpl w:val="1E867474"/>
    <w:lvl w:ilvl="0" w:tplc="3E3A8B06">
      <w:start w:val="1"/>
      <w:numFmt w:val="lowerLetter"/>
      <w:lvlText w:val="%1."/>
      <w:lvlJc w:val="righ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2B61D03"/>
    <w:multiLevelType w:val="hybridMultilevel"/>
    <w:tmpl w:val="5A4C9494"/>
    <w:lvl w:ilvl="0" w:tplc="7BE2065C">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3"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566B7"/>
    <w:multiLevelType w:val="hybridMultilevel"/>
    <w:tmpl w:val="7DE2B1F4"/>
    <w:lvl w:ilvl="0" w:tplc="04090019">
      <w:start w:val="1"/>
      <w:numFmt w:val="lowerLetter"/>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5" w15:restartNumberingAfterBreak="0">
    <w:nsid w:val="08861B87"/>
    <w:multiLevelType w:val="hybridMultilevel"/>
    <w:tmpl w:val="68E2161C"/>
    <w:lvl w:ilvl="0" w:tplc="F0DCB0C6">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6" w15:restartNumberingAfterBreak="0">
    <w:nsid w:val="0AC12D1E"/>
    <w:multiLevelType w:val="hybridMultilevel"/>
    <w:tmpl w:val="D32833E0"/>
    <w:lvl w:ilvl="0" w:tplc="3AF2AB3E">
      <w:start w:val="1"/>
      <w:numFmt w:val="lowerLetter"/>
      <w:lvlText w:val="%1."/>
      <w:lvlJc w:val="left"/>
      <w:pPr>
        <w:ind w:left="969" w:hanging="360"/>
      </w:p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7" w15:restartNumberingAfterBreak="0">
    <w:nsid w:val="0D8D0D88"/>
    <w:multiLevelType w:val="hybridMultilevel"/>
    <w:tmpl w:val="C39CBF24"/>
    <w:lvl w:ilvl="0" w:tplc="C1B4C27C">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8" w15:restartNumberingAfterBreak="0">
    <w:nsid w:val="0E725CBD"/>
    <w:multiLevelType w:val="hybridMultilevel"/>
    <w:tmpl w:val="15801B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C2268F"/>
    <w:multiLevelType w:val="hybridMultilevel"/>
    <w:tmpl w:val="4C6647F2"/>
    <w:lvl w:ilvl="0" w:tplc="62109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30D0A"/>
    <w:multiLevelType w:val="hybridMultilevel"/>
    <w:tmpl w:val="341A14B8"/>
    <w:lvl w:ilvl="0" w:tplc="8C5640FA">
      <w:start w:val="1"/>
      <w:numFmt w:val="lowerRoman"/>
      <w:lvlText w:val="%1."/>
      <w:lvlJc w:val="left"/>
      <w:pPr>
        <w:ind w:left="1383"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12" w15:restartNumberingAfterBreak="0">
    <w:nsid w:val="1D686376"/>
    <w:multiLevelType w:val="hybridMultilevel"/>
    <w:tmpl w:val="01C4098C"/>
    <w:lvl w:ilvl="0" w:tplc="F0DCB0C6">
      <w:start w:val="1"/>
      <w:numFmt w:val="lowerRoman"/>
      <w:lvlText w:val="%1."/>
      <w:lvlJc w:val="left"/>
      <w:pPr>
        <w:ind w:left="1329" w:hanging="360"/>
      </w:pPr>
      <w:rPr>
        <w:rFonts w:hint="default"/>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13" w15:restartNumberingAfterBreak="0">
    <w:nsid w:val="1DB4274C"/>
    <w:multiLevelType w:val="hybridMultilevel"/>
    <w:tmpl w:val="540A62C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9B2B0C"/>
    <w:multiLevelType w:val="hybridMultilevel"/>
    <w:tmpl w:val="EFCADE8C"/>
    <w:lvl w:ilvl="0" w:tplc="890C06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369B6"/>
    <w:multiLevelType w:val="hybridMultilevel"/>
    <w:tmpl w:val="187EF8F6"/>
    <w:lvl w:ilvl="0" w:tplc="F0DCB0C6">
      <w:start w:val="1"/>
      <w:numFmt w:val="lowerRoman"/>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6" w15:restartNumberingAfterBreak="0">
    <w:nsid w:val="21D5163B"/>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17" w15:restartNumberingAfterBreak="0">
    <w:nsid w:val="230232C2"/>
    <w:multiLevelType w:val="hybridMultilevel"/>
    <w:tmpl w:val="D890A564"/>
    <w:lvl w:ilvl="0" w:tplc="25626C3C">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18" w15:restartNumberingAfterBreak="0">
    <w:nsid w:val="26135B84"/>
    <w:multiLevelType w:val="hybridMultilevel"/>
    <w:tmpl w:val="111CE646"/>
    <w:lvl w:ilvl="0" w:tplc="497A54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6733E05"/>
    <w:multiLevelType w:val="hybridMultilevel"/>
    <w:tmpl w:val="75E8BF38"/>
    <w:lvl w:ilvl="0" w:tplc="133A1C7E">
      <w:start w:val="1"/>
      <w:numFmt w:val="lowerRoman"/>
      <w:lvlText w:val="%1."/>
      <w:lvlJc w:val="left"/>
      <w:pPr>
        <w:ind w:left="1293" w:hanging="360"/>
      </w:pPr>
      <w:rPr>
        <w:rFonts w:hint="default"/>
      </w:rPr>
    </w:lvl>
    <w:lvl w:ilvl="1" w:tplc="04090019" w:tentative="1">
      <w:start w:val="1"/>
      <w:numFmt w:val="lowerLetter"/>
      <w:lvlText w:val="%2."/>
      <w:lvlJc w:val="left"/>
      <w:pPr>
        <w:ind w:left="2013" w:hanging="360"/>
      </w:pPr>
    </w:lvl>
    <w:lvl w:ilvl="2" w:tplc="0409001B" w:tentative="1">
      <w:start w:val="1"/>
      <w:numFmt w:val="lowerRoman"/>
      <w:lvlText w:val="%3."/>
      <w:lvlJc w:val="right"/>
      <w:pPr>
        <w:ind w:left="2733" w:hanging="180"/>
      </w:pPr>
    </w:lvl>
    <w:lvl w:ilvl="3" w:tplc="0409000F" w:tentative="1">
      <w:start w:val="1"/>
      <w:numFmt w:val="decimal"/>
      <w:lvlText w:val="%4."/>
      <w:lvlJc w:val="left"/>
      <w:pPr>
        <w:ind w:left="3453" w:hanging="360"/>
      </w:pPr>
    </w:lvl>
    <w:lvl w:ilvl="4" w:tplc="04090019" w:tentative="1">
      <w:start w:val="1"/>
      <w:numFmt w:val="lowerLetter"/>
      <w:lvlText w:val="%5."/>
      <w:lvlJc w:val="left"/>
      <w:pPr>
        <w:ind w:left="4173" w:hanging="360"/>
      </w:pPr>
    </w:lvl>
    <w:lvl w:ilvl="5" w:tplc="0409001B" w:tentative="1">
      <w:start w:val="1"/>
      <w:numFmt w:val="lowerRoman"/>
      <w:lvlText w:val="%6."/>
      <w:lvlJc w:val="right"/>
      <w:pPr>
        <w:ind w:left="4893" w:hanging="180"/>
      </w:pPr>
    </w:lvl>
    <w:lvl w:ilvl="6" w:tplc="0409000F" w:tentative="1">
      <w:start w:val="1"/>
      <w:numFmt w:val="decimal"/>
      <w:lvlText w:val="%7."/>
      <w:lvlJc w:val="left"/>
      <w:pPr>
        <w:ind w:left="5613" w:hanging="360"/>
      </w:pPr>
    </w:lvl>
    <w:lvl w:ilvl="7" w:tplc="04090019" w:tentative="1">
      <w:start w:val="1"/>
      <w:numFmt w:val="lowerLetter"/>
      <w:lvlText w:val="%8."/>
      <w:lvlJc w:val="left"/>
      <w:pPr>
        <w:ind w:left="6333" w:hanging="360"/>
      </w:pPr>
    </w:lvl>
    <w:lvl w:ilvl="8" w:tplc="0409001B" w:tentative="1">
      <w:start w:val="1"/>
      <w:numFmt w:val="lowerRoman"/>
      <w:lvlText w:val="%9."/>
      <w:lvlJc w:val="right"/>
      <w:pPr>
        <w:ind w:left="7053" w:hanging="180"/>
      </w:pPr>
    </w:lvl>
  </w:abstractNum>
  <w:abstractNum w:abstractNumId="20" w15:restartNumberingAfterBreak="0">
    <w:nsid w:val="2C557BEA"/>
    <w:multiLevelType w:val="hybridMultilevel"/>
    <w:tmpl w:val="D32833E0"/>
    <w:lvl w:ilvl="0" w:tplc="3AF2AB3E">
      <w:start w:val="1"/>
      <w:numFmt w:val="lowerLetter"/>
      <w:lvlText w:val="%1."/>
      <w:lvlJc w:val="left"/>
      <w:pPr>
        <w:ind w:left="969" w:hanging="360"/>
      </w:p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1"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2" w15:restartNumberingAfterBreak="0">
    <w:nsid w:val="32691106"/>
    <w:multiLevelType w:val="hybridMultilevel"/>
    <w:tmpl w:val="5332FF82"/>
    <w:lvl w:ilvl="0" w:tplc="CB061BE6">
      <w:start w:val="1"/>
      <w:numFmt w:val="decimal"/>
      <w:lvlText w:val="%1."/>
      <w:lvlJc w:val="left"/>
      <w:pPr>
        <w:ind w:left="720" w:hanging="360"/>
      </w:pPr>
      <w:rPr>
        <w:rFonts w:ascii="Calibri" w:eastAsia="Times New Roman" w:hAnsi="Calibri" w:cs="Calibri"/>
      </w:rPr>
    </w:lvl>
    <w:lvl w:ilvl="1" w:tplc="CB3EA302">
      <w:start w:val="1"/>
      <w:numFmt w:val="lowerLetter"/>
      <w:lvlText w:val="%2."/>
      <w:lvlJc w:val="left"/>
      <w:pPr>
        <w:ind w:left="1440" w:hanging="360"/>
      </w:pPr>
      <w:rPr>
        <w:rFonts w:asciiTheme="minorHAnsi" w:hAnsiTheme="minorHAnsi" w:cstheme="minorHAnsi" w:hint="default"/>
        <w:sz w:val="22"/>
        <w:szCs w:val="22"/>
      </w:rPr>
    </w:lvl>
    <w:lvl w:ilvl="2" w:tplc="0409001B">
      <w:start w:val="1"/>
      <w:numFmt w:val="lowerRoman"/>
      <w:lvlText w:val="%3."/>
      <w:lvlJc w:val="right"/>
      <w:pPr>
        <w:ind w:left="2160" w:hanging="360"/>
      </w:pPr>
    </w:lvl>
    <w:lvl w:ilvl="3" w:tplc="53380FC6">
      <w:start w:val="1"/>
      <w:numFmt w:val="decimal"/>
      <w:lvlText w:val="(%4)"/>
      <w:lvlJc w:val="left"/>
      <w:pPr>
        <w:ind w:left="2880" w:hanging="360"/>
      </w:pPr>
      <w:rPr>
        <w:rFonts w:asciiTheme="minorHAnsi" w:eastAsia="Times New Roman" w:hAnsiTheme="minorHAnsi" w:cstheme="minorHAnsi"/>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23" w15:restartNumberingAfterBreak="0">
    <w:nsid w:val="330759A8"/>
    <w:multiLevelType w:val="hybridMultilevel"/>
    <w:tmpl w:val="8E5CCCDE"/>
    <w:lvl w:ilvl="0" w:tplc="80188C68">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4"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25" w15:restartNumberingAfterBreak="0">
    <w:nsid w:val="36F47E30"/>
    <w:multiLevelType w:val="hybridMultilevel"/>
    <w:tmpl w:val="E11EEAE0"/>
    <w:lvl w:ilvl="0" w:tplc="80188C68">
      <w:start w:val="1"/>
      <w:numFmt w:val="lowerLetter"/>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6" w15:restartNumberingAfterBreak="0">
    <w:nsid w:val="38071BB4"/>
    <w:multiLevelType w:val="hybridMultilevel"/>
    <w:tmpl w:val="1242C324"/>
    <w:lvl w:ilvl="0" w:tplc="BC28D4D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D01F96"/>
    <w:multiLevelType w:val="hybridMultilevel"/>
    <w:tmpl w:val="7BC84A70"/>
    <w:lvl w:ilvl="0" w:tplc="03E49E76">
      <w:start w:val="1"/>
      <w:numFmt w:val="decimal"/>
      <w:lvlText w:val="%1."/>
      <w:lvlJc w:val="left"/>
      <w:pPr>
        <w:ind w:left="246" w:hanging="360"/>
      </w:pPr>
      <w:rPr>
        <w:rFonts w:asciiTheme="minorHAnsi" w:hAnsiTheme="minorHAnsi" w:cstheme="minorHAnsi"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28" w15:restartNumberingAfterBreak="0">
    <w:nsid w:val="3A2B5370"/>
    <w:multiLevelType w:val="hybridMultilevel"/>
    <w:tmpl w:val="575CC248"/>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29" w15:restartNumberingAfterBreak="0">
    <w:nsid w:val="3BAA2A63"/>
    <w:multiLevelType w:val="hybridMultilevel"/>
    <w:tmpl w:val="C62C30B8"/>
    <w:lvl w:ilvl="0" w:tplc="6ACC7BCA">
      <w:start w:val="1"/>
      <w:numFmt w:val="decimal"/>
      <w:lvlText w:val="(%1)"/>
      <w:lvlJc w:val="right"/>
      <w:pPr>
        <w:ind w:left="1038" w:hanging="360"/>
      </w:pPr>
      <w:rPr>
        <w:rFonts w:hint="default"/>
        <w:b w:val="0"/>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0" w15:restartNumberingAfterBreak="0">
    <w:nsid w:val="3FD75475"/>
    <w:multiLevelType w:val="hybridMultilevel"/>
    <w:tmpl w:val="3C02744C"/>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31" w15:restartNumberingAfterBreak="0">
    <w:nsid w:val="448D0963"/>
    <w:multiLevelType w:val="hybridMultilevel"/>
    <w:tmpl w:val="E590552E"/>
    <w:lvl w:ilvl="0" w:tplc="00DE876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57607E3"/>
    <w:multiLevelType w:val="hybridMultilevel"/>
    <w:tmpl w:val="6EFE9BF0"/>
    <w:lvl w:ilvl="0" w:tplc="1396BD92">
      <w:start w:val="1"/>
      <w:numFmt w:val="decimal"/>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3551A6"/>
    <w:multiLevelType w:val="hybridMultilevel"/>
    <w:tmpl w:val="387413F6"/>
    <w:lvl w:ilvl="0" w:tplc="27786F38">
      <w:start w:val="1"/>
      <w:numFmt w:val="lowerRoman"/>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4" w15:restartNumberingAfterBreak="0">
    <w:nsid w:val="4AB127CE"/>
    <w:multiLevelType w:val="hybridMultilevel"/>
    <w:tmpl w:val="1902B41C"/>
    <w:lvl w:ilvl="0" w:tplc="2A98888A">
      <w:start w:val="1"/>
      <w:numFmt w:val="lowerLetter"/>
      <w:lvlText w:val="%1."/>
      <w:lvlJc w:val="left"/>
      <w:pPr>
        <w:ind w:left="1179" w:hanging="360"/>
      </w:pPr>
      <w:rPr>
        <w:rFonts w:hint="default"/>
      </w:rPr>
    </w:lvl>
    <w:lvl w:ilvl="1" w:tplc="38090019" w:tentative="1">
      <w:start w:val="1"/>
      <w:numFmt w:val="lowerLetter"/>
      <w:lvlText w:val="%2."/>
      <w:lvlJc w:val="left"/>
      <w:pPr>
        <w:ind w:left="1899" w:hanging="360"/>
      </w:pPr>
    </w:lvl>
    <w:lvl w:ilvl="2" w:tplc="3809001B" w:tentative="1">
      <w:start w:val="1"/>
      <w:numFmt w:val="lowerRoman"/>
      <w:lvlText w:val="%3."/>
      <w:lvlJc w:val="right"/>
      <w:pPr>
        <w:ind w:left="2619" w:hanging="180"/>
      </w:pPr>
    </w:lvl>
    <w:lvl w:ilvl="3" w:tplc="3809000F" w:tentative="1">
      <w:start w:val="1"/>
      <w:numFmt w:val="decimal"/>
      <w:lvlText w:val="%4."/>
      <w:lvlJc w:val="left"/>
      <w:pPr>
        <w:ind w:left="3339" w:hanging="360"/>
      </w:pPr>
    </w:lvl>
    <w:lvl w:ilvl="4" w:tplc="38090019" w:tentative="1">
      <w:start w:val="1"/>
      <w:numFmt w:val="lowerLetter"/>
      <w:lvlText w:val="%5."/>
      <w:lvlJc w:val="left"/>
      <w:pPr>
        <w:ind w:left="4059" w:hanging="360"/>
      </w:pPr>
    </w:lvl>
    <w:lvl w:ilvl="5" w:tplc="3809001B" w:tentative="1">
      <w:start w:val="1"/>
      <w:numFmt w:val="lowerRoman"/>
      <w:lvlText w:val="%6."/>
      <w:lvlJc w:val="right"/>
      <w:pPr>
        <w:ind w:left="4779" w:hanging="180"/>
      </w:pPr>
    </w:lvl>
    <w:lvl w:ilvl="6" w:tplc="3809000F" w:tentative="1">
      <w:start w:val="1"/>
      <w:numFmt w:val="decimal"/>
      <w:lvlText w:val="%7."/>
      <w:lvlJc w:val="left"/>
      <w:pPr>
        <w:ind w:left="5499" w:hanging="360"/>
      </w:pPr>
    </w:lvl>
    <w:lvl w:ilvl="7" w:tplc="38090019" w:tentative="1">
      <w:start w:val="1"/>
      <w:numFmt w:val="lowerLetter"/>
      <w:lvlText w:val="%8."/>
      <w:lvlJc w:val="left"/>
      <w:pPr>
        <w:ind w:left="6219" w:hanging="360"/>
      </w:pPr>
    </w:lvl>
    <w:lvl w:ilvl="8" w:tplc="3809001B" w:tentative="1">
      <w:start w:val="1"/>
      <w:numFmt w:val="lowerRoman"/>
      <w:lvlText w:val="%9."/>
      <w:lvlJc w:val="right"/>
      <w:pPr>
        <w:ind w:left="6939" w:hanging="180"/>
      </w:pPr>
    </w:lvl>
  </w:abstractNum>
  <w:abstractNum w:abstractNumId="35" w15:restartNumberingAfterBreak="0">
    <w:nsid w:val="4B472FEF"/>
    <w:multiLevelType w:val="hybridMultilevel"/>
    <w:tmpl w:val="DD84C178"/>
    <w:lvl w:ilvl="0" w:tplc="0409000F">
      <w:start w:val="1"/>
      <w:numFmt w:val="decimal"/>
      <w:lvlText w:val="%1."/>
      <w:lvlJc w:val="left"/>
      <w:pPr>
        <w:ind w:left="1070"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36"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5577D8"/>
    <w:multiLevelType w:val="hybridMultilevel"/>
    <w:tmpl w:val="540A62C4"/>
    <w:lvl w:ilvl="0" w:tplc="D898E13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D753FA5"/>
    <w:multiLevelType w:val="hybridMultilevel"/>
    <w:tmpl w:val="A19A0A9C"/>
    <w:lvl w:ilvl="0" w:tplc="25626C3C">
      <w:start w:val="1"/>
      <w:numFmt w:val="lowerLetter"/>
      <w:lvlText w:val="%1."/>
      <w:lvlJc w:val="left"/>
      <w:pPr>
        <w:ind w:left="1406" w:hanging="360"/>
      </w:pPr>
      <w:rPr>
        <w:rFonts w:hint="default"/>
      </w:rPr>
    </w:lvl>
    <w:lvl w:ilvl="1" w:tplc="04090019" w:tentative="1">
      <w:start w:val="1"/>
      <w:numFmt w:val="lowerLetter"/>
      <w:lvlText w:val="%2."/>
      <w:lvlJc w:val="left"/>
      <w:pPr>
        <w:ind w:left="2126" w:hanging="360"/>
      </w:pPr>
    </w:lvl>
    <w:lvl w:ilvl="2" w:tplc="0409001B" w:tentative="1">
      <w:start w:val="1"/>
      <w:numFmt w:val="lowerRoman"/>
      <w:lvlText w:val="%3."/>
      <w:lvlJc w:val="right"/>
      <w:pPr>
        <w:ind w:left="2846" w:hanging="180"/>
      </w:pPr>
    </w:lvl>
    <w:lvl w:ilvl="3" w:tplc="0409000F" w:tentative="1">
      <w:start w:val="1"/>
      <w:numFmt w:val="decimal"/>
      <w:lvlText w:val="%4."/>
      <w:lvlJc w:val="left"/>
      <w:pPr>
        <w:ind w:left="3566" w:hanging="360"/>
      </w:pPr>
    </w:lvl>
    <w:lvl w:ilvl="4" w:tplc="04090019" w:tentative="1">
      <w:start w:val="1"/>
      <w:numFmt w:val="lowerLetter"/>
      <w:lvlText w:val="%5."/>
      <w:lvlJc w:val="left"/>
      <w:pPr>
        <w:ind w:left="4286" w:hanging="360"/>
      </w:pPr>
    </w:lvl>
    <w:lvl w:ilvl="5" w:tplc="0409001B" w:tentative="1">
      <w:start w:val="1"/>
      <w:numFmt w:val="lowerRoman"/>
      <w:lvlText w:val="%6."/>
      <w:lvlJc w:val="right"/>
      <w:pPr>
        <w:ind w:left="5006" w:hanging="180"/>
      </w:pPr>
    </w:lvl>
    <w:lvl w:ilvl="6" w:tplc="0409000F" w:tentative="1">
      <w:start w:val="1"/>
      <w:numFmt w:val="decimal"/>
      <w:lvlText w:val="%7."/>
      <w:lvlJc w:val="left"/>
      <w:pPr>
        <w:ind w:left="5726" w:hanging="360"/>
      </w:pPr>
    </w:lvl>
    <w:lvl w:ilvl="7" w:tplc="04090019" w:tentative="1">
      <w:start w:val="1"/>
      <w:numFmt w:val="lowerLetter"/>
      <w:lvlText w:val="%8."/>
      <w:lvlJc w:val="left"/>
      <w:pPr>
        <w:ind w:left="6446" w:hanging="360"/>
      </w:pPr>
    </w:lvl>
    <w:lvl w:ilvl="8" w:tplc="0409001B" w:tentative="1">
      <w:start w:val="1"/>
      <w:numFmt w:val="lowerRoman"/>
      <w:lvlText w:val="%9."/>
      <w:lvlJc w:val="right"/>
      <w:pPr>
        <w:ind w:left="7166" w:hanging="180"/>
      </w:pPr>
    </w:lvl>
  </w:abstractNum>
  <w:abstractNum w:abstractNumId="39" w15:restartNumberingAfterBreak="0">
    <w:nsid w:val="4F855585"/>
    <w:multiLevelType w:val="hybridMultilevel"/>
    <w:tmpl w:val="C5164F2A"/>
    <w:lvl w:ilvl="0" w:tplc="E9D657BA">
      <w:start w:val="4"/>
      <w:numFmt w:val="lowerLetter"/>
      <w:lvlText w:val="%1."/>
      <w:lvlJc w:val="left"/>
      <w:pPr>
        <w:ind w:left="9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591DFC"/>
    <w:multiLevelType w:val="hybridMultilevel"/>
    <w:tmpl w:val="F90AB57E"/>
    <w:lvl w:ilvl="0" w:tplc="593023D2">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5D3EF9"/>
    <w:multiLevelType w:val="hybridMultilevel"/>
    <w:tmpl w:val="0E88C688"/>
    <w:lvl w:ilvl="0" w:tplc="27786F38">
      <w:start w:val="1"/>
      <w:numFmt w:val="lowerRoman"/>
      <w:lvlText w:val="%1."/>
      <w:lvlJc w:val="left"/>
      <w:pPr>
        <w:ind w:left="1378" w:hanging="360"/>
      </w:pPr>
      <w:rPr>
        <w:rFonts w:hint="default"/>
      </w:r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42" w15:restartNumberingAfterBreak="0">
    <w:nsid w:val="563A4164"/>
    <w:multiLevelType w:val="hybridMultilevel"/>
    <w:tmpl w:val="EB56D7CC"/>
    <w:lvl w:ilvl="0" w:tplc="C6B23496">
      <w:start w:val="1"/>
      <w:numFmt w:val="low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43" w15:restartNumberingAfterBreak="0">
    <w:nsid w:val="567A496F"/>
    <w:multiLevelType w:val="hybridMultilevel"/>
    <w:tmpl w:val="E9749690"/>
    <w:lvl w:ilvl="0" w:tplc="1728CDD4">
      <w:start w:val="1"/>
      <w:numFmt w:val="upperLetter"/>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44" w15:restartNumberingAfterBreak="0">
    <w:nsid w:val="5A61090A"/>
    <w:multiLevelType w:val="hybridMultilevel"/>
    <w:tmpl w:val="CDDE7772"/>
    <w:lvl w:ilvl="0" w:tplc="91748C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AB04C21"/>
    <w:multiLevelType w:val="hybridMultilevel"/>
    <w:tmpl w:val="914EC7AA"/>
    <w:lvl w:ilvl="0" w:tplc="27786F38">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46" w15:restartNumberingAfterBreak="0">
    <w:nsid w:val="603E69D7"/>
    <w:multiLevelType w:val="hybridMultilevel"/>
    <w:tmpl w:val="7CC2C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B2709A"/>
    <w:multiLevelType w:val="hybridMultilevel"/>
    <w:tmpl w:val="293C4058"/>
    <w:lvl w:ilvl="0" w:tplc="F0DCB0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C7329D"/>
    <w:multiLevelType w:val="hybridMultilevel"/>
    <w:tmpl w:val="7EF85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0" w15:restartNumberingAfterBreak="0">
    <w:nsid w:val="69DF56C6"/>
    <w:multiLevelType w:val="hybridMultilevel"/>
    <w:tmpl w:val="55B21222"/>
    <w:lvl w:ilvl="0" w:tplc="0409000F">
      <w:start w:val="1"/>
      <w:numFmt w:val="decimal"/>
      <w:lvlText w:val="%1."/>
      <w:lvlJc w:val="left"/>
      <w:pPr>
        <w:ind w:left="360" w:hanging="360"/>
      </w:p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51" w15:restartNumberingAfterBreak="0">
    <w:nsid w:val="6A0B6BC8"/>
    <w:multiLevelType w:val="multilevel"/>
    <w:tmpl w:val="FA8C52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C9850BD"/>
    <w:multiLevelType w:val="hybridMultilevel"/>
    <w:tmpl w:val="EF82CC3A"/>
    <w:lvl w:ilvl="0" w:tplc="FA2270D2">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53" w15:restartNumberingAfterBreak="0">
    <w:nsid w:val="6CAB34CA"/>
    <w:multiLevelType w:val="hybridMultilevel"/>
    <w:tmpl w:val="C5164F2A"/>
    <w:lvl w:ilvl="0" w:tplc="E9D657BA">
      <w:start w:val="4"/>
      <w:numFmt w:val="lowerLetter"/>
      <w:lvlText w:val="%1."/>
      <w:lvlJc w:val="left"/>
      <w:pPr>
        <w:ind w:left="9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5F7640"/>
    <w:multiLevelType w:val="hybridMultilevel"/>
    <w:tmpl w:val="29B0B65A"/>
    <w:lvl w:ilvl="0" w:tplc="22B25BAC">
      <w:start w:val="2"/>
      <w:numFmt w:val="decimal"/>
      <w:lvlText w:val="%1."/>
      <w:lvlJc w:val="left"/>
      <w:pPr>
        <w:ind w:left="96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C444CB"/>
    <w:multiLevelType w:val="hybridMultilevel"/>
    <w:tmpl w:val="BE868BAA"/>
    <w:lvl w:ilvl="0" w:tplc="27786F38">
      <w:start w:val="1"/>
      <w:numFmt w:val="lowerRoman"/>
      <w:lvlText w:val="%1."/>
      <w:lvlJc w:val="left"/>
      <w:pPr>
        <w:ind w:left="1378" w:hanging="360"/>
      </w:pPr>
      <w:rPr>
        <w:rFonts w:hint="default"/>
      </w:r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56"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58" w15:restartNumberingAfterBreak="0">
    <w:nsid w:val="77CC19F1"/>
    <w:multiLevelType w:val="hybridMultilevel"/>
    <w:tmpl w:val="7E38B5FC"/>
    <w:lvl w:ilvl="0" w:tplc="0290AB68">
      <w:start w:val="1"/>
      <w:numFmt w:val="lowerRoman"/>
      <w:lvlText w:val="%1."/>
      <w:lvlJc w:val="left"/>
      <w:pPr>
        <w:ind w:left="1383" w:hanging="720"/>
      </w:pPr>
      <w:rPr>
        <w:rFonts w:hint="default"/>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num w:numId="1" w16cid:durableId="1725711440">
    <w:abstractNumId w:val="35"/>
  </w:num>
  <w:num w:numId="2" w16cid:durableId="1675524692">
    <w:abstractNumId w:val="28"/>
  </w:num>
  <w:num w:numId="3" w16cid:durableId="820657146">
    <w:abstractNumId w:val="30"/>
  </w:num>
  <w:num w:numId="4" w16cid:durableId="1254051855">
    <w:abstractNumId w:val="15"/>
  </w:num>
  <w:num w:numId="5" w16cid:durableId="1890801386">
    <w:abstractNumId w:val="56"/>
  </w:num>
  <w:num w:numId="6" w16cid:durableId="183136540">
    <w:abstractNumId w:val="27"/>
  </w:num>
  <w:num w:numId="7" w16cid:durableId="576325880">
    <w:abstractNumId w:val="42"/>
  </w:num>
  <w:num w:numId="8" w16cid:durableId="484056418">
    <w:abstractNumId w:val="43"/>
  </w:num>
  <w:num w:numId="9" w16cid:durableId="2038850982">
    <w:abstractNumId w:val="24"/>
  </w:num>
  <w:num w:numId="10" w16cid:durableId="398093520">
    <w:abstractNumId w:val="58"/>
  </w:num>
  <w:num w:numId="11" w16cid:durableId="1276017227">
    <w:abstractNumId w:val="11"/>
  </w:num>
  <w:num w:numId="12" w16cid:durableId="978650635">
    <w:abstractNumId w:val="14"/>
  </w:num>
  <w:num w:numId="13" w16cid:durableId="1492255176">
    <w:abstractNumId w:val="18"/>
  </w:num>
  <w:num w:numId="14" w16cid:durableId="2054308349">
    <w:abstractNumId w:val="7"/>
  </w:num>
  <w:num w:numId="15" w16cid:durableId="1957789336">
    <w:abstractNumId w:val="57"/>
  </w:num>
  <w:num w:numId="16" w16cid:durableId="286476654">
    <w:abstractNumId w:val="50"/>
  </w:num>
  <w:num w:numId="17" w16cid:durableId="705839728">
    <w:abstractNumId w:val="2"/>
  </w:num>
  <w:num w:numId="18" w16cid:durableId="1365055590">
    <w:abstractNumId w:val="10"/>
  </w:num>
  <w:num w:numId="19" w16cid:durableId="2108765657">
    <w:abstractNumId w:val="52"/>
  </w:num>
  <w:num w:numId="20" w16cid:durableId="1923710825">
    <w:abstractNumId w:val="36"/>
  </w:num>
  <w:num w:numId="21" w16cid:durableId="321087194">
    <w:abstractNumId w:val="20"/>
  </w:num>
  <w:num w:numId="22" w16cid:durableId="1873690460">
    <w:abstractNumId w:val="33"/>
  </w:num>
  <w:num w:numId="23" w16cid:durableId="161165870">
    <w:abstractNumId w:val="4"/>
  </w:num>
  <w:num w:numId="24" w16cid:durableId="1314916323">
    <w:abstractNumId w:val="19"/>
  </w:num>
  <w:num w:numId="25" w16cid:durableId="1977758582">
    <w:abstractNumId w:val="45"/>
  </w:num>
  <w:num w:numId="26" w16cid:durableId="336078345">
    <w:abstractNumId w:val="55"/>
  </w:num>
  <w:num w:numId="27" w16cid:durableId="1450012164">
    <w:abstractNumId w:val="41"/>
  </w:num>
  <w:num w:numId="28" w16cid:durableId="1305086845">
    <w:abstractNumId w:val="40"/>
  </w:num>
  <w:num w:numId="29" w16cid:durableId="1713573281">
    <w:abstractNumId w:val="26"/>
  </w:num>
  <w:num w:numId="30" w16cid:durableId="1568154100">
    <w:abstractNumId w:val="1"/>
  </w:num>
  <w:num w:numId="31" w16cid:durableId="1422262522">
    <w:abstractNumId w:val="25"/>
  </w:num>
  <w:num w:numId="32" w16cid:durableId="1553076867">
    <w:abstractNumId w:val="22"/>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3" w16cid:durableId="790712294">
    <w:abstractNumId w:val="6"/>
  </w:num>
  <w:num w:numId="34" w16cid:durableId="224344132">
    <w:abstractNumId w:val="32"/>
  </w:num>
  <w:num w:numId="35" w16cid:durableId="2130271606">
    <w:abstractNumId w:val="54"/>
  </w:num>
  <w:num w:numId="36" w16cid:durableId="2056808278">
    <w:abstractNumId w:val="0"/>
  </w:num>
  <w:num w:numId="37" w16cid:durableId="9221056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65962331">
    <w:abstractNumId w:val="53"/>
  </w:num>
  <w:num w:numId="39" w16cid:durableId="2083215106">
    <w:abstractNumId w:val="39"/>
  </w:num>
  <w:num w:numId="40" w16cid:durableId="442505167">
    <w:abstractNumId w:val="46"/>
  </w:num>
  <w:num w:numId="41" w16cid:durableId="845677633">
    <w:abstractNumId w:val="5"/>
  </w:num>
  <w:num w:numId="42" w16cid:durableId="1450389591">
    <w:abstractNumId w:val="47"/>
  </w:num>
  <w:num w:numId="43" w16cid:durableId="1082488091">
    <w:abstractNumId w:val="12"/>
  </w:num>
  <w:num w:numId="44" w16cid:durableId="756513432">
    <w:abstractNumId w:val="23"/>
  </w:num>
  <w:num w:numId="45" w16cid:durableId="864245754">
    <w:abstractNumId w:val="16"/>
  </w:num>
  <w:num w:numId="46" w16cid:durableId="217785689">
    <w:abstractNumId w:val="29"/>
  </w:num>
  <w:num w:numId="47" w16cid:durableId="1222180915">
    <w:abstractNumId w:val="17"/>
  </w:num>
  <w:num w:numId="48" w16cid:durableId="390467842">
    <w:abstractNumId w:val="38"/>
  </w:num>
  <w:num w:numId="49" w16cid:durableId="1309556946">
    <w:abstractNumId w:val="8"/>
  </w:num>
  <w:num w:numId="50" w16cid:durableId="1455639521">
    <w:abstractNumId w:val="48"/>
  </w:num>
  <w:num w:numId="51" w16cid:durableId="2083327278">
    <w:abstractNumId w:val="9"/>
  </w:num>
  <w:num w:numId="52" w16cid:durableId="475269452">
    <w:abstractNumId w:val="44"/>
  </w:num>
  <w:num w:numId="53" w16cid:durableId="1278023602">
    <w:abstractNumId w:val="34"/>
  </w:num>
  <w:num w:numId="54" w16cid:durableId="1980651917">
    <w:abstractNumId w:val="37"/>
  </w:num>
  <w:num w:numId="55" w16cid:durableId="1837727505">
    <w:abstractNumId w:val="31"/>
  </w:num>
  <w:num w:numId="56" w16cid:durableId="1004278910">
    <w:abstractNumId w:val="13"/>
  </w:num>
  <w:num w:numId="57" w16cid:durableId="81074774">
    <w:abstractNumId w:val="3"/>
  </w:num>
  <w:num w:numId="58" w16cid:durableId="662856060">
    <w:abstractNumId w:val="49"/>
  </w:num>
  <w:num w:numId="59" w16cid:durableId="434986100">
    <w:abstractNumId w:val="2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ria Mukti Efayanti">
    <w15:presenceInfo w15:providerId="AD" w15:userId="S::indria.efayanti@pfimegalife.co.id::1474fbb4-cc79-4040-89d1-84fb7a5eb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4E2"/>
    <w:rsid w:val="00002322"/>
    <w:rsid w:val="00006719"/>
    <w:rsid w:val="00011698"/>
    <w:rsid w:val="00012827"/>
    <w:rsid w:val="00021193"/>
    <w:rsid w:val="00037BD2"/>
    <w:rsid w:val="00040AA0"/>
    <w:rsid w:val="000445C2"/>
    <w:rsid w:val="000446B2"/>
    <w:rsid w:val="00046AE9"/>
    <w:rsid w:val="000520D2"/>
    <w:rsid w:val="0005443D"/>
    <w:rsid w:val="000633AC"/>
    <w:rsid w:val="0006376D"/>
    <w:rsid w:val="0006387C"/>
    <w:rsid w:val="000713CE"/>
    <w:rsid w:val="00071F4F"/>
    <w:rsid w:val="00073E6C"/>
    <w:rsid w:val="0007674D"/>
    <w:rsid w:val="00076AA9"/>
    <w:rsid w:val="000774BD"/>
    <w:rsid w:val="000865C9"/>
    <w:rsid w:val="00090338"/>
    <w:rsid w:val="0009276C"/>
    <w:rsid w:val="000A1C86"/>
    <w:rsid w:val="000A608C"/>
    <w:rsid w:val="000A7DBE"/>
    <w:rsid w:val="000B201C"/>
    <w:rsid w:val="000B2608"/>
    <w:rsid w:val="000B3024"/>
    <w:rsid w:val="000C5598"/>
    <w:rsid w:val="000D0032"/>
    <w:rsid w:val="000D4351"/>
    <w:rsid w:val="000E15DF"/>
    <w:rsid w:val="000F28D9"/>
    <w:rsid w:val="000F620E"/>
    <w:rsid w:val="000F7CDF"/>
    <w:rsid w:val="001106E4"/>
    <w:rsid w:val="00110714"/>
    <w:rsid w:val="00114A03"/>
    <w:rsid w:val="001155FB"/>
    <w:rsid w:val="00116B32"/>
    <w:rsid w:val="00123B17"/>
    <w:rsid w:val="00123DF6"/>
    <w:rsid w:val="001244DF"/>
    <w:rsid w:val="00125EC8"/>
    <w:rsid w:val="00133DF9"/>
    <w:rsid w:val="00136720"/>
    <w:rsid w:val="00136A72"/>
    <w:rsid w:val="00141DA0"/>
    <w:rsid w:val="00142478"/>
    <w:rsid w:val="0014612C"/>
    <w:rsid w:val="00147A65"/>
    <w:rsid w:val="00151856"/>
    <w:rsid w:val="00155965"/>
    <w:rsid w:val="00156233"/>
    <w:rsid w:val="00156418"/>
    <w:rsid w:val="00156B79"/>
    <w:rsid w:val="0017511C"/>
    <w:rsid w:val="00177EBC"/>
    <w:rsid w:val="00182782"/>
    <w:rsid w:val="00186391"/>
    <w:rsid w:val="00186BB2"/>
    <w:rsid w:val="001A20CC"/>
    <w:rsid w:val="001A34C4"/>
    <w:rsid w:val="001A3C8F"/>
    <w:rsid w:val="001A4959"/>
    <w:rsid w:val="001A62A9"/>
    <w:rsid w:val="001B2739"/>
    <w:rsid w:val="001B39A5"/>
    <w:rsid w:val="001D1AAA"/>
    <w:rsid w:val="001E4205"/>
    <w:rsid w:val="001E527E"/>
    <w:rsid w:val="001F0C0A"/>
    <w:rsid w:val="001F19B1"/>
    <w:rsid w:val="001F1F14"/>
    <w:rsid w:val="001F3377"/>
    <w:rsid w:val="001F69F6"/>
    <w:rsid w:val="00200544"/>
    <w:rsid w:val="0020184D"/>
    <w:rsid w:val="00203CFE"/>
    <w:rsid w:val="00204F88"/>
    <w:rsid w:val="00210C7B"/>
    <w:rsid w:val="002153F9"/>
    <w:rsid w:val="0021774F"/>
    <w:rsid w:val="00217F71"/>
    <w:rsid w:val="0022237D"/>
    <w:rsid w:val="002242E9"/>
    <w:rsid w:val="002367D3"/>
    <w:rsid w:val="00236CC8"/>
    <w:rsid w:val="00237942"/>
    <w:rsid w:val="00241708"/>
    <w:rsid w:val="00246F6D"/>
    <w:rsid w:val="00250B4C"/>
    <w:rsid w:val="002535F7"/>
    <w:rsid w:val="00255136"/>
    <w:rsid w:val="00257074"/>
    <w:rsid w:val="0026285C"/>
    <w:rsid w:val="00264D43"/>
    <w:rsid w:val="00265610"/>
    <w:rsid w:val="00266557"/>
    <w:rsid w:val="00266B88"/>
    <w:rsid w:val="0027149A"/>
    <w:rsid w:val="00271EA4"/>
    <w:rsid w:val="00272818"/>
    <w:rsid w:val="00272870"/>
    <w:rsid w:val="002769CA"/>
    <w:rsid w:val="002914F6"/>
    <w:rsid w:val="00291FC3"/>
    <w:rsid w:val="002926DC"/>
    <w:rsid w:val="00293A45"/>
    <w:rsid w:val="00294997"/>
    <w:rsid w:val="00296E83"/>
    <w:rsid w:val="002A1125"/>
    <w:rsid w:val="002A3E8F"/>
    <w:rsid w:val="002B4A6A"/>
    <w:rsid w:val="002C0F75"/>
    <w:rsid w:val="002C5F1E"/>
    <w:rsid w:val="002D0347"/>
    <w:rsid w:val="002D04A2"/>
    <w:rsid w:val="002D3139"/>
    <w:rsid w:val="002D49A2"/>
    <w:rsid w:val="002E0049"/>
    <w:rsid w:val="002E156B"/>
    <w:rsid w:val="002E5D8B"/>
    <w:rsid w:val="002E67AB"/>
    <w:rsid w:val="002E7FFA"/>
    <w:rsid w:val="002F1A6A"/>
    <w:rsid w:val="002F750E"/>
    <w:rsid w:val="0030461F"/>
    <w:rsid w:val="00311943"/>
    <w:rsid w:val="00312F38"/>
    <w:rsid w:val="003133F1"/>
    <w:rsid w:val="003142D6"/>
    <w:rsid w:val="00315B74"/>
    <w:rsid w:val="00320A80"/>
    <w:rsid w:val="003222F6"/>
    <w:rsid w:val="0032621C"/>
    <w:rsid w:val="003270E6"/>
    <w:rsid w:val="003278C8"/>
    <w:rsid w:val="00335079"/>
    <w:rsid w:val="00337A5D"/>
    <w:rsid w:val="003408A0"/>
    <w:rsid w:val="0034176D"/>
    <w:rsid w:val="00342C56"/>
    <w:rsid w:val="00342C5C"/>
    <w:rsid w:val="00342D7E"/>
    <w:rsid w:val="0034560F"/>
    <w:rsid w:val="00345F0E"/>
    <w:rsid w:val="00346CCA"/>
    <w:rsid w:val="00355202"/>
    <w:rsid w:val="00355F97"/>
    <w:rsid w:val="00357D9C"/>
    <w:rsid w:val="00361DAA"/>
    <w:rsid w:val="00361F07"/>
    <w:rsid w:val="00363179"/>
    <w:rsid w:val="00363C7C"/>
    <w:rsid w:val="00364B25"/>
    <w:rsid w:val="00364CF0"/>
    <w:rsid w:val="00370CD2"/>
    <w:rsid w:val="00375131"/>
    <w:rsid w:val="003868D6"/>
    <w:rsid w:val="003A1ED9"/>
    <w:rsid w:val="003A2DBC"/>
    <w:rsid w:val="003A3938"/>
    <w:rsid w:val="003A40C3"/>
    <w:rsid w:val="003A5AB8"/>
    <w:rsid w:val="003A66F3"/>
    <w:rsid w:val="003B193A"/>
    <w:rsid w:val="003B2531"/>
    <w:rsid w:val="003B35C4"/>
    <w:rsid w:val="003B6113"/>
    <w:rsid w:val="003B656F"/>
    <w:rsid w:val="003B7B57"/>
    <w:rsid w:val="003C1FEA"/>
    <w:rsid w:val="003C36BC"/>
    <w:rsid w:val="003C4F6E"/>
    <w:rsid w:val="003C5100"/>
    <w:rsid w:val="003C70BE"/>
    <w:rsid w:val="003D0E0B"/>
    <w:rsid w:val="003D7290"/>
    <w:rsid w:val="003E0421"/>
    <w:rsid w:val="003F2D5A"/>
    <w:rsid w:val="003F469C"/>
    <w:rsid w:val="00404517"/>
    <w:rsid w:val="00405F0A"/>
    <w:rsid w:val="004075AD"/>
    <w:rsid w:val="004076CF"/>
    <w:rsid w:val="00407D02"/>
    <w:rsid w:val="00411F66"/>
    <w:rsid w:val="00412102"/>
    <w:rsid w:val="00412AFD"/>
    <w:rsid w:val="0042003C"/>
    <w:rsid w:val="00421FD0"/>
    <w:rsid w:val="00426266"/>
    <w:rsid w:val="004271BF"/>
    <w:rsid w:val="00432D06"/>
    <w:rsid w:val="00433872"/>
    <w:rsid w:val="004415FB"/>
    <w:rsid w:val="004416B7"/>
    <w:rsid w:val="004424E2"/>
    <w:rsid w:val="004460B6"/>
    <w:rsid w:val="00451F71"/>
    <w:rsid w:val="00457000"/>
    <w:rsid w:val="00457AFB"/>
    <w:rsid w:val="004612C0"/>
    <w:rsid w:val="00465131"/>
    <w:rsid w:val="004723F9"/>
    <w:rsid w:val="00477448"/>
    <w:rsid w:val="00481E8A"/>
    <w:rsid w:val="00482962"/>
    <w:rsid w:val="0048472A"/>
    <w:rsid w:val="004858D2"/>
    <w:rsid w:val="0049362F"/>
    <w:rsid w:val="004941F7"/>
    <w:rsid w:val="004976CF"/>
    <w:rsid w:val="004A2C3A"/>
    <w:rsid w:val="004B5290"/>
    <w:rsid w:val="004B569F"/>
    <w:rsid w:val="004B69F0"/>
    <w:rsid w:val="004C5C0E"/>
    <w:rsid w:val="004C67CA"/>
    <w:rsid w:val="004D2B95"/>
    <w:rsid w:val="004D2EAC"/>
    <w:rsid w:val="004D424A"/>
    <w:rsid w:val="004D4460"/>
    <w:rsid w:val="004D60D4"/>
    <w:rsid w:val="004E37E8"/>
    <w:rsid w:val="004E7B7C"/>
    <w:rsid w:val="004F0C5D"/>
    <w:rsid w:val="004F4DB8"/>
    <w:rsid w:val="00502941"/>
    <w:rsid w:val="00505AC4"/>
    <w:rsid w:val="00506BDC"/>
    <w:rsid w:val="00513D69"/>
    <w:rsid w:val="0051508E"/>
    <w:rsid w:val="005201F2"/>
    <w:rsid w:val="00521EF5"/>
    <w:rsid w:val="00524A1A"/>
    <w:rsid w:val="00527C43"/>
    <w:rsid w:val="005304AA"/>
    <w:rsid w:val="00534985"/>
    <w:rsid w:val="0054022B"/>
    <w:rsid w:val="00546DB7"/>
    <w:rsid w:val="005479CA"/>
    <w:rsid w:val="00551AE7"/>
    <w:rsid w:val="00555344"/>
    <w:rsid w:val="00556CD0"/>
    <w:rsid w:val="00560291"/>
    <w:rsid w:val="005610AC"/>
    <w:rsid w:val="005737BF"/>
    <w:rsid w:val="00586ABB"/>
    <w:rsid w:val="005924FD"/>
    <w:rsid w:val="00593577"/>
    <w:rsid w:val="00593EE7"/>
    <w:rsid w:val="005A1EC2"/>
    <w:rsid w:val="005A60F4"/>
    <w:rsid w:val="005A6E71"/>
    <w:rsid w:val="005B082C"/>
    <w:rsid w:val="005B1426"/>
    <w:rsid w:val="005B2895"/>
    <w:rsid w:val="005B2B60"/>
    <w:rsid w:val="005C2684"/>
    <w:rsid w:val="005C4A04"/>
    <w:rsid w:val="005C583F"/>
    <w:rsid w:val="005D0A6E"/>
    <w:rsid w:val="005D4EC4"/>
    <w:rsid w:val="005D6C23"/>
    <w:rsid w:val="005E14B7"/>
    <w:rsid w:val="005E3CDF"/>
    <w:rsid w:val="005F4E11"/>
    <w:rsid w:val="005F61B1"/>
    <w:rsid w:val="00602DDC"/>
    <w:rsid w:val="00606DDC"/>
    <w:rsid w:val="00614A78"/>
    <w:rsid w:val="006170FA"/>
    <w:rsid w:val="00621163"/>
    <w:rsid w:val="006214FB"/>
    <w:rsid w:val="0062332E"/>
    <w:rsid w:val="00632BAC"/>
    <w:rsid w:val="00634AA8"/>
    <w:rsid w:val="00635858"/>
    <w:rsid w:val="00636DF0"/>
    <w:rsid w:val="00640D51"/>
    <w:rsid w:val="00641D8D"/>
    <w:rsid w:val="006425FE"/>
    <w:rsid w:val="00642F6F"/>
    <w:rsid w:val="00644E6E"/>
    <w:rsid w:val="0064506E"/>
    <w:rsid w:val="00645CFC"/>
    <w:rsid w:val="00654CF7"/>
    <w:rsid w:val="006565E5"/>
    <w:rsid w:val="00665A8D"/>
    <w:rsid w:val="00667623"/>
    <w:rsid w:val="0066763A"/>
    <w:rsid w:val="00667B29"/>
    <w:rsid w:val="00667BB5"/>
    <w:rsid w:val="00670C36"/>
    <w:rsid w:val="006722A5"/>
    <w:rsid w:val="006722D8"/>
    <w:rsid w:val="006728DB"/>
    <w:rsid w:val="00673E2D"/>
    <w:rsid w:val="00676503"/>
    <w:rsid w:val="00676838"/>
    <w:rsid w:val="00682F47"/>
    <w:rsid w:val="0068523D"/>
    <w:rsid w:val="00690FA2"/>
    <w:rsid w:val="006977DD"/>
    <w:rsid w:val="006A0202"/>
    <w:rsid w:val="006A1229"/>
    <w:rsid w:val="006A29BF"/>
    <w:rsid w:val="006A5DF4"/>
    <w:rsid w:val="006B093B"/>
    <w:rsid w:val="006B7D2B"/>
    <w:rsid w:val="006C03C3"/>
    <w:rsid w:val="006C7D3A"/>
    <w:rsid w:val="006C7FD8"/>
    <w:rsid w:val="006D296F"/>
    <w:rsid w:val="006D4080"/>
    <w:rsid w:val="006D4D0F"/>
    <w:rsid w:val="006D5A50"/>
    <w:rsid w:val="006E27E0"/>
    <w:rsid w:val="006E2EB6"/>
    <w:rsid w:val="006E5CF9"/>
    <w:rsid w:val="006E7A3C"/>
    <w:rsid w:val="006F5D1D"/>
    <w:rsid w:val="006F665F"/>
    <w:rsid w:val="00702261"/>
    <w:rsid w:val="00705481"/>
    <w:rsid w:val="00705D60"/>
    <w:rsid w:val="00707E0F"/>
    <w:rsid w:val="00722987"/>
    <w:rsid w:val="00724352"/>
    <w:rsid w:val="00726E66"/>
    <w:rsid w:val="00731A0E"/>
    <w:rsid w:val="0074134C"/>
    <w:rsid w:val="007415C6"/>
    <w:rsid w:val="00741639"/>
    <w:rsid w:val="007471EA"/>
    <w:rsid w:val="00747DC6"/>
    <w:rsid w:val="00754A97"/>
    <w:rsid w:val="00754C91"/>
    <w:rsid w:val="007551D9"/>
    <w:rsid w:val="00757324"/>
    <w:rsid w:val="00766668"/>
    <w:rsid w:val="007678A4"/>
    <w:rsid w:val="007729D1"/>
    <w:rsid w:val="00772E18"/>
    <w:rsid w:val="007752E0"/>
    <w:rsid w:val="00776642"/>
    <w:rsid w:val="00776AE3"/>
    <w:rsid w:val="00784843"/>
    <w:rsid w:val="00785367"/>
    <w:rsid w:val="00787334"/>
    <w:rsid w:val="007A3AF2"/>
    <w:rsid w:val="007A7F3F"/>
    <w:rsid w:val="007B2EA3"/>
    <w:rsid w:val="007B3B1E"/>
    <w:rsid w:val="007C3326"/>
    <w:rsid w:val="007C44EA"/>
    <w:rsid w:val="007C4960"/>
    <w:rsid w:val="007C66EB"/>
    <w:rsid w:val="007C6B02"/>
    <w:rsid w:val="007C6FCA"/>
    <w:rsid w:val="007D17AA"/>
    <w:rsid w:val="007D57A2"/>
    <w:rsid w:val="007D686E"/>
    <w:rsid w:val="007E3731"/>
    <w:rsid w:val="007E5632"/>
    <w:rsid w:val="007F43F6"/>
    <w:rsid w:val="00802B87"/>
    <w:rsid w:val="008212CE"/>
    <w:rsid w:val="008214E8"/>
    <w:rsid w:val="00827127"/>
    <w:rsid w:val="00831AE9"/>
    <w:rsid w:val="00831DC0"/>
    <w:rsid w:val="00835570"/>
    <w:rsid w:val="008438EE"/>
    <w:rsid w:val="00844561"/>
    <w:rsid w:val="008459A4"/>
    <w:rsid w:val="008459EB"/>
    <w:rsid w:val="00845F1A"/>
    <w:rsid w:val="008473D7"/>
    <w:rsid w:val="008520F9"/>
    <w:rsid w:val="00852BCD"/>
    <w:rsid w:val="008606D2"/>
    <w:rsid w:val="00863D1B"/>
    <w:rsid w:val="008650B3"/>
    <w:rsid w:val="008735EF"/>
    <w:rsid w:val="0087474F"/>
    <w:rsid w:val="00881514"/>
    <w:rsid w:val="00893DBC"/>
    <w:rsid w:val="00897176"/>
    <w:rsid w:val="008A0B58"/>
    <w:rsid w:val="008A29D8"/>
    <w:rsid w:val="008A67FC"/>
    <w:rsid w:val="008B2D2D"/>
    <w:rsid w:val="008B4D7C"/>
    <w:rsid w:val="008B5485"/>
    <w:rsid w:val="008C0BC7"/>
    <w:rsid w:val="008C40BD"/>
    <w:rsid w:val="008D0371"/>
    <w:rsid w:val="008D04EE"/>
    <w:rsid w:val="008D38F9"/>
    <w:rsid w:val="008D4430"/>
    <w:rsid w:val="008D54BF"/>
    <w:rsid w:val="008D565D"/>
    <w:rsid w:val="008D6549"/>
    <w:rsid w:val="008E0B11"/>
    <w:rsid w:val="008E24A6"/>
    <w:rsid w:val="008E4840"/>
    <w:rsid w:val="008F04EE"/>
    <w:rsid w:val="008F4431"/>
    <w:rsid w:val="008F4E29"/>
    <w:rsid w:val="009002A9"/>
    <w:rsid w:val="00901A6F"/>
    <w:rsid w:val="0090541B"/>
    <w:rsid w:val="00906DD4"/>
    <w:rsid w:val="00912118"/>
    <w:rsid w:val="009130FF"/>
    <w:rsid w:val="0091501E"/>
    <w:rsid w:val="009157F2"/>
    <w:rsid w:val="00915905"/>
    <w:rsid w:val="00917807"/>
    <w:rsid w:val="00934B64"/>
    <w:rsid w:val="009377A0"/>
    <w:rsid w:val="00941706"/>
    <w:rsid w:val="009434AF"/>
    <w:rsid w:val="00945BAC"/>
    <w:rsid w:val="00945FF8"/>
    <w:rsid w:val="00946899"/>
    <w:rsid w:val="00947A81"/>
    <w:rsid w:val="00950333"/>
    <w:rsid w:val="009514C1"/>
    <w:rsid w:val="009520A0"/>
    <w:rsid w:val="009561B1"/>
    <w:rsid w:val="00957258"/>
    <w:rsid w:val="00961D18"/>
    <w:rsid w:val="00966F69"/>
    <w:rsid w:val="009673CF"/>
    <w:rsid w:val="0097089F"/>
    <w:rsid w:val="009717B4"/>
    <w:rsid w:val="00973CDC"/>
    <w:rsid w:val="00977392"/>
    <w:rsid w:val="00987F25"/>
    <w:rsid w:val="0099008D"/>
    <w:rsid w:val="009913E9"/>
    <w:rsid w:val="00992EC7"/>
    <w:rsid w:val="009930B0"/>
    <w:rsid w:val="00993624"/>
    <w:rsid w:val="009957C4"/>
    <w:rsid w:val="009A495B"/>
    <w:rsid w:val="009A6F4C"/>
    <w:rsid w:val="009A7D09"/>
    <w:rsid w:val="009B237B"/>
    <w:rsid w:val="009B2CDE"/>
    <w:rsid w:val="009B3CFB"/>
    <w:rsid w:val="009C01C8"/>
    <w:rsid w:val="009C1435"/>
    <w:rsid w:val="009C431C"/>
    <w:rsid w:val="009D3723"/>
    <w:rsid w:val="009E0975"/>
    <w:rsid w:val="009E3407"/>
    <w:rsid w:val="009E52D9"/>
    <w:rsid w:val="009E649D"/>
    <w:rsid w:val="009F4947"/>
    <w:rsid w:val="009F72F8"/>
    <w:rsid w:val="00A01CD9"/>
    <w:rsid w:val="00A028CE"/>
    <w:rsid w:val="00A03F9B"/>
    <w:rsid w:val="00A0593C"/>
    <w:rsid w:val="00A0634F"/>
    <w:rsid w:val="00A10F1C"/>
    <w:rsid w:val="00A1217B"/>
    <w:rsid w:val="00A1351A"/>
    <w:rsid w:val="00A170F2"/>
    <w:rsid w:val="00A220A6"/>
    <w:rsid w:val="00A32988"/>
    <w:rsid w:val="00A35C1D"/>
    <w:rsid w:val="00A3733A"/>
    <w:rsid w:val="00A40303"/>
    <w:rsid w:val="00A41A26"/>
    <w:rsid w:val="00A42CA7"/>
    <w:rsid w:val="00A46A90"/>
    <w:rsid w:val="00A5042F"/>
    <w:rsid w:val="00A54440"/>
    <w:rsid w:val="00A545B8"/>
    <w:rsid w:val="00A54926"/>
    <w:rsid w:val="00A60CCB"/>
    <w:rsid w:val="00A62028"/>
    <w:rsid w:val="00A63F99"/>
    <w:rsid w:val="00A64031"/>
    <w:rsid w:val="00A72066"/>
    <w:rsid w:val="00A73B9E"/>
    <w:rsid w:val="00A77258"/>
    <w:rsid w:val="00A804D6"/>
    <w:rsid w:val="00A80B25"/>
    <w:rsid w:val="00A85A8A"/>
    <w:rsid w:val="00A86174"/>
    <w:rsid w:val="00A86AA4"/>
    <w:rsid w:val="00A94DE4"/>
    <w:rsid w:val="00A9606E"/>
    <w:rsid w:val="00AA1B1A"/>
    <w:rsid w:val="00AA37E7"/>
    <w:rsid w:val="00AB4507"/>
    <w:rsid w:val="00AB644E"/>
    <w:rsid w:val="00AB7915"/>
    <w:rsid w:val="00AC71AD"/>
    <w:rsid w:val="00AC79A3"/>
    <w:rsid w:val="00AD4933"/>
    <w:rsid w:val="00AD7087"/>
    <w:rsid w:val="00AF12C8"/>
    <w:rsid w:val="00AF6FE2"/>
    <w:rsid w:val="00B05D92"/>
    <w:rsid w:val="00B11D35"/>
    <w:rsid w:val="00B121F2"/>
    <w:rsid w:val="00B14734"/>
    <w:rsid w:val="00B151F6"/>
    <w:rsid w:val="00B17674"/>
    <w:rsid w:val="00B20A5E"/>
    <w:rsid w:val="00B41C5E"/>
    <w:rsid w:val="00B43F74"/>
    <w:rsid w:val="00B43FF3"/>
    <w:rsid w:val="00B4653A"/>
    <w:rsid w:val="00B467E5"/>
    <w:rsid w:val="00B50AC2"/>
    <w:rsid w:val="00B50D4B"/>
    <w:rsid w:val="00B513B8"/>
    <w:rsid w:val="00B57BF3"/>
    <w:rsid w:val="00B66D45"/>
    <w:rsid w:val="00B7418F"/>
    <w:rsid w:val="00B876C2"/>
    <w:rsid w:val="00B90B86"/>
    <w:rsid w:val="00B9159D"/>
    <w:rsid w:val="00B92858"/>
    <w:rsid w:val="00B93A9D"/>
    <w:rsid w:val="00B97406"/>
    <w:rsid w:val="00BA1200"/>
    <w:rsid w:val="00BA2B04"/>
    <w:rsid w:val="00BA4873"/>
    <w:rsid w:val="00BA4F98"/>
    <w:rsid w:val="00BA53F6"/>
    <w:rsid w:val="00BA6CA2"/>
    <w:rsid w:val="00BB31CB"/>
    <w:rsid w:val="00BB4295"/>
    <w:rsid w:val="00BC46E0"/>
    <w:rsid w:val="00BE030F"/>
    <w:rsid w:val="00BE06A5"/>
    <w:rsid w:val="00BE7B29"/>
    <w:rsid w:val="00BF0095"/>
    <w:rsid w:val="00BF5DB0"/>
    <w:rsid w:val="00C0085E"/>
    <w:rsid w:val="00C0375A"/>
    <w:rsid w:val="00C0731E"/>
    <w:rsid w:val="00C1110C"/>
    <w:rsid w:val="00C15615"/>
    <w:rsid w:val="00C160DF"/>
    <w:rsid w:val="00C22B2A"/>
    <w:rsid w:val="00C235AA"/>
    <w:rsid w:val="00C32815"/>
    <w:rsid w:val="00C37BCF"/>
    <w:rsid w:val="00C415F3"/>
    <w:rsid w:val="00C4324A"/>
    <w:rsid w:val="00C43EF2"/>
    <w:rsid w:val="00C4438A"/>
    <w:rsid w:val="00C522A0"/>
    <w:rsid w:val="00C53194"/>
    <w:rsid w:val="00C55812"/>
    <w:rsid w:val="00C55CDF"/>
    <w:rsid w:val="00C567DE"/>
    <w:rsid w:val="00C56B7F"/>
    <w:rsid w:val="00C60CC1"/>
    <w:rsid w:val="00C62638"/>
    <w:rsid w:val="00C66D9C"/>
    <w:rsid w:val="00C677D1"/>
    <w:rsid w:val="00C67AA1"/>
    <w:rsid w:val="00C7327F"/>
    <w:rsid w:val="00C77804"/>
    <w:rsid w:val="00C8149E"/>
    <w:rsid w:val="00C81984"/>
    <w:rsid w:val="00C87DCB"/>
    <w:rsid w:val="00C9016B"/>
    <w:rsid w:val="00C90253"/>
    <w:rsid w:val="00C93235"/>
    <w:rsid w:val="00C93547"/>
    <w:rsid w:val="00CA08EF"/>
    <w:rsid w:val="00CA0EDD"/>
    <w:rsid w:val="00CA2402"/>
    <w:rsid w:val="00CA6585"/>
    <w:rsid w:val="00CB26B9"/>
    <w:rsid w:val="00CB3DD7"/>
    <w:rsid w:val="00CB553F"/>
    <w:rsid w:val="00CC1804"/>
    <w:rsid w:val="00CC1ABA"/>
    <w:rsid w:val="00CD7128"/>
    <w:rsid w:val="00CD7292"/>
    <w:rsid w:val="00CE1135"/>
    <w:rsid w:val="00CE432E"/>
    <w:rsid w:val="00CE77DD"/>
    <w:rsid w:val="00CF2BA0"/>
    <w:rsid w:val="00D005B7"/>
    <w:rsid w:val="00D00743"/>
    <w:rsid w:val="00D019F1"/>
    <w:rsid w:val="00D0362D"/>
    <w:rsid w:val="00D04C46"/>
    <w:rsid w:val="00D123D4"/>
    <w:rsid w:val="00D12F2D"/>
    <w:rsid w:val="00D20C7C"/>
    <w:rsid w:val="00D2490B"/>
    <w:rsid w:val="00D25C0D"/>
    <w:rsid w:val="00D3113F"/>
    <w:rsid w:val="00D32EB1"/>
    <w:rsid w:val="00D40438"/>
    <w:rsid w:val="00D423CD"/>
    <w:rsid w:val="00D51738"/>
    <w:rsid w:val="00D76828"/>
    <w:rsid w:val="00D822BD"/>
    <w:rsid w:val="00D84431"/>
    <w:rsid w:val="00D87AA5"/>
    <w:rsid w:val="00D91B77"/>
    <w:rsid w:val="00D972BE"/>
    <w:rsid w:val="00D97544"/>
    <w:rsid w:val="00D97F6F"/>
    <w:rsid w:val="00DB1974"/>
    <w:rsid w:val="00DB64B1"/>
    <w:rsid w:val="00DB7919"/>
    <w:rsid w:val="00DC5A27"/>
    <w:rsid w:val="00DC6A37"/>
    <w:rsid w:val="00DE0D05"/>
    <w:rsid w:val="00DE13A4"/>
    <w:rsid w:val="00DE6A32"/>
    <w:rsid w:val="00DE6CAC"/>
    <w:rsid w:val="00DF1E74"/>
    <w:rsid w:val="00DF4822"/>
    <w:rsid w:val="00DF59B5"/>
    <w:rsid w:val="00DF7D9C"/>
    <w:rsid w:val="00E0359C"/>
    <w:rsid w:val="00E04F78"/>
    <w:rsid w:val="00E05500"/>
    <w:rsid w:val="00E05AF2"/>
    <w:rsid w:val="00E21D10"/>
    <w:rsid w:val="00E25AD2"/>
    <w:rsid w:val="00E30A9C"/>
    <w:rsid w:val="00E30D05"/>
    <w:rsid w:val="00E3117E"/>
    <w:rsid w:val="00E32F73"/>
    <w:rsid w:val="00E3433A"/>
    <w:rsid w:val="00E45B11"/>
    <w:rsid w:val="00E46B82"/>
    <w:rsid w:val="00E5023B"/>
    <w:rsid w:val="00E5258C"/>
    <w:rsid w:val="00E60041"/>
    <w:rsid w:val="00E618A8"/>
    <w:rsid w:val="00E639AE"/>
    <w:rsid w:val="00E65D7D"/>
    <w:rsid w:val="00E7203D"/>
    <w:rsid w:val="00E72E99"/>
    <w:rsid w:val="00E74476"/>
    <w:rsid w:val="00E7450C"/>
    <w:rsid w:val="00E774BC"/>
    <w:rsid w:val="00E80064"/>
    <w:rsid w:val="00E8104E"/>
    <w:rsid w:val="00E82227"/>
    <w:rsid w:val="00E91D60"/>
    <w:rsid w:val="00E92FE8"/>
    <w:rsid w:val="00E940BF"/>
    <w:rsid w:val="00EA1B1F"/>
    <w:rsid w:val="00EA557B"/>
    <w:rsid w:val="00EA6494"/>
    <w:rsid w:val="00EB1742"/>
    <w:rsid w:val="00EB31BE"/>
    <w:rsid w:val="00EB35CD"/>
    <w:rsid w:val="00EB4574"/>
    <w:rsid w:val="00EB6F14"/>
    <w:rsid w:val="00ED163F"/>
    <w:rsid w:val="00ED6D34"/>
    <w:rsid w:val="00EF0D11"/>
    <w:rsid w:val="00EF30E1"/>
    <w:rsid w:val="00F033A6"/>
    <w:rsid w:val="00F058B7"/>
    <w:rsid w:val="00F0597D"/>
    <w:rsid w:val="00F05BA9"/>
    <w:rsid w:val="00F10F78"/>
    <w:rsid w:val="00F115BF"/>
    <w:rsid w:val="00F12415"/>
    <w:rsid w:val="00F148AA"/>
    <w:rsid w:val="00F2205C"/>
    <w:rsid w:val="00F23CE3"/>
    <w:rsid w:val="00F2418F"/>
    <w:rsid w:val="00F24BA8"/>
    <w:rsid w:val="00F24D98"/>
    <w:rsid w:val="00F30F2C"/>
    <w:rsid w:val="00F329F5"/>
    <w:rsid w:val="00F32DBF"/>
    <w:rsid w:val="00F3318A"/>
    <w:rsid w:val="00F34815"/>
    <w:rsid w:val="00F43FAD"/>
    <w:rsid w:val="00F4745D"/>
    <w:rsid w:val="00F51A6D"/>
    <w:rsid w:val="00F52F94"/>
    <w:rsid w:val="00F5630F"/>
    <w:rsid w:val="00F611F5"/>
    <w:rsid w:val="00F61C39"/>
    <w:rsid w:val="00F6344F"/>
    <w:rsid w:val="00F64A59"/>
    <w:rsid w:val="00F81473"/>
    <w:rsid w:val="00F822E3"/>
    <w:rsid w:val="00F851AA"/>
    <w:rsid w:val="00F87082"/>
    <w:rsid w:val="00F934A9"/>
    <w:rsid w:val="00F951D4"/>
    <w:rsid w:val="00FA1284"/>
    <w:rsid w:val="00FA1455"/>
    <w:rsid w:val="00FA675A"/>
    <w:rsid w:val="00FB0DD7"/>
    <w:rsid w:val="00FB178C"/>
    <w:rsid w:val="00FB1B00"/>
    <w:rsid w:val="00FB2C33"/>
    <w:rsid w:val="00FB5FE4"/>
    <w:rsid w:val="00FB67BB"/>
    <w:rsid w:val="00FB7698"/>
    <w:rsid w:val="00FB794E"/>
    <w:rsid w:val="00FC53A8"/>
    <w:rsid w:val="00FD3110"/>
    <w:rsid w:val="00FE2550"/>
    <w:rsid w:val="00FE5857"/>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A7E2"/>
  <w15:docId w15:val="{B5574332-3C64-439B-ADC1-AAB07CDD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B7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3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5DB0"/>
    <w:pPr>
      <w:ind w:left="720"/>
      <w:contextualSpacing/>
    </w:pPr>
  </w:style>
  <w:style w:type="character" w:styleId="CommentReference">
    <w:name w:val="annotation reference"/>
    <w:basedOn w:val="DefaultParagraphFont"/>
    <w:uiPriority w:val="99"/>
    <w:semiHidden/>
    <w:unhideWhenUsed/>
    <w:rsid w:val="00C235AA"/>
    <w:rPr>
      <w:sz w:val="16"/>
      <w:szCs w:val="16"/>
    </w:rPr>
  </w:style>
  <w:style w:type="paragraph" w:styleId="CommentText">
    <w:name w:val="annotation text"/>
    <w:basedOn w:val="Normal"/>
    <w:link w:val="CommentTextChar"/>
    <w:uiPriority w:val="99"/>
    <w:semiHidden/>
    <w:unhideWhenUsed/>
    <w:rsid w:val="00C235AA"/>
    <w:rPr>
      <w:sz w:val="20"/>
      <w:szCs w:val="20"/>
    </w:rPr>
  </w:style>
  <w:style w:type="character" w:customStyle="1" w:styleId="CommentTextChar">
    <w:name w:val="Comment Text Char"/>
    <w:basedOn w:val="DefaultParagraphFont"/>
    <w:link w:val="CommentText"/>
    <w:uiPriority w:val="99"/>
    <w:semiHidden/>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basedOn w:val="CommentText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5AA"/>
    <w:rPr>
      <w:rFonts w:ascii="Segoe UI" w:hAnsi="Segoe UI" w:cs="Segoe UI"/>
      <w:sz w:val="18"/>
      <w:szCs w:val="18"/>
    </w:rPr>
  </w:style>
  <w:style w:type="character" w:styleId="Hyperlink">
    <w:name w:val="Hyperlink"/>
    <w:basedOn w:val="DefaultParagraphFont"/>
    <w:uiPriority w:val="99"/>
    <w:unhideWhenUsed/>
    <w:rsid w:val="00CA08EF"/>
    <w:rPr>
      <w:color w:val="0563C1" w:themeColor="hyperlink"/>
      <w:u w:val="single"/>
    </w:rPr>
  </w:style>
  <w:style w:type="paragraph" w:styleId="BodyTextIndent">
    <w:name w:val="Body Text Indent"/>
    <w:basedOn w:val="Normal"/>
    <w:link w:val="BodyTextIndentChar"/>
    <w:uiPriority w:val="99"/>
    <w:semiHidden/>
    <w:unhideWhenUsed/>
    <w:rsid w:val="00DE6A32"/>
    <w:pPr>
      <w:spacing w:after="120"/>
      <w:ind w:left="283"/>
    </w:pPr>
  </w:style>
  <w:style w:type="character" w:customStyle="1" w:styleId="BodyTextIndentChar">
    <w:name w:val="Body Text Indent Char"/>
    <w:basedOn w:val="DefaultParagraphFont"/>
    <w:link w:val="BodyTextIndent"/>
    <w:uiPriority w:val="99"/>
    <w:semiHidden/>
    <w:rsid w:val="00DE6A32"/>
  </w:style>
  <w:style w:type="paragraph" w:styleId="Revision">
    <w:name w:val="Revision"/>
    <w:hidden/>
    <w:uiPriority w:val="99"/>
    <w:semiHidden/>
    <w:rsid w:val="004415FB"/>
  </w:style>
  <w:style w:type="character" w:customStyle="1" w:styleId="ListParagraphChar">
    <w:name w:val="List Paragraph Char"/>
    <w:link w:val="ListParagraph"/>
    <w:uiPriority w:val="34"/>
    <w:rsid w:val="0026285C"/>
  </w:style>
  <w:style w:type="table" w:customStyle="1" w:styleId="TableGrid1">
    <w:name w:val="Table Grid1"/>
    <w:basedOn w:val="TableNormal"/>
    <w:next w:val="TableGrid"/>
    <w:uiPriority w:val="39"/>
    <w:rsid w:val="00342C5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24879618">
      <w:bodyDiv w:val="1"/>
      <w:marLeft w:val="0"/>
      <w:marRight w:val="0"/>
      <w:marTop w:val="0"/>
      <w:marBottom w:val="0"/>
      <w:divBdr>
        <w:top w:val="none" w:sz="0" w:space="0" w:color="auto"/>
        <w:left w:val="none" w:sz="0" w:space="0" w:color="auto"/>
        <w:bottom w:val="none" w:sz="0" w:space="0" w:color="auto"/>
        <w:right w:val="none" w:sz="0" w:space="0" w:color="auto"/>
      </w:divBdr>
    </w:div>
    <w:div w:id="350687526">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22337779">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25140776">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63044416">
      <w:bodyDiv w:val="1"/>
      <w:marLeft w:val="0"/>
      <w:marRight w:val="0"/>
      <w:marTop w:val="0"/>
      <w:marBottom w:val="0"/>
      <w:divBdr>
        <w:top w:val="none" w:sz="0" w:space="0" w:color="auto"/>
        <w:left w:val="none" w:sz="0" w:space="0" w:color="auto"/>
        <w:bottom w:val="none" w:sz="0" w:space="0" w:color="auto"/>
        <w:right w:val="none" w:sz="0" w:space="0" w:color="auto"/>
      </w:divBdr>
    </w:div>
    <w:div w:id="672336061">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714550350">
      <w:bodyDiv w:val="1"/>
      <w:marLeft w:val="0"/>
      <w:marRight w:val="0"/>
      <w:marTop w:val="0"/>
      <w:marBottom w:val="0"/>
      <w:divBdr>
        <w:top w:val="none" w:sz="0" w:space="0" w:color="auto"/>
        <w:left w:val="none" w:sz="0" w:space="0" w:color="auto"/>
        <w:bottom w:val="none" w:sz="0" w:space="0" w:color="auto"/>
        <w:right w:val="none" w:sz="0" w:space="0" w:color="auto"/>
      </w:divBdr>
    </w:div>
    <w:div w:id="780102765">
      <w:bodyDiv w:val="1"/>
      <w:marLeft w:val="0"/>
      <w:marRight w:val="0"/>
      <w:marTop w:val="0"/>
      <w:marBottom w:val="0"/>
      <w:divBdr>
        <w:top w:val="none" w:sz="0" w:space="0" w:color="auto"/>
        <w:left w:val="none" w:sz="0" w:space="0" w:color="auto"/>
        <w:bottom w:val="none" w:sz="0" w:space="0" w:color="auto"/>
        <w:right w:val="none" w:sz="0" w:space="0" w:color="auto"/>
      </w:divBdr>
    </w:div>
    <w:div w:id="785973898">
      <w:bodyDiv w:val="1"/>
      <w:marLeft w:val="0"/>
      <w:marRight w:val="0"/>
      <w:marTop w:val="0"/>
      <w:marBottom w:val="0"/>
      <w:divBdr>
        <w:top w:val="none" w:sz="0" w:space="0" w:color="auto"/>
        <w:left w:val="none" w:sz="0" w:space="0" w:color="auto"/>
        <w:bottom w:val="none" w:sz="0" w:space="0" w:color="auto"/>
        <w:right w:val="none" w:sz="0" w:space="0" w:color="auto"/>
      </w:divBdr>
    </w:div>
    <w:div w:id="867839298">
      <w:bodyDiv w:val="1"/>
      <w:marLeft w:val="0"/>
      <w:marRight w:val="0"/>
      <w:marTop w:val="0"/>
      <w:marBottom w:val="0"/>
      <w:divBdr>
        <w:top w:val="none" w:sz="0" w:space="0" w:color="auto"/>
        <w:left w:val="none" w:sz="0" w:space="0" w:color="auto"/>
        <w:bottom w:val="none" w:sz="0" w:space="0" w:color="auto"/>
        <w:right w:val="none" w:sz="0" w:space="0" w:color="auto"/>
      </w:divBdr>
    </w:div>
    <w:div w:id="1077555712">
      <w:bodyDiv w:val="1"/>
      <w:marLeft w:val="0"/>
      <w:marRight w:val="0"/>
      <w:marTop w:val="0"/>
      <w:marBottom w:val="0"/>
      <w:divBdr>
        <w:top w:val="none" w:sz="0" w:space="0" w:color="auto"/>
        <w:left w:val="none" w:sz="0" w:space="0" w:color="auto"/>
        <w:bottom w:val="none" w:sz="0" w:space="0" w:color="auto"/>
        <w:right w:val="none" w:sz="0" w:space="0" w:color="auto"/>
      </w:divBdr>
    </w:div>
    <w:div w:id="1158808199">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195386022">
      <w:bodyDiv w:val="1"/>
      <w:marLeft w:val="0"/>
      <w:marRight w:val="0"/>
      <w:marTop w:val="0"/>
      <w:marBottom w:val="0"/>
      <w:divBdr>
        <w:top w:val="none" w:sz="0" w:space="0" w:color="auto"/>
        <w:left w:val="none" w:sz="0" w:space="0" w:color="auto"/>
        <w:bottom w:val="none" w:sz="0" w:space="0" w:color="auto"/>
        <w:right w:val="none" w:sz="0" w:space="0" w:color="auto"/>
      </w:divBdr>
    </w:div>
    <w:div w:id="1227841208">
      <w:bodyDiv w:val="1"/>
      <w:marLeft w:val="0"/>
      <w:marRight w:val="0"/>
      <w:marTop w:val="0"/>
      <w:marBottom w:val="0"/>
      <w:divBdr>
        <w:top w:val="none" w:sz="0" w:space="0" w:color="auto"/>
        <w:left w:val="none" w:sz="0" w:space="0" w:color="auto"/>
        <w:bottom w:val="none" w:sz="0" w:space="0" w:color="auto"/>
        <w:right w:val="none" w:sz="0" w:space="0" w:color="auto"/>
      </w:divBdr>
    </w:div>
    <w:div w:id="1305886315">
      <w:bodyDiv w:val="1"/>
      <w:marLeft w:val="0"/>
      <w:marRight w:val="0"/>
      <w:marTop w:val="0"/>
      <w:marBottom w:val="0"/>
      <w:divBdr>
        <w:top w:val="none" w:sz="0" w:space="0" w:color="auto"/>
        <w:left w:val="none" w:sz="0" w:space="0" w:color="auto"/>
        <w:bottom w:val="none" w:sz="0" w:space="0" w:color="auto"/>
        <w:right w:val="none" w:sz="0" w:space="0" w:color="auto"/>
      </w:divBdr>
    </w:div>
    <w:div w:id="1423800081">
      <w:bodyDiv w:val="1"/>
      <w:marLeft w:val="0"/>
      <w:marRight w:val="0"/>
      <w:marTop w:val="0"/>
      <w:marBottom w:val="0"/>
      <w:divBdr>
        <w:top w:val="none" w:sz="0" w:space="0" w:color="auto"/>
        <w:left w:val="none" w:sz="0" w:space="0" w:color="auto"/>
        <w:bottom w:val="none" w:sz="0" w:space="0" w:color="auto"/>
        <w:right w:val="none" w:sz="0" w:space="0" w:color="auto"/>
      </w:divBdr>
    </w:div>
    <w:div w:id="1539852070">
      <w:bodyDiv w:val="1"/>
      <w:marLeft w:val="0"/>
      <w:marRight w:val="0"/>
      <w:marTop w:val="0"/>
      <w:marBottom w:val="0"/>
      <w:divBdr>
        <w:top w:val="none" w:sz="0" w:space="0" w:color="auto"/>
        <w:left w:val="none" w:sz="0" w:space="0" w:color="auto"/>
        <w:bottom w:val="none" w:sz="0" w:space="0" w:color="auto"/>
        <w:right w:val="none" w:sz="0" w:space="0" w:color="auto"/>
      </w:divBdr>
    </w:div>
    <w:div w:id="1601253891">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39260228">
      <w:bodyDiv w:val="1"/>
      <w:marLeft w:val="0"/>
      <w:marRight w:val="0"/>
      <w:marTop w:val="0"/>
      <w:marBottom w:val="0"/>
      <w:divBdr>
        <w:top w:val="none" w:sz="0" w:space="0" w:color="auto"/>
        <w:left w:val="none" w:sz="0" w:space="0" w:color="auto"/>
        <w:bottom w:val="none" w:sz="0" w:space="0" w:color="auto"/>
        <w:right w:val="none" w:sz="0" w:space="0" w:color="auto"/>
      </w:divBdr>
    </w:div>
    <w:div w:id="1640499666">
      <w:bodyDiv w:val="1"/>
      <w:marLeft w:val="0"/>
      <w:marRight w:val="0"/>
      <w:marTop w:val="0"/>
      <w:marBottom w:val="0"/>
      <w:divBdr>
        <w:top w:val="none" w:sz="0" w:space="0" w:color="auto"/>
        <w:left w:val="none" w:sz="0" w:space="0" w:color="auto"/>
        <w:bottom w:val="none" w:sz="0" w:space="0" w:color="auto"/>
        <w:right w:val="none" w:sz="0" w:space="0" w:color="auto"/>
      </w:divBdr>
    </w:div>
    <w:div w:id="1646281559">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42631707">
      <w:bodyDiv w:val="1"/>
      <w:marLeft w:val="0"/>
      <w:marRight w:val="0"/>
      <w:marTop w:val="0"/>
      <w:marBottom w:val="0"/>
      <w:divBdr>
        <w:top w:val="none" w:sz="0" w:space="0" w:color="auto"/>
        <w:left w:val="none" w:sz="0" w:space="0" w:color="auto"/>
        <w:bottom w:val="none" w:sz="0" w:space="0" w:color="auto"/>
        <w:right w:val="none" w:sz="0" w:space="0" w:color="auto"/>
      </w:divBdr>
    </w:div>
    <w:div w:id="1877546825">
      <w:bodyDiv w:val="1"/>
      <w:marLeft w:val="0"/>
      <w:marRight w:val="0"/>
      <w:marTop w:val="0"/>
      <w:marBottom w:val="0"/>
      <w:divBdr>
        <w:top w:val="none" w:sz="0" w:space="0" w:color="auto"/>
        <w:left w:val="none" w:sz="0" w:space="0" w:color="auto"/>
        <w:bottom w:val="none" w:sz="0" w:space="0" w:color="auto"/>
        <w:right w:val="none" w:sz="0" w:space="0" w:color="auto"/>
      </w:divBdr>
    </w:div>
    <w:div w:id="1915041270">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0938653">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 w:id="2019308267">
      <w:bodyDiv w:val="1"/>
      <w:marLeft w:val="0"/>
      <w:marRight w:val="0"/>
      <w:marTop w:val="0"/>
      <w:marBottom w:val="0"/>
      <w:divBdr>
        <w:top w:val="none" w:sz="0" w:space="0" w:color="auto"/>
        <w:left w:val="none" w:sz="0" w:space="0" w:color="auto"/>
        <w:bottom w:val="none" w:sz="0" w:space="0" w:color="auto"/>
        <w:right w:val="none" w:sz="0" w:space="0" w:color="auto"/>
      </w:divBdr>
    </w:div>
    <w:div w:id="209093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fimegalife.co.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s@pfimegalife.co.id"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www.pfimegalife.co.id" TargetMode="External"/><Relationship Id="rId4" Type="http://schemas.openxmlformats.org/officeDocument/2006/relationships/settings" Target="settings.xml"/><Relationship Id="rId9" Type="http://schemas.openxmlformats.org/officeDocument/2006/relationships/hyperlink" Target="mailto:cs@pfimegalife.co.id"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EACD3-2C48-4F5D-ABB4-7098827D7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9</Pages>
  <Words>4246</Words>
  <Characters>24208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Erick Hizkia Pangihutan Marbun</cp:lastModifiedBy>
  <cp:revision>16</cp:revision>
  <cp:lastPrinted>2024-12-24T05:25:00Z</cp:lastPrinted>
  <dcterms:created xsi:type="dcterms:W3CDTF">2024-11-19T07:07:00Z</dcterms:created>
  <dcterms:modified xsi:type="dcterms:W3CDTF">2026-06-30T09:31:00Z</dcterms:modified>
</cp:coreProperties>
</file>