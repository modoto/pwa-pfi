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4BC64" w14:textId="77777777" w:rsidR="00052750" w:rsidRDefault="00052750"/>
    <w:tbl>
      <w:tblPr>
        <w:tblStyle w:val="TableGrid"/>
        <w:tblW w:w="10801" w:type="dxa"/>
        <w:tblInd w:w="-5" w:type="dxa"/>
        <w:tblBorders>
          <w:insideH w:val="none" w:sz="0" w:space="0" w:color="auto"/>
          <w:insideV w:val="none" w:sz="0" w:space="0" w:color="auto"/>
        </w:tblBorders>
        <w:tblLayout w:type="fixed"/>
        <w:tblLook w:val="04A0" w:firstRow="1" w:lastRow="0" w:firstColumn="1" w:lastColumn="0" w:noHBand="0" w:noVBand="1"/>
        <w:tblPrChange w:id="0" w:author="Aswin Nabila" w:date="2026-04-30T09:25:00Z" w16du:dateUtc="2026-04-30T02:25:00Z">
          <w:tblPr>
            <w:tblStyle w:val="TableGrid"/>
            <w:tblW w:w="10800" w:type="dxa"/>
            <w:tblInd w:w="-5" w:type="dxa"/>
            <w:tblBorders>
              <w:insideH w:val="none" w:sz="0" w:space="0" w:color="auto"/>
              <w:insideV w:val="none" w:sz="0" w:space="0" w:color="auto"/>
            </w:tblBorders>
            <w:tblLayout w:type="fixed"/>
            <w:tblLook w:val="04A0" w:firstRow="1" w:lastRow="0" w:firstColumn="1" w:lastColumn="0" w:noHBand="0" w:noVBand="1"/>
          </w:tblPr>
        </w:tblPrChange>
      </w:tblPr>
      <w:tblGrid>
        <w:gridCol w:w="540"/>
        <w:gridCol w:w="540"/>
        <w:gridCol w:w="270"/>
        <w:gridCol w:w="206"/>
        <w:gridCol w:w="64"/>
        <w:gridCol w:w="172"/>
        <w:gridCol w:w="368"/>
        <w:gridCol w:w="303"/>
        <w:gridCol w:w="237"/>
        <w:gridCol w:w="540"/>
        <w:gridCol w:w="337"/>
        <w:gridCol w:w="203"/>
        <w:gridCol w:w="424"/>
        <w:gridCol w:w="116"/>
        <w:gridCol w:w="371"/>
        <w:gridCol w:w="169"/>
        <w:gridCol w:w="266"/>
        <w:gridCol w:w="119"/>
        <w:gridCol w:w="155"/>
        <w:gridCol w:w="61"/>
        <w:gridCol w:w="68"/>
        <w:gridCol w:w="84"/>
        <w:gridCol w:w="9"/>
        <w:gridCol w:w="183"/>
        <w:gridCol w:w="45"/>
        <w:gridCol w:w="90"/>
        <w:gridCol w:w="179"/>
        <w:gridCol w:w="361"/>
        <w:gridCol w:w="12"/>
        <w:gridCol w:w="77"/>
        <w:gridCol w:w="95"/>
        <w:gridCol w:w="254"/>
        <w:gridCol w:w="26"/>
        <w:gridCol w:w="76"/>
        <w:gridCol w:w="540"/>
        <w:gridCol w:w="472"/>
        <w:gridCol w:w="68"/>
        <w:gridCol w:w="540"/>
        <w:gridCol w:w="506"/>
        <w:gridCol w:w="34"/>
        <w:gridCol w:w="540"/>
        <w:gridCol w:w="487"/>
        <w:gridCol w:w="9"/>
        <w:gridCol w:w="44"/>
        <w:gridCol w:w="541"/>
        <w:tblGridChange w:id="1">
          <w:tblGrid>
            <w:gridCol w:w="15"/>
            <w:gridCol w:w="540"/>
            <w:gridCol w:w="540"/>
            <w:gridCol w:w="270"/>
            <w:gridCol w:w="206"/>
            <w:gridCol w:w="64"/>
            <w:gridCol w:w="172"/>
            <w:gridCol w:w="368"/>
            <w:gridCol w:w="303"/>
            <w:gridCol w:w="237"/>
            <w:gridCol w:w="540"/>
            <w:gridCol w:w="337"/>
            <w:gridCol w:w="23"/>
            <w:gridCol w:w="180"/>
            <w:gridCol w:w="424"/>
            <w:gridCol w:w="116"/>
            <w:gridCol w:w="371"/>
            <w:gridCol w:w="169"/>
            <w:gridCol w:w="266"/>
            <w:gridCol w:w="274"/>
            <w:gridCol w:w="61"/>
            <w:gridCol w:w="152"/>
            <w:gridCol w:w="9"/>
            <w:gridCol w:w="183"/>
            <w:gridCol w:w="45"/>
            <w:gridCol w:w="90"/>
            <w:gridCol w:w="179"/>
            <w:gridCol w:w="361"/>
            <w:gridCol w:w="12"/>
            <w:gridCol w:w="77"/>
            <w:gridCol w:w="95"/>
            <w:gridCol w:w="254"/>
            <w:gridCol w:w="26"/>
            <w:gridCol w:w="76"/>
            <w:gridCol w:w="180"/>
            <w:gridCol w:w="360"/>
            <w:gridCol w:w="472"/>
            <w:gridCol w:w="68"/>
            <w:gridCol w:w="540"/>
            <w:gridCol w:w="506"/>
            <w:gridCol w:w="34"/>
            <w:gridCol w:w="540"/>
            <w:gridCol w:w="487"/>
            <w:gridCol w:w="9"/>
            <w:gridCol w:w="44"/>
            <w:gridCol w:w="526"/>
            <w:gridCol w:w="14"/>
          </w:tblGrid>
        </w:tblGridChange>
      </w:tblGrid>
      <w:tr w:rsidR="00052750" w:rsidRPr="00B61386" w14:paraId="3A278A77" w14:textId="77777777" w:rsidTr="000F6E7E">
        <w:trPr>
          <w:trHeight w:val="380"/>
          <w:trPrChange w:id="2" w:author="Aswin Nabila" w:date="2026-04-30T09:25:00Z" w16du:dateUtc="2026-04-30T02:25:00Z">
            <w:trPr>
              <w:gridBefore w:val="1"/>
              <w:trHeight w:val="380"/>
            </w:trPr>
          </w:trPrChange>
        </w:trPr>
        <w:tc>
          <w:tcPr>
            <w:tcW w:w="10801" w:type="dxa"/>
            <w:gridSpan w:val="45"/>
            <w:shd w:val="clear" w:color="auto" w:fill="F2F2F2" w:themeFill="background1" w:themeFillShade="F2"/>
            <w:vAlign w:val="center"/>
            <w:tcPrChange w:id="3" w:author="Aswin Nabila" w:date="2026-04-30T09:25:00Z" w16du:dateUtc="2026-04-30T02:25:00Z">
              <w:tcPr>
                <w:tcW w:w="10800" w:type="dxa"/>
                <w:gridSpan w:val="46"/>
                <w:shd w:val="clear" w:color="auto" w:fill="F2F2F2" w:themeFill="background1" w:themeFillShade="F2"/>
                <w:vAlign w:val="center"/>
              </w:tcPr>
            </w:tcPrChange>
          </w:tcPr>
          <w:p w14:paraId="6CD172A1" w14:textId="77777777" w:rsidR="00052750" w:rsidRPr="00B61386" w:rsidRDefault="00052750" w:rsidP="0053043E">
            <w:pPr>
              <w:tabs>
                <w:tab w:val="left" w:pos="708"/>
                <w:tab w:val="center" w:pos="4742"/>
              </w:tabs>
              <w:jc w:val="center"/>
              <w:rPr>
                <w:rFonts w:asciiTheme="minorHAnsi" w:hAnsiTheme="minorHAnsi" w:cstheme="minorHAnsi"/>
                <w:b/>
                <w:sz w:val="20"/>
                <w:szCs w:val="20"/>
              </w:rPr>
            </w:pPr>
            <w:r w:rsidRPr="00B61386">
              <w:rPr>
                <w:rFonts w:asciiTheme="minorHAnsi" w:hAnsiTheme="minorHAnsi" w:cstheme="minorHAnsi"/>
                <w:b/>
                <w:sz w:val="20"/>
                <w:szCs w:val="20"/>
              </w:rPr>
              <w:t>Ringkasan Informasi Produk dan Layanan (RIPLAY) Versi Personal</w:t>
            </w:r>
          </w:p>
        </w:tc>
      </w:tr>
      <w:tr w:rsidR="00052750" w:rsidRPr="00B61386" w14:paraId="36273A18" w14:textId="77777777" w:rsidTr="000F6E7E">
        <w:trPr>
          <w:trHeight w:val="86"/>
          <w:trPrChange w:id="4" w:author="Aswin Nabila" w:date="2026-04-30T09:25:00Z" w16du:dateUtc="2026-04-30T02:25:00Z">
            <w:trPr>
              <w:gridBefore w:val="1"/>
              <w:trHeight w:val="86"/>
            </w:trPr>
          </w:trPrChange>
        </w:trPr>
        <w:tc>
          <w:tcPr>
            <w:tcW w:w="10801" w:type="dxa"/>
            <w:gridSpan w:val="45"/>
            <w:shd w:val="clear" w:color="auto" w:fill="FFFFFF" w:themeFill="background1"/>
            <w:tcPrChange w:id="5" w:author="Aswin Nabila" w:date="2026-04-30T09:25:00Z" w16du:dateUtc="2026-04-30T02:25:00Z">
              <w:tcPr>
                <w:tcW w:w="10800" w:type="dxa"/>
                <w:gridSpan w:val="46"/>
                <w:shd w:val="clear" w:color="auto" w:fill="FFFFFF" w:themeFill="background1"/>
              </w:tcPr>
            </w:tcPrChange>
          </w:tcPr>
          <w:p w14:paraId="6F4B4872" w14:textId="77777777" w:rsidR="00052750" w:rsidRPr="00B61386" w:rsidRDefault="00052750" w:rsidP="0053043E">
            <w:pPr>
              <w:jc w:val="center"/>
              <w:rPr>
                <w:rFonts w:asciiTheme="minorHAnsi" w:hAnsiTheme="minorHAnsi" w:cstheme="minorHAnsi"/>
                <w:b/>
                <w:sz w:val="20"/>
                <w:szCs w:val="20"/>
              </w:rPr>
            </w:pPr>
          </w:p>
        </w:tc>
      </w:tr>
      <w:tr w:rsidR="00052750" w:rsidRPr="00B61386" w14:paraId="279B335B" w14:textId="77777777" w:rsidTr="000F6E7E">
        <w:trPr>
          <w:trPrChange w:id="6" w:author="Aswin Nabila" w:date="2026-04-30T09:25:00Z" w16du:dateUtc="2026-04-30T02:25:00Z">
            <w:trPr>
              <w:gridBefore w:val="1"/>
            </w:trPr>
          </w:trPrChange>
        </w:trPr>
        <w:tc>
          <w:tcPr>
            <w:tcW w:w="1556" w:type="dxa"/>
            <w:gridSpan w:val="4"/>
            <w:tcPrChange w:id="7" w:author="Aswin Nabila" w:date="2026-04-30T09:25:00Z" w16du:dateUtc="2026-04-30T02:25:00Z">
              <w:tcPr>
                <w:tcW w:w="1556" w:type="dxa"/>
                <w:gridSpan w:val="4"/>
              </w:tcPr>
            </w:tcPrChange>
          </w:tcPr>
          <w:p w14:paraId="19EC8E27" w14:textId="77777777" w:rsidR="00052750" w:rsidRPr="00B61386" w:rsidRDefault="00052750" w:rsidP="0053043E">
            <w:pPr>
              <w:ind w:left="-61"/>
              <w:rPr>
                <w:rFonts w:asciiTheme="minorHAnsi" w:hAnsiTheme="minorHAnsi" w:cstheme="minorHAnsi"/>
                <w:b/>
                <w:sz w:val="20"/>
                <w:szCs w:val="20"/>
              </w:rPr>
            </w:pPr>
            <w:r w:rsidRPr="00B61386">
              <w:rPr>
                <w:rFonts w:asciiTheme="minorHAnsi" w:hAnsiTheme="minorHAnsi" w:cstheme="minorHAnsi"/>
                <w:b/>
                <w:sz w:val="20"/>
                <w:szCs w:val="20"/>
              </w:rPr>
              <w:t>Nama Penerbit</w:t>
            </w:r>
          </w:p>
        </w:tc>
        <w:tc>
          <w:tcPr>
            <w:tcW w:w="236" w:type="dxa"/>
            <w:gridSpan w:val="2"/>
            <w:tcPrChange w:id="8" w:author="Aswin Nabila" w:date="2026-04-30T09:25:00Z" w16du:dateUtc="2026-04-30T02:25:00Z">
              <w:tcPr>
                <w:tcW w:w="236" w:type="dxa"/>
                <w:gridSpan w:val="2"/>
              </w:tcPr>
            </w:tcPrChange>
          </w:tcPr>
          <w:p w14:paraId="23162312" w14:textId="77777777" w:rsidR="00052750" w:rsidRPr="00B61386" w:rsidRDefault="00052750" w:rsidP="0053043E">
            <w:pPr>
              <w:ind w:left="-112"/>
              <w:rPr>
                <w:rFonts w:asciiTheme="minorHAnsi" w:hAnsiTheme="minorHAnsi" w:cstheme="minorHAnsi"/>
                <w:sz w:val="20"/>
                <w:szCs w:val="20"/>
              </w:rPr>
            </w:pPr>
            <w:r w:rsidRPr="00B61386">
              <w:rPr>
                <w:rFonts w:asciiTheme="minorHAnsi" w:hAnsiTheme="minorHAnsi" w:cstheme="minorHAnsi"/>
                <w:sz w:val="20"/>
                <w:szCs w:val="20"/>
              </w:rPr>
              <w:t>:</w:t>
            </w:r>
          </w:p>
        </w:tc>
        <w:tc>
          <w:tcPr>
            <w:tcW w:w="3669" w:type="dxa"/>
            <w:gridSpan w:val="14"/>
            <w:tcPrChange w:id="9" w:author="Aswin Nabila" w:date="2026-04-30T09:25:00Z" w16du:dateUtc="2026-04-30T02:25:00Z">
              <w:tcPr>
                <w:tcW w:w="3669" w:type="dxa"/>
                <w:gridSpan w:val="14"/>
              </w:tcPr>
            </w:tcPrChange>
          </w:tcPr>
          <w:p w14:paraId="234C2628" w14:textId="77777777" w:rsidR="00052750" w:rsidRPr="00B61386" w:rsidRDefault="00052750" w:rsidP="0053043E">
            <w:pPr>
              <w:ind w:left="-92"/>
              <w:rPr>
                <w:rFonts w:asciiTheme="minorHAnsi" w:hAnsiTheme="minorHAnsi" w:cstheme="minorHAnsi"/>
                <w:sz w:val="20"/>
                <w:szCs w:val="20"/>
              </w:rPr>
            </w:pPr>
            <w:r w:rsidRPr="00B61386">
              <w:rPr>
                <w:rFonts w:asciiTheme="minorHAnsi" w:hAnsiTheme="minorHAnsi" w:cstheme="minorHAnsi"/>
                <w:sz w:val="20"/>
                <w:szCs w:val="20"/>
              </w:rPr>
              <w:t>PT PFI Mega Life Insurance</w:t>
            </w:r>
          </w:p>
        </w:tc>
        <w:tc>
          <w:tcPr>
            <w:tcW w:w="1203" w:type="dxa"/>
            <w:gridSpan w:val="11"/>
            <w:vMerge w:val="restart"/>
            <w:tcPrChange w:id="10" w:author="Aswin Nabila" w:date="2026-04-30T09:25:00Z" w16du:dateUtc="2026-04-30T02:25:00Z">
              <w:tcPr>
                <w:tcW w:w="1203" w:type="dxa"/>
                <w:gridSpan w:val="10"/>
                <w:vMerge w:val="restart"/>
              </w:tcPr>
            </w:tcPrChange>
          </w:tcPr>
          <w:p w14:paraId="3B60A459" w14:textId="77777777" w:rsidR="00052750" w:rsidRPr="00B61386" w:rsidRDefault="00052750" w:rsidP="0053043E">
            <w:pPr>
              <w:ind w:left="-70"/>
              <w:rPr>
                <w:rFonts w:asciiTheme="minorHAnsi" w:hAnsiTheme="minorHAnsi" w:cstheme="minorHAnsi"/>
                <w:b/>
                <w:sz w:val="20"/>
                <w:szCs w:val="20"/>
              </w:rPr>
            </w:pPr>
            <w:r w:rsidRPr="00B61386">
              <w:rPr>
                <w:rFonts w:asciiTheme="minorHAnsi" w:hAnsiTheme="minorHAnsi" w:cstheme="minorHAnsi"/>
                <w:b/>
                <w:sz w:val="20"/>
                <w:szCs w:val="20"/>
              </w:rPr>
              <w:t xml:space="preserve">Deskripsi Produk </w:t>
            </w:r>
          </w:p>
          <w:p w14:paraId="058DBFAE" w14:textId="77777777" w:rsidR="00052750" w:rsidRPr="00B61386" w:rsidRDefault="00052750" w:rsidP="0053043E">
            <w:pPr>
              <w:ind w:left="-70"/>
              <w:rPr>
                <w:rFonts w:asciiTheme="minorHAnsi" w:hAnsiTheme="minorHAnsi" w:cstheme="minorHAnsi"/>
                <w:b/>
                <w:sz w:val="20"/>
                <w:szCs w:val="20"/>
              </w:rPr>
            </w:pPr>
          </w:p>
          <w:p w14:paraId="29FF256B" w14:textId="77777777" w:rsidR="00052750" w:rsidRPr="00B61386" w:rsidRDefault="00052750" w:rsidP="0053043E">
            <w:pPr>
              <w:ind w:left="-70"/>
              <w:rPr>
                <w:rFonts w:asciiTheme="minorHAnsi" w:hAnsiTheme="minorHAnsi" w:cstheme="minorHAnsi"/>
                <w:b/>
                <w:sz w:val="20"/>
                <w:szCs w:val="20"/>
              </w:rPr>
            </w:pPr>
          </w:p>
        </w:tc>
        <w:tc>
          <w:tcPr>
            <w:tcW w:w="280" w:type="dxa"/>
            <w:gridSpan w:val="2"/>
            <w:tcPrChange w:id="11" w:author="Aswin Nabila" w:date="2026-04-30T09:25:00Z" w16du:dateUtc="2026-04-30T02:25:00Z">
              <w:tcPr>
                <w:tcW w:w="280" w:type="dxa"/>
                <w:gridSpan w:val="2"/>
              </w:tcPr>
            </w:tcPrChange>
          </w:tcPr>
          <w:p w14:paraId="3C4B3DFB" w14:textId="77777777" w:rsidR="00052750" w:rsidRPr="00B61386" w:rsidRDefault="00052750" w:rsidP="0053043E">
            <w:pPr>
              <w:ind w:left="-156" w:firstLine="65"/>
              <w:rPr>
                <w:rFonts w:asciiTheme="minorHAnsi" w:hAnsiTheme="minorHAnsi" w:cstheme="minorHAnsi"/>
                <w:sz w:val="20"/>
                <w:szCs w:val="20"/>
              </w:rPr>
            </w:pPr>
            <w:r w:rsidRPr="00B61386">
              <w:rPr>
                <w:rFonts w:asciiTheme="minorHAnsi" w:hAnsiTheme="minorHAnsi" w:cstheme="minorHAnsi"/>
                <w:sz w:val="20"/>
                <w:szCs w:val="20"/>
              </w:rPr>
              <w:t>:</w:t>
            </w:r>
          </w:p>
        </w:tc>
        <w:tc>
          <w:tcPr>
            <w:tcW w:w="3857" w:type="dxa"/>
            <w:gridSpan w:val="12"/>
            <w:vMerge w:val="restart"/>
            <w:tcPrChange w:id="12" w:author="Aswin Nabila" w:date="2026-04-30T09:25:00Z" w16du:dateUtc="2026-04-30T02:25:00Z">
              <w:tcPr>
                <w:tcW w:w="3856" w:type="dxa"/>
                <w:gridSpan w:val="14"/>
                <w:vMerge w:val="restart"/>
              </w:tcPr>
            </w:tcPrChange>
          </w:tcPr>
          <w:p w14:paraId="2D95A44C" w14:textId="77777777" w:rsidR="00052750" w:rsidRPr="00B61386" w:rsidRDefault="00052750" w:rsidP="0053043E">
            <w:pPr>
              <w:tabs>
                <w:tab w:val="left" w:pos="3300"/>
              </w:tabs>
              <w:ind w:left="-119"/>
              <w:jc w:val="both"/>
              <w:rPr>
                <w:rFonts w:asciiTheme="minorHAnsi" w:hAnsiTheme="minorHAnsi" w:cstheme="minorHAnsi"/>
                <w:sz w:val="20"/>
                <w:szCs w:val="20"/>
              </w:rPr>
            </w:pPr>
            <w:r w:rsidRPr="00B61386">
              <w:rPr>
                <w:rFonts w:asciiTheme="minorHAnsi" w:hAnsiTheme="minorHAnsi" w:cstheme="minorHAnsi"/>
                <w:sz w:val="20"/>
                <w:szCs w:val="20"/>
              </w:rPr>
              <w:t>Asuransi Mega Warisan adalah produk asuransi jiwa tradisional berjangka yang diterbitkan oleh PT PFI Mega Life Insurance yang memberikan perlindungan asuransi terhadap risiko meninggal dunia di dalam Masa Asuransi atau manfaat pengembalian Premi pada akhir Masa Asuransi.</w:t>
            </w:r>
          </w:p>
          <w:p w14:paraId="60CCB07A" w14:textId="77777777" w:rsidR="00052750" w:rsidRPr="00B61386" w:rsidRDefault="00052750" w:rsidP="0053043E">
            <w:pPr>
              <w:jc w:val="both"/>
              <w:rPr>
                <w:rFonts w:asciiTheme="minorHAnsi" w:hAnsiTheme="minorHAnsi" w:cstheme="minorHAnsi"/>
                <w:i/>
                <w:sz w:val="20"/>
                <w:szCs w:val="20"/>
              </w:rPr>
            </w:pPr>
          </w:p>
        </w:tc>
      </w:tr>
      <w:tr w:rsidR="00052750" w:rsidRPr="00B61386" w14:paraId="3E907BF8" w14:textId="77777777" w:rsidTr="000F6E7E">
        <w:trPr>
          <w:trPrChange w:id="13" w:author="Aswin Nabila" w:date="2026-04-30T09:25:00Z" w16du:dateUtc="2026-04-30T02:25:00Z">
            <w:trPr>
              <w:gridBefore w:val="1"/>
            </w:trPr>
          </w:trPrChange>
        </w:trPr>
        <w:tc>
          <w:tcPr>
            <w:tcW w:w="1556" w:type="dxa"/>
            <w:gridSpan w:val="4"/>
            <w:tcPrChange w:id="14" w:author="Aswin Nabila" w:date="2026-04-30T09:25:00Z" w16du:dateUtc="2026-04-30T02:25:00Z">
              <w:tcPr>
                <w:tcW w:w="1556" w:type="dxa"/>
                <w:gridSpan w:val="4"/>
              </w:tcPr>
            </w:tcPrChange>
          </w:tcPr>
          <w:p w14:paraId="080DE747" w14:textId="77777777" w:rsidR="00052750" w:rsidRPr="00B61386" w:rsidRDefault="00052750" w:rsidP="0053043E">
            <w:pPr>
              <w:ind w:left="-61"/>
              <w:rPr>
                <w:rFonts w:asciiTheme="minorHAnsi" w:hAnsiTheme="minorHAnsi" w:cstheme="minorHAnsi"/>
                <w:b/>
                <w:sz w:val="20"/>
                <w:szCs w:val="20"/>
              </w:rPr>
            </w:pPr>
          </w:p>
          <w:p w14:paraId="186E51A2" w14:textId="77777777" w:rsidR="00052750" w:rsidRPr="00B61386" w:rsidRDefault="00052750" w:rsidP="0053043E">
            <w:pPr>
              <w:ind w:left="-61"/>
              <w:rPr>
                <w:rFonts w:asciiTheme="minorHAnsi" w:hAnsiTheme="minorHAnsi" w:cstheme="minorHAnsi"/>
                <w:b/>
                <w:sz w:val="20"/>
                <w:szCs w:val="20"/>
              </w:rPr>
            </w:pPr>
            <w:r w:rsidRPr="00B61386">
              <w:rPr>
                <w:rFonts w:asciiTheme="minorHAnsi" w:hAnsiTheme="minorHAnsi" w:cstheme="minorHAnsi"/>
                <w:b/>
                <w:sz w:val="20"/>
                <w:szCs w:val="20"/>
              </w:rPr>
              <w:t>Nama Produk</w:t>
            </w:r>
          </w:p>
          <w:p w14:paraId="5B3E683A" w14:textId="77777777" w:rsidR="00052750" w:rsidRPr="00B61386" w:rsidRDefault="00052750" w:rsidP="0053043E">
            <w:pPr>
              <w:rPr>
                <w:rFonts w:asciiTheme="minorHAnsi" w:hAnsiTheme="minorHAnsi" w:cstheme="minorHAnsi"/>
                <w:b/>
                <w:sz w:val="20"/>
                <w:szCs w:val="20"/>
              </w:rPr>
            </w:pPr>
          </w:p>
          <w:p w14:paraId="043151A4" w14:textId="77777777" w:rsidR="00052750" w:rsidRPr="00B61386" w:rsidRDefault="00052750" w:rsidP="0053043E">
            <w:pPr>
              <w:ind w:left="-61"/>
              <w:rPr>
                <w:rFonts w:asciiTheme="minorHAnsi" w:hAnsiTheme="minorHAnsi" w:cstheme="minorHAnsi"/>
                <w:sz w:val="20"/>
                <w:szCs w:val="20"/>
              </w:rPr>
            </w:pPr>
            <w:r w:rsidRPr="00B61386">
              <w:rPr>
                <w:rFonts w:asciiTheme="minorHAnsi" w:hAnsiTheme="minorHAnsi" w:cstheme="minorHAnsi"/>
                <w:b/>
                <w:sz w:val="20"/>
                <w:szCs w:val="20"/>
              </w:rPr>
              <w:t>Mata Uang</w:t>
            </w:r>
          </w:p>
          <w:p w14:paraId="7315A883" w14:textId="77777777" w:rsidR="00052750" w:rsidRPr="00B61386" w:rsidRDefault="00052750" w:rsidP="0053043E">
            <w:pPr>
              <w:ind w:left="-61"/>
              <w:rPr>
                <w:rFonts w:asciiTheme="minorHAnsi" w:hAnsiTheme="minorHAnsi" w:cstheme="minorHAnsi"/>
                <w:sz w:val="20"/>
                <w:szCs w:val="20"/>
              </w:rPr>
            </w:pPr>
          </w:p>
          <w:p w14:paraId="20EEA2AD" w14:textId="77777777" w:rsidR="00052750" w:rsidRPr="00B61386" w:rsidRDefault="00052750" w:rsidP="0053043E">
            <w:pPr>
              <w:ind w:left="-61"/>
              <w:rPr>
                <w:rFonts w:asciiTheme="minorHAnsi" w:hAnsiTheme="minorHAnsi" w:cstheme="minorHAnsi"/>
                <w:b/>
                <w:sz w:val="20"/>
                <w:szCs w:val="20"/>
              </w:rPr>
            </w:pPr>
            <w:r w:rsidRPr="00B61386">
              <w:rPr>
                <w:rFonts w:asciiTheme="minorHAnsi" w:hAnsiTheme="minorHAnsi" w:cstheme="minorHAnsi"/>
                <w:b/>
                <w:sz w:val="20"/>
                <w:szCs w:val="20"/>
              </w:rPr>
              <w:t>Jenis Produk</w:t>
            </w:r>
          </w:p>
        </w:tc>
        <w:tc>
          <w:tcPr>
            <w:tcW w:w="236" w:type="dxa"/>
            <w:gridSpan w:val="2"/>
            <w:tcPrChange w:id="15" w:author="Aswin Nabila" w:date="2026-04-30T09:25:00Z" w16du:dateUtc="2026-04-30T02:25:00Z">
              <w:tcPr>
                <w:tcW w:w="236" w:type="dxa"/>
                <w:gridSpan w:val="2"/>
              </w:tcPr>
            </w:tcPrChange>
          </w:tcPr>
          <w:p w14:paraId="7DE38EB3" w14:textId="77777777" w:rsidR="00052750" w:rsidRPr="00B61386" w:rsidRDefault="00052750" w:rsidP="0053043E">
            <w:pPr>
              <w:ind w:left="-112"/>
              <w:rPr>
                <w:rFonts w:asciiTheme="minorHAnsi" w:hAnsiTheme="minorHAnsi" w:cstheme="minorHAnsi"/>
                <w:sz w:val="20"/>
                <w:szCs w:val="20"/>
              </w:rPr>
            </w:pPr>
          </w:p>
          <w:p w14:paraId="1DE670A6" w14:textId="77777777" w:rsidR="00052750" w:rsidRPr="00B61386" w:rsidRDefault="00052750" w:rsidP="0053043E">
            <w:pPr>
              <w:ind w:left="-112"/>
              <w:rPr>
                <w:rFonts w:asciiTheme="minorHAnsi" w:hAnsiTheme="minorHAnsi" w:cstheme="minorHAnsi"/>
                <w:sz w:val="20"/>
                <w:szCs w:val="20"/>
              </w:rPr>
            </w:pPr>
            <w:r w:rsidRPr="00B61386">
              <w:rPr>
                <w:rFonts w:asciiTheme="minorHAnsi" w:hAnsiTheme="minorHAnsi" w:cstheme="minorHAnsi"/>
                <w:sz w:val="20"/>
                <w:szCs w:val="20"/>
              </w:rPr>
              <w:t>:</w:t>
            </w:r>
          </w:p>
          <w:p w14:paraId="2C7C6174" w14:textId="77777777" w:rsidR="00052750" w:rsidRPr="00B61386" w:rsidRDefault="00052750" w:rsidP="0053043E">
            <w:pPr>
              <w:ind w:left="-112"/>
              <w:rPr>
                <w:rFonts w:asciiTheme="minorHAnsi" w:hAnsiTheme="minorHAnsi" w:cstheme="minorHAnsi"/>
                <w:sz w:val="20"/>
                <w:szCs w:val="20"/>
              </w:rPr>
            </w:pPr>
          </w:p>
          <w:p w14:paraId="3AB36E1E" w14:textId="77777777" w:rsidR="00052750" w:rsidRPr="00B61386" w:rsidRDefault="00052750" w:rsidP="0053043E">
            <w:pPr>
              <w:ind w:left="-112"/>
              <w:rPr>
                <w:rFonts w:asciiTheme="minorHAnsi" w:hAnsiTheme="minorHAnsi" w:cstheme="minorHAnsi"/>
                <w:sz w:val="20"/>
                <w:szCs w:val="20"/>
              </w:rPr>
            </w:pPr>
            <w:r w:rsidRPr="00B61386">
              <w:rPr>
                <w:rFonts w:asciiTheme="minorHAnsi" w:hAnsiTheme="minorHAnsi" w:cstheme="minorHAnsi"/>
                <w:sz w:val="20"/>
                <w:szCs w:val="20"/>
              </w:rPr>
              <w:t>:</w:t>
            </w:r>
          </w:p>
          <w:p w14:paraId="1094399C" w14:textId="77777777" w:rsidR="00052750" w:rsidRPr="00B61386" w:rsidRDefault="00052750" w:rsidP="0053043E">
            <w:pPr>
              <w:ind w:left="-112"/>
              <w:rPr>
                <w:rFonts w:asciiTheme="minorHAnsi" w:hAnsiTheme="minorHAnsi" w:cstheme="minorHAnsi"/>
                <w:sz w:val="20"/>
                <w:szCs w:val="20"/>
              </w:rPr>
            </w:pPr>
          </w:p>
          <w:p w14:paraId="2172DECE" w14:textId="77777777" w:rsidR="00052750" w:rsidRPr="00B61386" w:rsidRDefault="00052750" w:rsidP="0053043E">
            <w:pPr>
              <w:ind w:left="-112"/>
              <w:rPr>
                <w:rFonts w:asciiTheme="minorHAnsi" w:hAnsiTheme="minorHAnsi" w:cstheme="minorHAnsi"/>
                <w:sz w:val="20"/>
                <w:szCs w:val="20"/>
              </w:rPr>
            </w:pPr>
            <w:r w:rsidRPr="00B61386">
              <w:rPr>
                <w:rFonts w:asciiTheme="minorHAnsi" w:hAnsiTheme="minorHAnsi" w:cstheme="minorHAnsi"/>
                <w:sz w:val="20"/>
                <w:szCs w:val="20"/>
              </w:rPr>
              <w:t>:</w:t>
            </w:r>
          </w:p>
          <w:p w14:paraId="4EDA431A" w14:textId="77777777" w:rsidR="00052750" w:rsidRPr="00B61386" w:rsidRDefault="00052750" w:rsidP="0053043E">
            <w:pPr>
              <w:rPr>
                <w:rFonts w:asciiTheme="minorHAnsi" w:hAnsiTheme="minorHAnsi" w:cstheme="minorHAnsi"/>
                <w:sz w:val="20"/>
                <w:szCs w:val="20"/>
              </w:rPr>
            </w:pPr>
          </w:p>
        </w:tc>
        <w:tc>
          <w:tcPr>
            <w:tcW w:w="3669" w:type="dxa"/>
            <w:gridSpan w:val="14"/>
            <w:tcPrChange w:id="16" w:author="Aswin Nabila" w:date="2026-04-30T09:25:00Z" w16du:dateUtc="2026-04-30T02:25:00Z">
              <w:tcPr>
                <w:tcW w:w="3669" w:type="dxa"/>
                <w:gridSpan w:val="14"/>
              </w:tcPr>
            </w:tcPrChange>
          </w:tcPr>
          <w:p w14:paraId="264D141D" w14:textId="77777777" w:rsidR="00052750" w:rsidRPr="00B61386" w:rsidRDefault="00052750" w:rsidP="0053043E">
            <w:pPr>
              <w:ind w:left="-92"/>
              <w:rPr>
                <w:rFonts w:asciiTheme="minorHAnsi" w:hAnsiTheme="minorHAnsi" w:cstheme="minorHAnsi"/>
                <w:sz w:val="20"/>
                <w:szCs w:val="20"/>
              </w:rPr>
            </w:pPr>
          </w:p>
          <w:p w14:paraId="760963F0" w14:textId="77777777" w:rsidR="00052750" w:rsidRPr="00B61386" w:rsidRDefault="00052750" w:rsidP="0053043E">
            <w:pPr>
              <w:ind w:left="-92"/>
              <w:rPr>
                <w:rFonts w:asciiTheme="minorHAnsi" w:hAnsiTheme="minorHAnsi" w:cstheme="minorHAnsi"/>
                <w:sz w:val="20"/>
                <w:szCs w:val="20"/>
              </w:rPr>
            </w:pPr>
            <w:r w:rsidRPr="00B61386">
              <w:rPr>
                <w:rFonts w:asciiTheme="minorHAnsi" w:hAnsiTheme="minorHAnsi" w:cstheme="minorHAnsi"/>
                <w:sz w:val="20"/>
                <w:szCs w:val="20"/>
              </w:rPr>
              <w:t>Asuransi Mega Warisan</w:t>
            </w:r>
          </w:p>
          <w:p w14:paraId="614BF25C" w14:textId="77777777" w:rsidR="00052750" w:rsidRPr="00B61386" w:rsidRDefault="00052750" w:rsidP="0053043E">
            <w:pPr>
              <w:ind w:left="-92"/>
              <w:rPr>
                <w:rFonts w:asciiTheme="minorHAnsi" w:hAnsiTheme="minorHAnsi" w:cstheme="minorHAnsi"/>
                <w:sz w:val="20"/>
                <w:szCs w:val="20"/>
              </w:rPr>
            </w:pPr>
          </w:p>
          <w:p w14:paraId="399D9D25" w14:textId="77777777" w:rsidR="00052750" w:rsidRPr="00B61386" w:rsidRDefault="00052750" w:rsidP="0053043E">
            <w:pPr>
              <w:ind w:left="-92"/>
              <w:rPr>
                <w:rFonts w:asciiTheme="minorHAnsi" w:hAnsiTheme="minorHAnsi" w:cstheme="minorHAnsi"/>
                <w:sz w:val="20"/>
                <w:szCs w:val="20"/>
              </w:rPr>
            </w:pPr>
            <w:r w:rsidRPr="00B61386">
              <w:rPr>
                <w:rFonts w:asciiTheme="minorHAnsi" w:hAnsiTheme="minorHAnsi" w:cstheme="minorHAnsi"/>
                <w:sz w:val="20"/>
                <w:szCs w:val="20"/>
              </w:rPr>
              <w:t>Rupiah (IDR)</w:t>
            </w:r>
          </w:p>
          <w:p w14:paraId="6EA27998" w14:textId="77777777" w:rsidR="00052750" w:rsidRPr="00B61386" w:rsidRDefault="00052750" w:rsidP="0053043E">
            <w:pPr>
              <w:ind w:left="-92"/>
              <w:rPr>
                <w:rFonts w:asciiTheme="minorHAnsi" w:hAnsiTheme="minorHAnsi" w:cstheme="minorHAnsi"/>
                <w:sz w:val="20"/>
                <w:szCs w:val="20"/>
              </w:rPr>
            </w:pPr>
          </w:p>
          <w:p w14:paraId="6A1F9E4C" w14:textId="77777777" w:rsidR="00052750" w:rsidRPr="00B61386" w:rsidRDefault="00052750" w:rsidP="0053043E">
            <w:pPr>
              <w:ind w:left="-92"/>
              <w:rPr>
                <w:rFonts w:asciiTheme="minorHAnsi" w:hAnsiTheme="minorHAnsi" w:cstheme="minorHAnsi"/>
                <w:sz w:val="20"/>
                <w:szCs w:val="20"/>
              </w:rPr>
            </w:pPr>
            <w:r w:rsidRPr="00B61386">
              <w:rPr>
                <w:rFonts w:asciiTheme="minorHAnsi" w:hAnsiTheme="minorHAnsi" w:cstheme="minorHAnsi"/>
                <w:sz w:val="20"/>
                <w:szCs w:val="20"/>
              </w:rPr>
              <w:t>Asuransi Jiwa Berjangka</w:t>
            </w:r>
          </w:p>
        </w:tc>
        <w:tc>
          <w:tcPr>
            <w:tcW w:w="1203" w:type="dxa"/>
            <w:gridSpan w:val="11"/>
            <w:vMerge/>
            <w:tcPrChange w:id="17" w:author="Aswin Nabila" w:date="2026-04-30T09:25:00Z" w16du:dateUtc="2026-04-30T02:25:00Z">
              <w:tcPr>
                <w:tcW w:w="1203" w:type="dxa"/>
                <w:gridSpan w:val="10"/>
                <w:vMerge/>
              </w:tcPr>
            </w:tcPrChange>
          </w:tcPr>
          <w:p w14:paraId="5A08C0F8" w14:textId="77777777" w:rsidR="00052750" w:rsidRPr="00B61386" w:rsidRDefault="00052750" w:rsidP="0053043E">
            <w:pPr>
              <w:ind w:left="-70"/>
              <w:rPr>
                <w:rFonts w:asciiTheme="minorHAnsi" w:hAnsiTheme="minorHAnsi" w:cstheme="minorHAnsi"/>
                <w:b/>
                <w:sz w:val="20"/>
                <w:szCs w:val="20"/>
              </w:rPr>
            </w:pPr>
          </w:p>
        </w:tc>
        <w:tc>
          <w:tcPr>
            <w:tcW w:w="280" w:type="dxa"/>
            <w:gridSpan w:val="2"/>
            <w:tcPrChange w:id="18" w:author="Aswin Nabila" w:date="2026-04-30T09:25:00Z" w16du:dateUtc="2026-04-30T02:25:00Z">
              <w:tcPr>
                <w:tcW w:w="280" w:type="dxa"/>
                <w:gridSpan w:val="2"/>
              </w:tcPr>
            </w:tcPrChange>
          </w:tcPr>
          <w:p w14:paraId="1CDFD17F" w14:textId="77777777" w:rsidR="00052750" w:rsidRPr="00B61386" w:rsidRDefault="00052750" w:rsidP="0053043E">
            <w:pPr>
              <w:ind w:left="-156" w:firstLine="65"/>
              <w:rPr>
                <w:rFonts w:asciiTheme="minorHAnsi" w:hAnsiTheme="minorHAnsi" w:cstheme="minorHAnsi"/>
                <w:sz w:val="20"/>
                <w:szCs w:val="20"/>
              </w:rPr>
            </w:pPr>
          </w:p>
          <w:p w14:paraId="5174C216" w14:textId="77777777" w:rsidR="00052750" w:rsidRPr="00B61386" w:rsidRDefault="00052750" w:rsidP="0053043E">
            <w:pPr>
              <w:ind w:left="-156" w:firstLine="65"/>
              <w:rPr>
                <w:rFonts w:asciiTheme="minorHAnsi" w:hAnsiTheme="minorHAnsi" w:cstheme="minorHAnsi"/>
                <w:sz w:val="20"/>
                <w:szCs w:val="20"/>
              </w:rPr>
            </w:pPr>
          </w:p>
        </w:tc>
        <w:tc>
          <w:tcPr>
            <w:tcW w:w="3857" w:type="dxa"/>
            <w:gridSpan w:val="12"/>
            <w:vMerge/>
            <w:tcPrChange w:id="19" w:author="Aswin Nabila" w:date="2026-04-30T09:25:00Z" w16du:dateUtc="2026-04-30T02:25:00Z">
              <w:tcPr>
                <w:tcW w:w="3856" w:type="dxa"/>
                <w:gridSpan w:val="14"/>
                <w:vMerge/>
              </w:tcPr>
            </w:tcPrChange>
          </w:tcPr>
          <w:p w14:paraId="0746B4BD" w14:textId="77777777" w:rsidR="00052750" w:rsidRPr="00B61386" w:rsidRDefault="00052750" w:rsidP="0053043E">
            <w:pPr>
              <w:ind w:left="-117"/>
              <w:jc w:val="both"/>
              <w:rPr>
                <w:rFonts w:asciiTheme="minorHAnsi" w:hAnsiTheme="minorHAnsi" w:cstheme="minorHAnsi"/>
                <w:sz w:val="20"/>
                <w:szCs w:val="20"/>
              </w:rPr>
            </w:pPr>
          </w:p>
        </w:tc>
      </w:tr>
      <w:tr w:rsidR="00052750" w:rsidRPr="00B61386" w14:paraId="1657443F" w14:textId="77777777" w:rsidTr="00E05CFE">
        <w:trPr>
          <w:trHeight w:val="283"/>
          <w:trPrChange w:id="20" w:author="Aswin Nabila" w:date="2026-04-30T09:32:00Z" w16du:dateUtc="2026-04-30T02:32:00Z">
            <w:trPr>
              <w:gridBefore w:val="1"/>
              <w:trHeight w:val="281"/>
            </w:trPr>
          </w:trPrChange>
        </w:trPr>
        <w:tc>
          <w:tcPr>
            <w:tcW w:w="10801" w:type="dxa"/>
            <w:gridSpan w:val="45"/>
            <w:shd w:val="clear" w:color="auto" w:fill="000000" w:themeFill="text1"/>
            <w:tcPrChange w:id="21" w:author="Aswin Nabila" w:date="2026-04-30T09:32:00Z" w16du:dateUtc="2026-04-30T02:32:00Z">
              <w:tcPr>
                <w:tcW w:w="10800" w:type="dxa"/>
                <w:gridSpan w:val="46"/>
                <w:shd w:val="clear" w:color="auto" w:fill="000000" w:themeFill="text1"/>
              </w:tcPr>
            </w:tcPrChange>
          </w:tcPr>
          <w:p w14:paraId="11B6368C" w14:textId="77777777" w:rsidR="00052750" w:rsidRPr="00B61386" w:rsidRDefault="00052750" w:rsidP="0053043E">
            <w:pPr>
              <w:jc w:val="center"/>
              <w:rPr>
                <w:rFonts w:asciiTheme="minorHAnsi" w:hAnsiTheme="minorHAnsi" w:cstheme="minorHAnsi"/>
                <w:b/>
                <w:color w:val="FFFFFF" w:themeColor="background1"/>
                <w:sz w:val="20"/>
                <w:szCs w:val="20"/>
              </w:rPr>
            </w:pPr>
            <w:r w:rsidRPr="00B61386">
              <w:rPr>
                <w:rFonts w:asciiTheme="minorHAnsi" w:hAnsiTheme="minorHAnsi" w:cstheme="minorHAnsi"/>
                <w:b/>
                <w:color w:val="FFFFFF" w:themeColor="background1"/>
                <w:sz w:val="20"/>
                <w:szCs w:val="20"/>
              </w:rPr>
              <w:t>Fitur Utama Asuransi Jiwa</w:t>
            </w:r>
          </w:p>
        </w:tc>
      </w:tr>
      <w:tr w:rsidR="00052750" w:rsidRPr="00B61386" w14:paraId="2C9C3821" w14:textId="77777777" w:rsidTr="000F6E7E">
        <w:trPr>
          <w:trHeight w:val="152"/>
          <w:trPrChange w:id="22" w:author="Aswin Nabila" w:date="2026-04-30T09:25:00Z" w16du:dateUtc="2026-04-30T02:25:00Z">
            <w:trPr>
              <w:gridBefore w:val="1"/>
              <w:trHeight w:val="152"/>
            </w:trPr>
          </w:trPrChange>
        </w:trPr>
        <w:tc>
          <w:tcPr>
            <w:tcW w:w="1556" w:type="dxa"/>
            <w:gridSpan w:val="4"/>
            <w:tcPrChange w:id="23" w:author="Aswin Nabila" w:date="2026-04-30T09:25:00Z" w16du:dateUtc="2026-04-30T02:25:00Z">
              <w:tcPr>
                <w:tcW w:w="1556" w:type="dxa"/>
                <w:gridSpan w:val="4"/>
              </w:tcPr>
            </w:tcPrChange>
          </w:tcPr>
          <w:p w14:paraId="08351363" w14:textId="77777777" w:rsidR="00052750" w:rsidRPr="00B61386" w:rsidRDefault="00052750" w:rsidP="0053043E">
            <w:pPr>
              <w:ind w:left="-61"/>
              <w:rPr>
                <w:rFonts w:asciiTheme="minorHAnsi" w:hAnsiTheme="minorHAnsi" w:cstheme="minorHAnsi"/>
                <w:sz w:val="8"/>
                <w:szCs w:val="20"/>
              </w:rPr>
            </w:pPr>
          </w:p>
        </w:tc>
        <w:tc>
          <w:tcPr>
            <w:tcW w:w="2648" w:type="dxa"/>
            <w:gridSpan w:val="9"/>
            <w:tcPrChange w:id="24" w:author="Aswin Nabila" w:date="2026-04-30T09:25:00Z" w16du:dateUtc="2026-04-30T02:25:00Z">
              <w:tcPr>
                <w:tcW w:w="2648" w:type="dxa"/>
                <w:gridSpan w:val="10"/>
              </w:tcPr>
            </w:tcPrChange>
          </w:tcPr>
          <w:p w14:paraId="77355F0E" w14:textId="77777777" w:rsidR="00052750" w:rsidRPr="00B61386" w:rsidRDefault="00052750" w:rsidP="0053043E">
            <w:pPr>
              <w:ind w:left="-123"/>
              <w:rPr>
                <w:rFonts w:asciiTheme="minorHAnsi" w:hAnsiTheme="minorHAnsi" w:cstheme="minorHAnsi"/>
                <w:sz w:val="20"/>
                <w:szCs w:val="20"/>
              </w:rPr>
            </w:pPr>
          </w:p>
        </w:tc>
        <w:tc>
          <w:tcPr>
            <w:tcW w:w="2288" w:type="dxa"/>
            <w:gridSpan w:val="16"/>
            <w:tcPrChange w:id="25" w:author="Aswin Nabila" w:date="2026-04-30T09:25:00Z" w16du:dateUtc="2026-04-30T02:25:00Z">
              <w:tcPr>
                <w:tcW w:w="2288" w:type="dxa"/>
                <w:gridSpan w:val="14"/>
              </w:tcPr>
            </w:tcPrChange>
          </w:tcPr>
          <w:p w14:paraId="558C8EBA" w14:textId="77777777" w:rsidR="00052750" w:rsidRPr="00B61386" w:rsidRDefault="00052750" w:rsidP="0053043E">
            <w:pPr>
              <w:ind w:left="-70"/>
              <w:rPr>
                <w:rFonts w:asciiTheme="minorHAnsi" w:hAnsiTheme="minorHAnsi" w:cstheme="minorHAnsi"/>
                <w:sz w:val="20"/>
                <w:szCs w:val="20"/>
              </w:rPr>
            </w:pPr>
          </w:p>
        </w:tc>
        <w:tc>
          <w:tcPr>
            <w:tcW w:w="3724" w:type="dxa"/>
            <w:gridSpan w:val="14"/>
            <w:tcPrChange w:id="26" w:author="Aswin Nabila" w:date="2026-04-30T09:25:00Z" w16du:dateUtc="2026-04-30T02:25:00Z">
              <w:tcPr>
                <w:tcW w:w="3724" w:type="dxa"/>
                <w:gridSpan w:val="15"/>
              </w:tcPr>
            </w:tcPrChange>
          </w:tcPr>
          <w:p w14:paraId="0C4C4C1E" w14:textId="77777777" w:rsidR="00052750" w:rsidRPr="00B61386" w:rsidRDefault="00052750" w:rsidP="0053043E">
            <w:pPr>
              <w:ind w:left="-156" w:firstLine="65"/>
              <w:rPr>
                <w:rFonts w:asciiTheme="minorHAnsi" w:hAnsiTheme="minorHAnsi" w:cstheme="minorHAnsi"/>
                <w:sz w:val="20"/>
                <w:szCs w:val="20"/>
              </w:rPr>
            </w:pPr>
          </w:p>
        </w:tc>
        <w:tc>
          <w:tcPr>
            <w:tcW w:w="585" w:type="dxa"/>
            <w:gridSpan w:val="2"/>
            <w:tcPrChange w:id="27" w:author="Aswin Nabila" w:date="2026-04-30T09:25:00Z" w16du:dateUtc="2026-04-30T02:25:00Z">
              <w:tcPr>
                <w:tcW w:w="584" w:type="dxa"/>
                <w:gridSpan w:val="3"/>
              </w:tcPr>
            </w:tcPrChange>
          </w:tcPr>
          <w:p w14:paraId="6610C681" w14:textId="77777777" w:rsidR="00052750" w:rsidRPr="00B61386" w:rsidRDefault="00052750" w:rsidP="0053043E">
            <w:pPr>
              <w:ind w:left="-117"/>
              <w:jc w:val="both"/>
              <w:rPr>
                <w:rFonts w:asciiTheme="minorHAnsi" w:hAnsiTheme="minorHAnsi" w:cstheme="minorHAnsi"/>
                <w:sz w:val="20"/>
                <w:szCs w:val="20"/>
              </w:rPr>
            </w:pPr>
          </w:p>
        </w:tc>
      </w:tr>
      <w:tr w:rsidR="001279F2" w:rsidRPr="00B61386" w14:paraId="5C0D02B9" w14:textId="77777777" w:rsidTr="000F6E7E">
        <w:trPr>
          <w:trHeight w:val="1233"/>
          <w:trPrChange w:id="28" w:author="Aswin Nabila" w:date="2026-04-30T09:25:00Z" w16du:dateUtc="2026-04-30T02:25:00Z">
            <w:trPr>
              <w:gridBefore w:val="1"/>
              <w:trHeight w:val="1233"/>
            </w:trPr>
          </w:trPrChange>
        </w:trPr>
        <w:tc>
          <w:tcPr>
            <w:tcW w:w="1556" w:type="dxa"/>
            <w:gridSpan w:val="4"/>
            <w:vMerge w:val="restart"/>
            <w:tcBorders>
              <w:right w:val="single" w:sz="4" w:space="0" w:color="auto"/>
            </w:tcBorders>
            <w:vAlign w:val="center"/>
            <w:tcPrChange w:id="29" w:author="Aswin Nabila" w:date="2026-04-30T09:25:00Z" w16du:dateUtc="2026-04-30T02:25:00Z">
              <w:tcPr>
                <w:tcW w:w="1556" w:type="dxa"/>
                <w:gridSpan w:val="4"/>
                <w:vMerge w:val="restart"/>
                <w:tcBorders>
                  <w:right w:val="single" w:sz="4" w:space="0" w:color="auto"/>
                </w:tcBorders>
                <w:vAlign w:val="center"/>
              </w:tcPr>
            </w:tcPrChange>
          </w:tcPr>
          <w:p w14:paraId="002207BC" w14:textId="77777777" w:rsidR="001279F2" w:rsidRPr="00B61386" w:rsidRDefault="001279F2" w:rsidP="001279F2">
            <w:pPr>
              <w:ind w:left="-47"/>
              <w:rPr>
                <w:rFonts w:asciiTheme="minorHAnsi" w:hAnsiTheme="minorHAnsi" w:cstheme="minorHAnsi"/>
                <w:b/>
                <w:sz w:val="20"/>
                <w:szCs w:val="20"/>
              </w:rPr>
            </w:pPr>
            <w:r w:rsidRPr="00B61386">
              <w:rPr>
                <w:rFonts w:asciiTheme="minorHAnsi" w:hAnsiTheme="minorHAnsi" w:cstheme="minorHAnsi"/>
                <w:b/>
                <w:sz w:val="20"/>
                <w:szCs w:val="20"/>
              </w:rPr>
              <w:t>Usia Masuk Tertanggung/ Peserta*</w:t>
            </w:r>
          </w:p>
        </w:tc>
        <w:tc>
          <w:tcPr>
            <w:tcW w:w="3570" w:type="dxa"/>
            <w:gridSpan w:val="13"/>
            <w:tcBorders>
              <w:top w:val="single" w:sz="4" w:space="0" w:color="auto"/>
              <w:left w:val="single" w:sz="4" w:space="0" w:color="auto"/>
              <w:bottom w:val="single" w:sz="4" w:space="0" w:color="auto"/>
              <w:right w:val="single" w:sz="4" w:space="0" w:color="auto"/>
            </w:tcBorders>
            <w:tcPrChange w:id="30" w:author="Aswin Nabila" w:date="2026-04-30T09:25:00Z" w16du:dateUtc="2026-04-30T02:25:00Z">
              <w:tcPr>
                <w:tcW w:w="3570" w:type="dxa"/>
                <w:gridSpan w:val="14"/>
                <w:tcBorders>
                  <w:top w:val="single" w:sz="4" w:space="0" w:color="auto"/>
                  <w:left w:val="single" w:sz="4" w:space="0" w:color="auto"/>
                  <w:bottom w:val="single" w:sz="4" w:space="0" w:color="auto"/>
                  <w:right w:val="single" w:sz="4" w:space="0" w:color="auto"/>
                </w:tcBorders>
              </w:tcPr>
            </w:tcPrChange>
          </w:tcPr>
          <w:p w14:paraId="441CDB84" w14:textId="77777777" w:rsidR="001279F2" w:rsidRPr="00DB4026" w:rsidRDefault="001279F2" w:rsidP="001279F2">
            <w:pPr>
              <w:tabs>
                <w:tab w:val="left" w:pos="1604"/>
              </w:tabs>
              <w:ind w:left="-46"/>
              <w:jc w:val="both"/>
              <w:rPr>
                <w:rFonts w:asciiTheme="minorHAnsi" w:hAnsiTheme="minorHAnsi" w:cstheme="minorHAnsi"/>
                <w:i/>
                <w:iCs/>
                <w:color w:val="5B9BD5" w:themeColor="accent5"/>
                <w:sz w:val="20"/>
                <w:szCs w:val="20"/>
                <w:highlight w:val="yellow"/>
              </w:rPr>
            </w:pPr>
            <w:r>
              <w:rPr>
                <w:rFonts w:asciiTheme="minorHAnsi" w:hAnsiTheme="minorHAnsi" w:cstheme="minorHAnsi"/>
                <w:sz w:val="20"/>
                <w:szCs w:val="20"/>
              </w:rPr>
              <w:t xml:space="preserve"> </w:t>
            </w:r>
            <w:r w:rsidRPr="00DB4026">
              <w:rPr>
                <w:rFonts w:asciiTheme="minorHAnsi" w:hAnsiTheme="minorHAnsi" w:cstheme="minorHAnsi"/>
                <w:i/>
                <w:iCs/>
                <w:color w:val="5B9BD5" w:themeColor="accent5"/>
                <w:sz w:val="20"/>
                <w:szCs w:val="20"/>
                <w:highlight w:val="yellow"/>
              </w:rPr>
              <w:t>[Insuredage]</w:t>
            </w:r>
          </w:p>
          <w:p w14:paraId="221E3451" w14:textId="77777777" w:rsidR="001279F2" w:rsidRPr="00B33679" w:rsidRDefault="001279F2" w:rsidP="001279F2">
            <w:pPr>
              <w:tabs>
                <w:tab w:val="left" w:pos="1604"/>
              </w:tabs>
              <w:ind w:left="-46"/>
              <w:jc w:val="both"/>
              <w:rPr>
                <w:rFonts w:asciiTheme="minorHAnsi" w:hAnsiTheme="minorHAnsi" w:cstheme="minorHAnsi"/>
                <w:sz w:val="16"/>
                <w:szCs w:val="16"/>
              </w:rPr>
            </w:pPr>
          </w:p>
          <w:p w14:paraId="25C82117" w14:textId="7BC9C756" w:rsidR="001279F2" w:rsidRPr="00B61386" w:rsidRDefault="001279F2" w:rsidP="001279F2">
            <w:pPr>
              <w:tabs>
                <w:tab w:val="left" w:pos="1604"/>
              </w:tabs>
              <w:ind w:left="-46"/>
              <w:jc w:val="both"/>
              <w:rPr>
                <w:rFonts w:asciiTheme="minorHAnsi" w:hAnsiTheme="minorHAnsi" w:cstheme="minorHAnsi"/>
                <w:sz w:val="20"/>
                <w:szCs w:val="20"/>
              </w:rPr>
            </w:pPr>
            <w:r w:rsidRPr="00B33679">
              <w:rPr>
                <w:rFonts w:asciiTheme="minorHAnsi" w:hAnsiTheme="minorHAnsi" w:cstheme="minorHAnsi"/>
                <w:sz w:val="16"/>
                <w:szCs w:val="16"/>
              </w:rPr>
              <w:t>*Perhitungan usia menggunakan metode ulang tahun terdekat (</w:t>
            </w:r>
            <w:r w:rsidRPr="00B33679">
              <w:rPr>
                <w:rFonts w:asciiTheme="minorHAnsi" w:hAnsiTheme="minorHAnsi" w:cstheme="minorHAnsi"/>
                <w:i/>
                <w:sz w:val="16"/>
                <w:szCs w:val="16"/>
              </w:rPr>
              <w:t>nearest birthday</w:t>
            </w:r>
            <w:r w:rsidRPr="00B33679">
              <w:rPr>
                <w:rFonts w:asciiTheme="minorHAnsi" w:hAnsiTheme="minorHAnsi" w:cstheme="minorHAnsi"/>
                <w:sz w:val="16"/>
                <w:szCs w:val="16"/>
              </w:rPr>
              <w:t>)</w:t>
            </w:r>
          </w:p>
        </w:tc>
        <w:tc>
          <w:tcPr>
            <w:tcW w:w="1443" w:type="dxa"/>
            <w:gridSpan w:val="13"/>
            <w:vMerge w:val="restart"/>
            <w:tcBorders>
              <w:left w:val="single" w:sz="4" w:space="0" w:color="auto"/>
              <w:right w:val="single" w:sz="4" w:space="0" w:color="auto"/>
            </w:tcBorders>
            <w:tcPrChange w:id="31" w:author="Aswin Nabila" w:date="2026-04-30T09:25:00Z" w16du:dateUtc="2026-04-30T02:25:00Z">
              <w:tcPr>
                <w:tcW w:w="1443" w:type="dxa"/>
                <w:gridSpan w:val="11"/>
                <w:vMerge w:val="restart"/>
                <w:tcBorders>
                  <w:left w:val="single" w:sz="4" w:space="0" w:color="auto"/>
                  <w:right w:val="single" w:sz="4" w:space="0" w:color="auto"/>
                </w:tcBorders>
              </w:tcPr>
            </w:tcPrChange>
          </w:tcPr>
          <w:p w14:paraId="09AA46A7" w14:textId="77777777" w:rsidR="001279F2" w:rsidRPr="00B61386" w:rsidRDefault="001279F2" w:rsidP="001279F2">
            <w:pPr>
              <w:ind w:left="-17"/>
              <w:rPr>
                <w:rFonts w:asciiTheme="minorHAnsi" w:hAnsiTheme="minorHAnsi" w:cstheme="minorHAnsi"/>
                <w:b/>
                <w:sz w:val="20"/>
                <w:szCs w:val="20"/>
              </w:rPr>
            </w:pPr>
          </w:p>
          <w:p w14:paraId="6465193B" w14:textId="77777777" w:rsidR="001279F2" w:rsidRPr="00B61386" w:rsidRDefault="001279F2" w:rsidP="001279F2">
            <w:pPr>
              <w:rPr>
                <w:rFonts w:asciiTheme="minorHAnsi" w:hAnsiTheme="minorHAnsi" w:cstheme="minorHAnsi"/>
                <w:b/>
                <w:sz w:val="20"/>
                <w:szCs w:val="20"/>
              </w:rPr>
            </w:pPr>
          </w:p>
          <w:p w14:paraId="1585DEDA" w14:textId="77777777" w:rsidR="001279F2" w:rsidRPr="00B61386" w:rsidRDefault="001279F2" w:rsidP="001279F2">
            <w:pPr>
              <w:rPr>
                <w:rFonts w:asciiTheme="minorHAnsi" w:hAnsiTheme="minorHAnsi" w:cstheme="minorHAnsi"/>
                <w:b/>
                <w:sz w:val="20"/>
                <w:szCs w:val="20"/>
              </w:rPr>
            </w:pPr>
            <w:r w:rsidRPr="00B61386">
              <w:rPr>
                <w:rFonts w:asciiTheme="minorHAnsi" w:hAnsiTheme="minorHAnsi" w:cstheme="minorHAnsi"/>
                <w:b/>
                <w:sz w:val="20"/>
                <w:szCs w:val="20"/>
              </w:rPr>
              <w:t>Premi*</w:t>
            </w:r>
          </w:p>
          <w:p w14:paraId="4BC312AF" w14:textId="77777777" w:rsidR="001279F2" w:rsidRPr="00B61386" w:rsidRDefault="001279F2" w:rsidP="001279F2">
            <w:pPr>
              <w:rPr>
                <w:rFonts w:asciiTheme="minorHAnsi" w:hAnsiTheme="minorHAnsi" w:cstheme="minorHAnsi"/>
                <w:b/>
                <w:sz w:val="20"/>
                <w:szCs w:val="20"/>
              </w:rPr>
            </w:pPr>
          </w:p>
          <w:p w14:paraId="15B093FA" w14:textId="77777777" w:rsidR="001279F2" w:rsidRPr="00B61386" w:rsidRDefault="001279F2" w:rsidP="001279F2">
            <w:pPr>
              <w:rPr>
                <w:rFonts w:asciiTheme="minorHAnsi" w:hAnsiTheme="minorHAnsi" w:cstheme="minorHAnsi"/>
                <w:b/>
                <w:sz w:val="20"/>
                <w:szCs w:val="20"/>
              </w:rPr>
            </w:pPr>
          </w:p>
          <w:p w14:paraId="32298D7A" w14:textId="77777777" w:rsidR="001279F2" w:rsidRPr="00B61386" w:rsidRDefault="001279F2" w:rsidP="001279F2">
            <w:pPr>
              <w:rPr>
                <w:rFonts w:asciiTheme="minorHAnsi" w:hAnsiTheme="minorHAnsi" w:cstheme="minorHAnsi"/>
                <w:b/>
                <w:sz w:val="20"/>
                <w:szCs w:val="20"/>
              </w:rPr>
            </w:pPr>
          </w:p>
          <w:p w14:paraId="7F2548E0" w14:textId="77777777" w:rsidR="001279F2" w:rsidRPr="00B61386" w:rsidRDefault="001279F2" w:rsidP="001279F2">
            <w:pPr>
              <w:rPr>
                <w:rFonts w:asciiTheme="minorHAnsi" w:hAnsiTheme="minorHAnsi" w:cstheme="minorHAnsi"/>
                <w:b/>
                <w:sz w:val="20"/>
                <w:szCs w:val="20"/>
              </w:rPr>
            </w:pPr>
            <w:r w:rsidRPr="00B61386">
              <w:rPr>
                <w:rFonts w:asciiTheme="minorHAnsi" w:hAnsiTheme="minorHAnsi" w:cstheme="minorHAnsi"/>
                <w:b/>
                <w:sz w:val="20"/>
                <w:szCs w:val="20"/>
              </w:rPr>
              <w:t>Masa Asuransi</w:t>
            </w:r>
          </w:p>
          <w:p w14:paraId="5469A51F" w14:textId="77777777" w:rsidR="001279F2" w:rsidRPr="00B61386" w:rsidRDefault="001279F2" w:rsidP="001279F2">
            <w:pPr>
              <w:rPr>
                <w:rFonts w:asciiTheme="minorHAnsi" w:hAnsiTheme="minorHAnsi" w:cstheme="minorHAnsi"/>
                <w:b/>
                <w:sz w:val="20"/>
                <w:szCs w:val="20"/>
              </w:rPr>
            </w:pPr>
          </w:p>
          <w:p w14:paraId="73F077E4" w14:textId="33A755D0" w:rsidR="001279F2" w:rsidRPr="00B61386" w:rsidDel="000F6E7E" w:rsidRDefault="001279F2" w:rsidP="001279F2">
            <w:pPr>
              <w:rPr>
                <w:del w:id="32" w:author="Aswin Nabila" w:date="2026-04-30T09:26:00Z" w16du:dateUtc="2026-04-30T02:26:00Z"/>
                <w:rFonts w:asciiTheme="minorHAnsi" w:hAnsiTheme="minorHAnsi" w:cstheme="minorHAnsi"/>
                <w:b/>
                <w:sz w:val="20"/>
                <w:szCs w:val="20"/>
              </w:rPr>
            </w:pPr>
          </w:p>
          <w:p w14:paraId="6B3459AA" w14:textId="77777777" w:rsidR="001279F2" w:rsidRPr="00B61386" w:rsidRDefault="001279F2" w:rsidP="001279F2">
            <w:pPr>
              <w:rPr>
                <w:rFonts w:asciiTheme="minorHAnsi" w:hAnsiTheme="minorHAnsi" w:cstheme="minorHAnsi"/>
                <w:b/>
                <w:sz w:val="20"/>
                <w:szCs w:val="20"/>
              </w:rPr>
            </w:pPr>
            <w:r w:rsidRPr="00B61386">
              <w:rPr>
                <w:rFonts w:asciiTheme="minorHAnsi" w:hAnsiTheme="minorHAnsi" w:cstheme="minorHAnsi"/>
                <w:b/>
                <w:sz w:val="20"/>
                <w:szCs w:val="20"/>
              </w:rPr>
              <w:t>Masa Pembayaran Premi</w:t>
            </w:r>
          </w:p>
        </w:tc>
        <w:tc>
          <w:tcPr>
            <w:tcW w:w="3638" w:type="dxa"/>
            <w:gridSpan w:val="12"/>
            <w:tcBorders>
              <w:top w:val="single" w:sz="4" w:space="0" w:color="auto"/>
              <w:left w:val="single" w:sz="4" w:space="0" w:color="auto"/>
              <w:bottom w:val="single" w:sz="4" w:space="0" w:color="auto"/>
              <w:right w:val="single" w:sz="4" w:space="0" w:color="auto"/>
            </w:tcBorders>
            <w:tcPrChange w:id="33" w:author="Aswin Nabila" w:date="2026-04-30T09:25:00Z" w16du:dateUtc="2026-04-30T02:25:00Z">
              <w:tcPr>
                <w:tcW w:w="3638" w:type="dxa"/>
                <w:gridSpan w:val="13"/>
                <w:tcBorders>
                  <w:top w:val="single" w:sz="4" w:space="0" w:color="auto"/>
                  <w:left w:val="single" w:sz="4" w:space="0" w:color="auto"/>
                  <w:bottom w:val="single" w:sz="4" w:space="0" w:color="auto"/>
                  <w:right w:val="single" w:sz="4" w:space="0" w:color="auto"/>
                </w:tcBorders>
              </w:tcPr>
            </w:tcPrChange>
          </w:tcPr>
          <w:p w14:paraId="406198B9" w14:textId="77777777" w:rsidR="001279F2" w:rsidRPr="00DB4026" w:rsidRDefault="001279F2" w:rsidP="001279F2">
            <w:pPr>
              <w:tabs>
                <w:tab w:val="left" w:pos="1604"/>
              </w:tabs>
              <w:ind w:left="-46"/>
              <w:jc w:val="both"/>
              <w:rPr>
                <w:rFonts w:asciiTheme="minorHAnsi" w:hAnsiTheme="minorHAnsi" w:cstheme="minorHAnsi"/>
                <w:i/>
                <w:iCs/>
                <w:color w:val="5B9BD5" w:themeColor="accent5"/>
                <w:sz w:val="20"/>
                <w:szCs w:val="20"/>
                <w:highlight w:val="yellow"/>
              </w:rPr>
            </w:pPr>
            <w:r w:rsidRPr="00B61386">
              <w:rPr>
                <w:rFonts w:asciiTheme="minorHAnsi" w:hAnsiTheme="minorHAnsi" w:cstheme="minorHAnsi"/>
                <w:sz w:val="20"/>
                <w:szCs w:val="20"/>
              </w:rPr>
              <w:t xml:space="preserve"> </w:t>
            </w:r>
            <w:r>
              <w:rPr>
                <w:rFonts w:asciiTheme="minorHAnsi" w:hAnsiTheme="minorHAnsi" w:cstheme="minorHAnsi"/>
                <w:sz w:val="20"/>
                <w:szCs w:val="20"/>
              </w:rPr>
              <w:t xml:space="preserve"> </w:t>
            </w:r>
            <w:r w:rsidRPr="00DB4026">
              <w:rPr>
                <w:rFonts w:asciiTheme="minorHAnsi" w:hAnsiTheme="minorHAnsi" w:cstheme="minorHAnsi"/>
                <w:i/>
                <w:iCs/>
                <w:color w:val="5B9BD5" w:themeColor="accent5"/>
                <w:sz w:val="20"/>
                <w:szCs w:val="20"/>
                <w:highlight w:val="yellow"/>
              </w:rPr>
              <w:t>[Premium]</w:t>
            </w:r>
          </w:p>
          <w:p w14:paraId="7B2CC6D9" w14:textId="77777777" w:rsidR="001279F2" w:rsidRPr="00B33679" w:rsidRDefault="001279F2" w:rsidP="001279F2">
            <w:pPr>
              <w:ind w:left="-45"/>
              <w:jc w:val="both"/>
              <w:rPr>
                <w:rFonts w:asciiTheme="minorHAnsi" w:hAnsiTheme="minorHAnsi" w:cstheme="minorHAnsi"/>
                <w:sz w:val="20"/>
                <w:szCs w:val="20"/>
              </w:rPr>
            </w:pPr>
          </w:p>
          <w:p w14:paraId="12E17BF4" w14:textId="7FD56445" w:rsidR="001279F2" w:rsidRPr="00B61386" w:rsidRDefault="001279F2" w:rsidP="001279F2">
            <w:pPr>
              <w:tabs>
                <w:tab w:val="left" w:pos="1604"/>
              </w:tabs>
              <w:ind w:left="-46"/>
              <w:jc w:val="both"/>
              <w:rPr>
                <w:rFonts w:asciiTheme="minorHAnsi" w:hAnsiTheme="minorHAnsi" w:cstheme="minorHAnsi"/>
                <w:sz w:val="20"/>
                <w:szCs w:val="20"/>
              </w:rPr>
            </w:pPr>
            <w:r w:rsidRPr="00B33679">
              <w:rPr>
                <w:rFonts w:asciiTheme="minorHAnsi" w:hAnsiTheme="minorHAnsi" w:cstheme="minorHAnsi"/>
                <w:sz w:val="16"/>
                <w:szCs w:val="16"/>
              </w:rPr>
              <w:t>*Besaran Premi akan disesuaikan dengan usia masuk dan manfaat yang dipilih Tertanggung/Peserta.</w:t>
            </w:r>
          </w:p>
        </w:tc>
        <w:tc>
          <w:tcPr>
            <w:tcW w:w="594" w:type="dxa"/>
            <w:gridSpan w:val="3"/>
            <w:vMerge w:val="restart"/>
            <w:tcBorders>
              <w:left w:val="single" w:sz="4" w:space="0" w:color="auto"/>
            </w:tcBorders>
            <w:tcPrChange w:id="34" w:author="Aswin Nabila" w:date="2026-04-30T09:25:00Z" w16du:dateUtc="2026-04-30T02:25:00Z">
              <w:tcPr>
                <w:tcW w:w="593" w:type="dxa"/>
                <w:gridSpan w:val="4"/>
                <w:vMerge w:val="restart"/>
                <w:tcBorders>
                  <w:left w:val="single" w:sz="4" w:space="0" w:color="auto"/>
                </w:tcBorders>
              </w:tcPr>
            </w:tcPrChange>
          </w:tcPr>
          <w:p w14:paraId="6F5D0DA3" w14:textId="77777777" w:rsidR="001279F2" w:rsidRPr="00B61386" w:rsidRDefault="001279F2" w:rsidP="001279F2">
            <w:pPr>
              <w:pStyle w:val="ListParagraph"/>
              <w:ind w:left="244"/>
              <w:jc w:val="both"/>
              <w:rPr>
                <w:rFonts w:asciiTheme="minorHAnsi" w:hAnsiTheme="minorHAnsi" w:cstheme="minorHAnsi"/>
                <w:sz w:val="20"/>
                <w:szCs w:val="20"/>
              </w:rPr>
            </w:pPr>
          </w:p>
          <w:p w14:paraId="5FE129CA" w14:textId="77777777" w:rsidR="001279F2" w:rsidRPr="00B61386" w:rsidRDefault="001279F2" w:rsidP="001279F2"/>
        </w:tc>
      </w:tr>
      <w:tr w:rsidR="001279F2" w:rsidRPr="00B61386" w14:paraId="3FD10F00" w14:textId="77777777" w:rsidTr="000F6E7E">
        <w:trPr>
          <w:trHeight w:val="85"/>
          <w:trPrChange w:id="35" w:author="Aswin Nabila" w:date="2026-04-30T09:25:00Z" w16du:dateUtc="2026-04-30T02:25:00Z">
            <w:trPr>
              <w:gridBefore w:val="1"/>
              <w:trHeight w:val="85"/>
            </w:trPr>
          </w:trPrChange>
        </w:trPr>
        <w:tc>
          <w:tcPr>
            <w:tcW w:w="1556" w:type="dxa"/>
            <w:gridSpan w:val="4"/>
            <w:vMerge/>
            <w:tcBorders>
              <w:bottom w:val="nil"/>
              <w:right w:val="nil"/>
            </w:tcBorders>
            <w:vAlign w:val="center"/>
            <w:tcPrChange w:id="36" w:author="Aswin Nabila" w:date="2026-04-30T09:25:00Z" w16du:dateUtc="2026-04-30T02:25:00Z">
              <w:tcPr>
                <w:tcW w:w="1556" w:type="dxa"/>
                <w:gridSpan w:val="4"/>
                <w:vMerge/>
                <w:tcBorders>
                  <w:bottom w:val="nil"/>
                  <w:right w:val="nil"/>
                </w:tcBorders>
                <w:vAlign w:val="center"/>
              </w:tcPr>
            </w:tcPrChange>
          </w:tcPr>
          <w:p w14:paraId="7A2E52F6" w14:textId="77777777" w:rsidR="001279F2" w:rsidRPr="00B61386" w:rsidRDefault="001279F2" w:rsidP="001279F2">
            <w:pPr>
              <w:ind w:left="-47"/>
              <w:rPr>
                <w:rFonts w:asciiTheme="minorHAnsi" w:hAnsiTheme="minorHAnsi" w:cstheme="minorHAnsi"/>
                <w:b/>
                <w:sz w:val="20"/>
                <w:szCs w:val="20"/>
              </w:rPr>
            </w:pPr>
          </w:p>
        </w:tc>
        <w:tc>
          <w:tcPr>
            <w:tcW w:w="3570" w:type="dxa"/>
            <w:gridSpan w:val="13"/>
            <w:tcBorders>
              <w:top w:val="single" w:sz="4" w:space="0" w:color="auto"/>
              <w:left w:val="nil"/>
              <w:bottom w:val="single" w:sz="4" w:space="0" w:color="auto"/>
            </w:tcBorders>
            <w:tcPrChange w:id="37" w:author="Aswin Nabila" w:date="2026-04-30T09:25:00Z" w16du:dateUtc="2026-04-30T02:25:00Z">
              <w:tcPr>
                <w:tcW w:w="3570" w:type="dxa"/>
                <w:gridSpan w:val="14"/>
                <w:tcBorders>
                  <w:top w:val="single" w:sz="4" w:space="0" w:color="auto"/>
                  <w:left w:val="nil"/>
                  <w:bottom w:val="single" w:sz="4" w:space="0" w:color="auto"/>
                </w:tcBorders>
              </w:tcPr>
            </w:tcPrChange>
          </w:tcPr>
          <w:p w14:paraId="5E31ACD0" w14:textId="77777777" w:rsidR="001279F2" w:rsidRPr="00B61386" w:rsidRDefault="001279F2" w:rsidP="001279F2">
            <w:pPr>
              <w:tabs>
                <w:tab w:val="left" w:pos="1597"/>
              </w:tabs>
              <w:rPr>
                <w:rFonts w:asciiTheme="minorHAnsi" w:hAnsiTheme="minorHAnsi" w:cstheme="minorHAnsi"/>
                <w:sz w:val="20"/>
                <w:szCs w:val="20"/>
              </w:rPr>
            </w:pPr>
          </w:p>
        </w:tc>
        <w:tc>
          <w:tcPr>
            <w:tcW w:w="1443" w:type="dxa"/>
            <w:gridSpan w:val="13"/>
            <w:vMerge/>
            <w:tcBorders>
              <w:top w:val="single" w:sz="4" w:space="0" w:color="auto"/>
            </w:tcBorders>
            <w:vAlign w:val="center"/>
            <w:tcPrChange w:id="38" w:author="Aswin Nabila" w:date="2026-04-30T09:25:00Z" w16du:dateUtc="2026-04-30T02:25:00Z">
              <w:tcPr>
                <w:tcW w:w="1443" w:type="dxa"/>
                <w:gridSpan w:val="11"/>
                <w:vMerge/>
                <w:tcBorders>
                  <w:top w:val="single" w:sz="4" w:space="0" w:color="auto"/>
                </w:tcBorders>
                <w:vAlign w:val="center"/>
              </w:tcPr>
            </w:tcPrChange>
          </w:tcPr>
          <w:p w14:paraId="32BF94BC" w14:textId="77777777" w:rsidR="001279F2" w:rsidRPr="00B61386" w:rsidRDefault="001279F2" w:rsidP="001279F2">
            <w:pPr>
              <w:ind w:left="-47"/>
              <w:rPr>
                <w:rFonts w:asciiTheme="minorHAnsi" w:hAnsiTheme="minorHAnsi" w:cstheme="minorHAnsi"/>
                <w:b/>
                <w:sz w:val="20"/>
                <w:szCs w:val="20"/>
              </w:rPr>
            </w:pPr>
          </w:p>
        </w:tc>
        <w:tc>
          <w:tcPr>
            <w:tcW w:w="3638" w:type="dxa"/>
            <w:gridSpan w:val="12"/>
            <w:tcBorders>
              <w:top w:val="single" w:sz="4" w:space="0" w:color="auto"/>
              <w:bottom w:val="single" w:sz="4" w:space="0" w:color="auto"/>
            </w:tcBorders>
            <w:tcPrChange w:id="39" w:author="Aswin Nabila" w:date="2026-04-30T09:25:00Z" w16du:dateUtc="2026-04-30T02:25:00Z">
              <w:tcPr>
                <w:tcW w:w="3638" w:type="dxa"/>
                <w:gridSpan w:val="13"/>
                <w:tcBorders>
                  <w:top w:val="single" w:sz="4" w:space="0" w:color="auto"/>
                  <w:bottom w:val="single" w:sz="4" w:space="0" w:color="auto"/>
                </w:tcBorders>
              </w:tcPr>
            </w:tcPrChange>
          </w:tcPr>
          <w:p w14:paraId="7AB9BCB8" w14:textId="77777777" w:rsidR="001279F2" w:rsidRPr="00B61386" w:rsidRDefault="001279F2" w:rsidP="001279F2">
            <w:pPr>
              <w:jc w:val="both"/>
              <w:rPr>
                <w:rFonts w:asciiTheme="minorHAnsi" w:hAnsiTheme="minorHAnsi" w:cstheme="minorHAnsi"/>
                <w:sz w:val="8"/>
                <w:szCs w:val="20"/>
              </w:rPr>
            </w:pPr>
          </w:p>
        </w:tc>
        <w:tc>
          <w:tcPr>
            <w:tcW w:w="594" w:type="dxa"/>
            <w:gridSpan w:val="3"/>
            <w:vMerge/>
            <w:tcPrChange w:id="40" w:author="Aswin Nabila" w:date="2026-04-30T09:25:00Z" w16du:dateUtc="2026-04-30T02:25:00Z">
              <w:tcPr>
                <w:tcW w:w="593" w:type="dxa"/>
                <w:gridSpan w:val="4"/>
                <w:vMerge/>
              </w:tcPr>
            </w:tcPrChange>
          </w:tcPr>
          <w:p w14:paraId="4289E989" w14:textId="77777777" w:rsidR="001279F2" w:rsidRPr="00B61386" w:rsidRDefault="001279F2" w:rsidP="001279F2">
            <w:pPr>
              <w:pStyle w:val="ListParagraph"/>
              <w:numPr>
                <w:ilvl w:val="0"/>
                <w:numId w:val="1"/>
              </w:numPr>
              <w:ind w:left="244" w:hanging="289"/>
              <w:jc w:val="both"/>
              <w:rPr>
                <w:rFonts w:asciiTheme="minorHAnsi" w:hAnsiTheme="minorHAnsi" w:cstheme="minorHAnsi"/>
                <w:sz w:val="20"/>
                <w:szCs w:val="20"/>
              </w:rPr>
            </w:pPr>
          </w:p>
        </w:tc>
      </w:tr>
      <w:tr w:rsidR="001279F2" w:rsidRPr="00B61386" w14:paraId="23914480" w14:textId="77777777" w:rsidTr="000F6E7E">
        <w:trPr>
          <w:trHeight w:val="185"/>
          <w:trPrChange w:id="41" w:author="Aswin Nabila" w:date="2026-04-30T09:25:00Z" w16du:dateUtc="2026-04-30T02:25:00Z">
            <w:trPr>
              <w:gridBefore w:val="1"/>
              <w:trHeight w:val="185"/>
            </w:trPr>
          </w:trPrChange>
        </w:trPr>
        <w:tc>
          <w:tcPr>
            <w:tcW w:w="1556" w:type="dxa"/>
            <w:gridSpan w:val="4"/>
            <w:vMerge w:val="restart"/>
            <w:tcBorders>
              <w:top w:val="nil"/>
              <w:right w:val="single" w:sz="4" w:space="0" w:color="auto"/>
            </w:tcBorders>
            <w:tcPrChange w:id="42" w:author="Aswin Nabila" w:date="2026-04-30T09:25:00Z" w16du:dateUtc="2026-04-30T02:25:00Z">
              <w:tcPr>
                <w:tcW w:w="1556" w:type="dxa"/>
                <w:gridSpan w:val="4"/>
                <w:vMerge w:val="restart"/>
                <w:tcBorders>
                  <w:top w:val="nil"/>
                  <w:right w:val="single" w:sz="4" w:space="0" w:color="auto"/>
                </w:tcBorders>
              </w:tcPr>
            </w:tcPrChange>
          </w:tcPr>
          <w:p w14:paraId="523951DC" w14:textId="64B6776A" w:rsidR="001279F2" w:rsidRPr="00B61386" w:rsidDel="000F6E7E" w:rsidRDefault="001279F2" w:rsidP="001279F2">
            <w:pPr>
              <w:ind w:left="-47"/>
              <w:rPr>
                <w:del w:id="43" w:author="Aswin Nabila" w:date="2026-04-30T09:26:00Z" w16du:dateUtc="2026-04-30T02:26:00Z"/>
                <w:rFonts w:asciiTheme="minorHAnsi" w:hAnsiTheme="minorHAnsi" w:cstheme="minorHAnsi"/>
                <w:b/>
                <w:sz w:val="19"/>
                <w:szCs w:val="19"/>
              </w:rPr>
            </w:pPr>
          </w:p>
          <w:p w14:paraId="7C063D1C" w14:textId="77777777" w:rsidR="001279F2" w:rsidRPr="00B61386" w:rsidRDefault="001279F2" w:rsidP="001279F2">
            <w:pPr>
              <w:ind w:left="-47"/>
              <w:rPr>
                <w:rFonts w:asciiTheme="minorHAnsi" w:hAnsiTheme="minorHAnsi" w:cstheme="minorHAnsi"/>
                <w:b/>
                <w:sz w:val="20"/>
                <w:szCs w:val="20"/>
              </w:rPr>
            </w:pPr>
            <w:r w:rsidRPr="00B61386">
              <w:rPr>
                <w:rFonts w:asciiTheme="minorHAnsi" w:hAnsiTheme="minorHAnsi" w:cstheme="minorHAnsi"/>
                <w:b/>
                <w:sz w:val="20"/>
                <w:szCs w:val="20"/>
              </w:rPr>
              <w:t>Uang Pertanggungan/Manfaat Asuransi*</w:t>
            </w:r>
          </w:p>
        </w:tc>
        <w:tc>
          <w:tcPr>
            <w:tcW w:w="3570" w:type="dxa"/>
            <w:gridSpan w:val="13"/>
            <w:vMerge w:val="restart"/>
            <w:tcBorders>
              <w:top w:val="single" w:sz="4" w:space="0" w:color="auto"/>
              <w:left w:val="single" w:sz="4" w:space="0" w:color="auto"/>
              <w:bottom w:val="single" w:sz="4" w:space="0" w:color="auto"/>
              <w:right w:val="single" w:sz="4" w:space="0" w:color="auto"/>
            </w:tcBorders>
            <w:tcPrChange w:id="44" w:author="Aswin Nabila" w:date="2026-04-30T09:25:00Z" w16du:dateUtc="2026-04-30T02:25:00Z">
              <w:tcPr>
                <w:tcW w:w="3570" w:type="dxa"/>
                <w:gridSpan w:val="14"/>
                <w:vMerge w:val="restart"/>
                <w:tcBorders>
                  <w:top w:val="single" w:sz="4" w:space="0" w:color="auto"/>
                  <w:left w:val="single" w:sz="4" w:space="0" w:color="auto"/>
                  <w:bottom w:val="single" w:sz="4" w:space="0" w:color="auto"/>
                  <w:right w:val="single" w:sz="4" w:space="0" w:color="auto"/>
                </w:tcBorders>
              </w:tcPr>
            </w:tcPrChange>
          </w:tcPr>
          <w:p w14:paraId="21D23271" w14:textId="77777777" w:rsidR="001279F2" w:rsidRPr="00DB4026" w:rsidRDefault="001279F2" w:rsidP="001279F2">
            <w:pPr>
              <w:tabs>
                <w:tab w:val="left" w:pos="1604"/>
              </w:tabs>
              <w:ind w:left="-46"/>
              <w:jc w:val="both"/>
              <w:rPr>
                <w:rFonts w:asciiTheme="minorHAnsi" w:hAnsiTheme="minorHAnsi" w:cstheme="minorHAnsi"/>
                <w:i/>
                <w:iCs/>
                <w:color w:val="5B9BD5" w:themeColor="accent5"/>
                <w:sz w:val="20"/>
                <w:szCs w:val="20"/>
                <w:highlight w:val="yellow"/>
              </w:rPr>
            </w:pPr>
            <w:r w:rsidRPr="00B61386">
              <w:rPr>
                <w:rFonts w:asciiTheme="minorHAnsi" w:hAnsiTheme="minorHAnsi" w:cstheme="minorHAnsi"/>
                <w:sz w:val="20"/>
                <w:szCs w:val="20"/>
              </w:rPr>
              <w:t xml:space="preserve"> </w:t>
            </w:r>
            <w:r>
              <w:rPr>
                <w:rFonts w:asciiTheme="minorHAnsi" w:hAnsiTheme="minorHAnsi" w:cstheme="minorHAnsi"/>
                <w:sz w:val="20"/>
                <w:szCs w:val="20"/>
              </w:rPr>
              <w:t xml:space="preserve"> </w:t>
            </w:r>
            <w:r w:rsidRPr="00DB4026">
              <w:rPr>
                <w:rFonts w:asciiTheme="minorHAnsi" w:hAnsiTheme="minorHAnsi" w:cstheme="minorHAnsi"/>
                <w:i/>
                <w:iCs/>
                <w:color w:val="5B9BD5" w:themeColor="accent5"/>
                <w:sz w:val="20"/>
                <w:szCs w:val="20"/>
                <w:highlight w:val="yellow"/>
              </w:rPr>
              <w:t>[SumAssured]</w:t>
            </w:r>
          </w:p>
          <w:p w14:paraId="17E5D838" w14:textId="77777777" w:rsidR="001279F2" w:rsidRPr="00B33679" w:rsidRDefault="001279F2" w:rsidP="001279F2">
            <w:pPr>
              <w:tabs>
                <w:tab w:val="left" w:pos="1597"/>
              </w:tabs>
              <w:jc w:val="both"/>
              <w:rPr>
                <w:rFonts w:asciiTheme="minorHAnsi" w:hAnsiTheme="minorHAnsi" w:cstheme="minorHAnsi"/>
                <w:sz w:val="20"/>
                <w:szCs w:val="20"/>
              </w:rPr>
            </w:pPr>
          </w:p>
          <w:p w14:paraId="397EE8F3" w14:textId="67A4948A" w:rsidR="001279F2" w:rsidRPr="00B61386" w:rsidRDefault="001279F2" w:rsidP="001279F2">
            <w:pPr>
              <w:tabs>
                <w:tab w:val="left" w:pos="1597"/>
              </w:tabs>
              <w:ind w:left="-46"/>
              <w:jc w:val="both"/>
              <w:rPr>
                <w:rFonts w:asciiTheme="minorHAnsi" w:hAnsiTheme="minorHAnsi" w:cstheme="minorHAnsi"/>
                <w:sz w:val="20"/>
                <w:szCs w:val="20"/>
              </w:rPr>
            </w:pPr>
            <w:r w:rsidRPr="00B33679">
              <w:rPr>
                <w:rFonts w:asciiTheme="minorHAnsi" w:hAnsiTheme="minorHAnsi" w:cstheme="minorHAnsi"/>
                <w:sz w:val="16"/>
                <w:szCs w:val="16"/>
              </w:rPr>
              <w:t>*Tabel Uang Pertanggungan/ Manfaat Asuransi selengkapnya tertera pada bagian Manfaat.</w:t>
            </w:r>
          </w:p>
        </w:tc>
        <w:tc>
          <w:tcPr>
            <w:tcW w:w="1443" w:type="dxa"/>
            <w:gridSpan w:val="13"/>
            <w:vMerge/>
            <w:tcBorders>
              <w:left w:val="single" w:sz="4" w:space="0" w:color="auto"/>
              <w:right w:val="single" w:sz="4" w:space="0" w:color="auto"/>
            </w:tcBorders>
            <w:vAlign w:val="center"/>
            <w:tcPrChange w:id="45" w:author="Aswin Nabila" w:date="2026-04-30T09:25:00Z" w16du:dateUtc="2026-04-30T02:25:00Z">
              <w:tcPr>
                <w:tcW w:w="1443" w:type="dxa"/>
                <w:gridSpan w:val="11"/>
                <w:vMerge/>
                <w:tcBorders>
                  <w:left w:val="single" w:sz="4" w:space="0" w:color="auto"/>
                  <w:right w:val="single" w:sz="4" w:space="0" w:color="auto"/>
                </w:tcBorders>
                <w:vAlign w:val="center"/>
              </w:tcPr>
            </w:tcPrChange>
          </w:tcPr>
          <w:p w14:paraId="54BB7EEE" w14:textId="77777777" w:rsidR="001279F2" w:rsidRPr="00B61386" w:rsidRDefault="001279F2" w:rsidP="001279F2">
            <w:pPr>
              <w:ind w:left="-47"/>
              <w:rPr>
                <w:rFonts w:asciiTheme="minorHAnsi" w:hAnsiTheme="minorHAnsi" w:cstheme="minorHAnsi"/>
                <w:b/>
                <w:sz w:val="20"/>
                <w:szCs w:val="20"/>
              </w:rPr>
            </w:pPr>
          </w:p>
        </w:tc>
        <w:tc>
          <w:tcPr>
            <w:tcW w:w="3638" w:type="dxa"/>
            <w:gridSpan w:val="12"/>
            <w:tcBorders>
              <w:top w:val="single" w:sz="4" w:space="0" w:color="auto"/>
              <w:left w:val="single" w:sz="4" w:space="0" w:color="auto"/>
              <w:bottom w:val="single" w:sz="4" w:space="0" w:color="auto"/>
              <w:right w:val="single" w:sz="4" w:space="0" w:color="auto"/>
            </w:tcBorders>
            <w:tcPrChange w:id="46" w:author="Aswin Nabila" w:date="2026-04-30T09:25:00Z" w16du:dateUtc="2026-04-30T02:25:00Z">
              <w:tcPr>
                <w:tcW w:w="3638" w:type="dxa"/>
                <w:gridSpan w:val="13"/>
                <w:tcBorders>
                  <w:top w:val="single" w:sz="4" w:space="0" w:color="auto"/>
                  <w:left w:val="single" w:sz="4" w:space="0" w:color="auto"/>
                  <w:bottom w:val="single" w:sz="4" w:space="0" w:color="auto"/>
                  <w:right w:val="single" w:sz="4" w:space="0" w:color="auto"/>
                </w:tcBorders>
              </w:tcPr>
            </w:tcPrChange>
          </w:tcPr>
          <w:p w14:paraId="38014355" w14:textId="77777777" w:rsidR="001279F2" w:rsidRPr="00B61386" w:rsidRDefault="001279F2" w:rsidP="001279F2">
            <w:pPr>
              <w:jc w:val="both"/>
              <w:rPr>
                <w:rFonts w:asciiTheme="minorHAnsi" w:hAnsiTheme="minorHAnsi" w:cstheme="minorHAnsi"/>
                <w:i/>
                <w:sz w:val="20"/>
                <w:szCs w:val="20"/>
              </w:rPr>
            </w:pPr>
            <w:r w:rsidRPr="00B61386">
              <w:rPr>
                <w:rFonts w:asciiTheme="minorHAnsi" w:hAnsiTheme="minorHAnsi" w:cstheme="minorHAnsi"/>
                <w:sz w:val="20"/>
                <w:szCs w:val="20"/>
              </w:rPr>
              <w:t>10 Tahun</w:t>
            </w:r>
          </w:p>
        </w:tc>
        <w:tc>
          <w:tcPr>
            <w:tcW w:w="594" w:type="dxa"/>
            <w:gridSpan w:val="3"/>
            <w:vMerge/>
            <w:tcBorders>
              <w:left w:val="single" w:sz="4" w:space="0" w:color="auto"/>
            </w:tcBorders>
            <w:tcPrChange w:id="47" w:author="Aswin Nabila" w:date="2026-04-30T09:25:00Z" w16du:dateUtc="2026-04-30T02:25:00Z">
              <w:tcPr>
                <w:tcW w:w="593" w:type="dxa"/>
                <w:gridSpan w:val="4"/>
                <w:vMerge/>
                <w:tcBorders>
                  <w:left w:val="single" w:sz="4" w:space="0" w:color="auto"/>
                </w:tcBorders>
              </w:tcPr>
            </w:tcPrChange>
          </w:tcPr>
          <w:p w14:paraId="2380E9AD" w14:textId="77777777" w:rsidR="001279F2" w:rsidRPr="00B61386" w:rsidRDefault="001279F2" w:rsidP="001279F2">
            <w:pPr>
              <w:ind w:left="-117"/>
              <w:jc w:val="both"/>
              <w:rPr>
                <w:rFonts w:asciiTheme="minorHAnsi" w:hAnsiTheme="minorHAnsi" w:cstheme="minorHAnsi"/>
                <w:sz w:val="20"/>
                <w:szCs w:val="20"/>
              </w:rPr>
            </w:pPr>
          </w:p>
        </w:tc>
      </w:tr>
      <w:tr w:rsidR="001279F2" w:rsidRPr="00B61386" w14:paraId="0B90FBBB" w14:textId="77777777" w:rsidTr="000F6E7E">
        <w:trPr>
          <w:trHeight w:val="298"/>
          <w:trPrChange w:id="48" w:author="Aswin Nabila" w:date="2026-04-30T09:25:00Z" w16du:dateUtc="2026-04-30T02:25:00Z">
            <w:trPr>
              <w:gridBefore w:val="1"/>
              <w:trHeight w:val="298"/>
            </w:trPr>
          </w:trPrChange>
        </w:trPr>
        <w:tc>
          <w:tcPr>
            <w:tcW w:w="1556" w:type="dxa"/>
            <w:gridSpan w:val="4"/>
            <w:vMerge/>
            <w:tcBorders>
              <w:top w:val="nil"/>
              <w:right w:val="single" w:sz="4" w:space="0" w:color="auto"/>
            </w:tcBorders>
            <w:vAlign w:val="center"/>
            <w:tcPrChange w:id="49" w:author="Aswin Nabila" w:date="2026-04-30T09:25:00Z" w16du:dateUtc="2026-04-30T02:25:00Z">
              <w:tcPr>
                <w:tcW w:w="1556" w:type="dxa"/>
                <w:gridSpan w:val="4"/>
                <w:vMerge/>
                <w:tcBorders>
                  <w:top w:val="nil"/>
                  <w:right w:val="single" w:sz="4" w:space="0" w:color="auto"/>
                </w:tcBorders>
                <w:vAlign w:val="center"/>
              </w:tcPr>
            </w:tcPrChange>
          </w:tcPr>
          <w:p w14:paraId="16FDB440" w14:textId="77777777" w:rsidR="001279F2" w:rsidRPr="00B61386" w:rsidRDefault="001279F2" w:rsidP="001279F2">
            <w:pPr>
              <w:ind w:left="-47"/>
              <w:rPr>
                <w:rFonts w:asciiTheme="minorHAnsi" w:hAnsiTheme="minorHAnsi" w:cstheme="minorHAnsi"/>
                <w:b/>
                <w:sz w:val="20"/>
                <w:szCs w:val="20"/>
              </w:rPr>
            </w:pPr>
          </w:p>
        </w:tc>
        <w:tc>
          <w:tcPr>
            <w:tcW w:w="3570" w:type="dxa"/>
            <w:gridSpan w:val="13"/>
            <w:vMerge/>
            <w:tcBorders>
              <w:top w:val="nil"/>
              <w:left w:val="single" w:sz="4" w:space="0" w:color="auto"/>
              <w:bottom w:val="single" w:sz="4" w:space="0" w:color="auto"/>
              <w:right w:val="single" w:sz="4" w:space="0" w:color="auto"/>
            </w:tcBorders>
            <w:tcPrChange w:id="50" w:author="Aswin Nabila" w:date="2026-04-30T09:25:00Z" w16du:dateUtc="2026-04-30T02:25:00Z">
              <w:tcPr>
                <w:tcW w:w="3570" w:type="dxa"/>
                <w:gridSpan w:val="14"/>
                <w:vMerge/>
                <w:tcBorders>
                  <w:top w:val="nil"/>
                  <w:left w:val="single" w:sz="4" w:space="0" w:color="auto"/>
                  <w:bottom w:val="single" w:sz="4" w:space="0" w:color="auto"/>
                  <w:right w:val="single" w:sz="4" w:space="0" w:color="auto"/>
                </w:tcBorders>
              </w:tcPr>
            </w:tcPrChange>
          </w:tcPr>
          <w:p w14:paraId="1DF8B53F" w14:textId="77777777" w:rsidR="001279F2" w:rsidRPr="00B61386" w:rsidRDefault="001279F2" w:rsidP="001279F2">
            <w:pPr>
              <w:tabs>
                <w:tab w:val="left" w:pos="1597"/>
              </w:tabs>
              <w:ind w:left="-45"/>
              <w:jc w:val="both"/>
              <w:rPr>
                <w:rFonts w:asciiTheme="minorHAnsi" w:hAnsiTheme="minorHAnsi" w:cstheme="minorHAnsi"/>
                <w:sz w:val="8"/>
                <w:szCs w:val="20"/>
              </w:rPr>
            </w:pPr>
          </w:p>
        </w:tc>
        <w:tc>
          <w:tcPr>
            <w:tcW w:w="1443" w:type="dxa"/>
            <w:gridSpan w:val="13"/>
            <w:vMerge/>
            <w:tcBorders>
              <w:left w:val="single" w:sz="4" w:space="0" w:color="auto"/>
            </w:tcBorders>
            <w:vAlign w:val="center"/>
            <w:tcPrChange w:id="51" w:author="Aswin Nabila" w:date="2026-04-30T09:25:00Z" w16du:dateUtc="2026-04-30T02:25:00Z">
              <w:tcPr>
                <w:tcW w:w="1443" w:type="dxa"/>
                <w:gridSpan w:val="11"/>
                <w:vMerge/>
                <w:tcBorders>
                  <w:left w:val="single" w:sz="4" w:space="0" w:color="auto"/>
                </w:tcBorders>
                <w:vAlign w:val="center"/>
              </w:tcPr>
            </w:tcPrChange>
          </w:tcPr>
          <w:p w14:paraId="694DFBFD" w14:textId="77777777" w:rsidR="001279F2" w:rsidRPr="00B61386" w:rsidRDefault="001279F2" w:rsidP="001279F2">
            <w:pPr>
              <w:ind w:left="-47"/>
              <w:rPr>
                <w:rFonts w:asciiTheme="minorHAnsi" w:hAnsiTheme="minorHAnsi" w:cstheme="minorHAnsi"/>
                <w:b/>
                <w:sz w:val="20"/>
                <w:szCs w:val="20"/>
              </w:rPr>
            </w:pPr>
          </w:p>
        </w:tc>
        <w:tc>
          <w:tcPr>
            <w:tcW w:w="3638" w:type="dxa"/>
            <w:gridSpan w:val="12"/>
            <w:tcBorders>
              <w:top w:val="single" w:sz="4" w:space="0" w:color="auto"/>
              <w:bottom w:val="single" w:sz="4" w:space="0" w:color="auto"/>
            </w:tcBorders>
            <w:tcPrChange w:id="52" w:author="Aswin Nabila" w:date="2026-04-30T09:25:00Z" w16du:dateUtc="2026-04-30T02:25:00Z">
              <w:tcPr>
                <w:tcW w:w="3638" w:type="dxa"/>
                <w:gridSpan w:val="13"/>
                <w:tcBorders>
                  <w:top w:val="single" w:sz="4" w:space="0" w:color="auto"/>
                  <w:bottom w:val="single" w:sz="4" w:space="0" w:color="auto"/>
                </w:tcBorders>
              </w:tcPr>
            </w:tcPrChange>
          </w:tcPr>
          <w:p w14:paraId="6FC90B66" w14:textId="77777777" w:rsidR="001279F2" w:rsidRPr="00B61386" w:rsidRDefault="001279F2" w:rsidP="001279F2">
            <w:pPr>
              <w:jc w:val="both"/>
              <w:rPr>
                <w:rFonts w:asciiTheme="minorHAnsi" w:hAnsiTheme="minorHAnsi" w:cstheme="minorHAnsi"/>
                <w:sz w:val="8"/>
                <w:szCs w:val="20"/>
              </w:rPr>
            </w:pPr>
          </w:p>
        </w:tc>
        <w:tc>
          <w:tcPr>
            <w:tcW w:w="594" w:type="dxa"/>
            <w:gridSpan w:val="3"/>
            <w:vMerge/>
            <w:tcPrChange w:id="53" w:author="Aswin Nabila" w:date="2026-04-30T09:25:00Z" w16du:dateUtc="2026-04-30T02:25:00Z">
              <w:tcPr>
                <w:tcW w:w="593" w:type="dxa"/>
                <w:gridSpan w:val="4"/>
                <w:vMerge/>
              </w:tcPr>
            </w:tcPrChange>
          </w:tcPr>
          <w:p w14:paraId="0EC736E1" w14:textId="77777777" w:rsidR="001279F2" w:rsidRPr="00B61386" w:rsidRDefault="001279F2" w:rsidP="001279F2">
            <w:pPr>
              <w:ind w:left="-117"/>
              <w:jc w:val="both"/>
              <w:rPr>
                <w:rFonts w:asciiTheme="minorHAnsi" w:hAnsiTheme="minorHAnsi" w:cstheme="minorHAnsi"/>
                <w:sz w:val="20"/>
                <w:szCs w:val="20"/>
              </w:rPr>
            </w:pPr>
          </w:p>
        </w:tc>
      </w:tr>
      <w:tr w:rsidR="001279F2" w:rsidRPr="00B61386" w14:paraId="377582D1" w14:textId="77777777" w:rsidTr="000F6E7E">
        <w:trPr>
          <w:trHeight w:val="274"/>
          <w:trPrChange w:id="54" w:author="Aswin Nabila" w:date="2026-04-30T09:25:00Z" w16du:dateUtc="2026-04-30T02:25:00Z">
            <w:trPr>
              <w:gridBefore w:val="1"/>
              <w:trHeight w:val="274"/>
            </w:trPr>
          </w:trPrChange>
        </w:trPr>
        <w:tc>
          <w:tcPr>
            <w:tcW w:w="1556" w:type="dxa"/>
            <w:gridSpan w:val="4"/>
            <w:vMerge/>
            <w:tcBorders>
              <w:top w:val="nil"/>
              <w:right w:val="single" w:sz="4" w:space="0" w:color="auto"/>
            </w:tcBorders>
            <w:vAlign w:val="center"/>
            <w:tcPrChange w:id="55" w:author="Aswin Nabila" w:date="2026-04-30T09:25:00Z" w16du:dateUtc="2026-04-30T02:25:00Z">
              <w:tcPr>
                <w:tcW w:w="1556" w:type="dxa"/>
                <w:gridSpan w:val="4"/>
                <w:vMerge/>
                <w:tcBorders>
                  <w:top w:val="nil"/>
                  <w:right w:val="single" w:sz="4" w:space="0" w:color="auto"/>
                </w:tcBorders>
                <w:vAlign w:val="center"/>
              </w:tcPr>
            </w:tcPrChange>
          </w:tcPr>
          <w:p w14:paraId="5415EBEE" w14:textId="77777777" w:rsidR="001279F2" w:rsidRPr="00B61386" w:rsidRDefault="001279F2" w:rsidP="001279F2">
            <w:pPr>
              <w:ind w:left="-47"/>
              <w:rPr>
                <w:rFonts w:asciiTheme="minorHAnsi" w:hAnsiTheme="minorHAnsi" w:cstheme="minorHAnsi"/>
                <w:b/>
                <w:sz w:val="20"/>
                <w:szCs w:val="20"/>
              </w:rPr>
            </w:pPr>
          </w:p>
        </w:tc>
        <w:tc>
          <w:tcPr>
            <w:tcW w:w="3570" w:type="dxa"/>
            <w:gridSpan w:val="13"/>
            <w:vMerge/>
            <w:tcBorders>
              <w:top w:val="nil"/>
              <w:left w:val="single" w:sz="4" w:space="0" w:color="auto"/>
              <w:bottom w:val="single" w:sz="4" w:space="0" w:color="auto"/>
              <w:right w:val="single" w:sz="4" w:space="0" w:color="auto"/>
            </w:tcBorders>
            <w:tcPrChange w:id="56" w:author="Aswin Nabila" w:date="2026-04-30T09:25:00Z" w16du:dateUtc="2026-04-30T02:25:00Z">
              <w:tcPr>
                <w:tcW w:w="3570" w:type="dxa"/>
                <w:gridSpan w:val="14"/>
                <w:vMerge/>
                <w:tcBorders>
                  <w:top w:val="nil"/>
                  <w:left w:val="single" w:sz="4" w:space="0" w:color="auto"/>
                  <w:bottom w:val="single" w:sz="4" w:space="0" w:color="auto"/>
                  <w:right w:val="single" w:sz="4" w:space="0" w:color="auto"/>
                </w:tcBorders>
              </w:tcPr>
            </w:tcPrChange>
          </w:tcPr>
          <w:p w14:paraId="6808EFBC" w14:textId="77777777" w:rsidR="001279F2" w:rsidRPr="00B61386" w:rsidRDefault="001279F2" w:rsidP="001279F2">
            <w:pPr>
              <w:tabs>
                <w:tab w:val="left" w:pos="1597"/>
              </w:tabs>
              <w:ind w:left="-45"/>
              <w:jc w:val="both"/>
              <w:rPr>
                <w:rFonts w:asciiTheme="minorHAnsi" w:hAnsiTheme="minorHAnsi" w:cstheme="minorHAnsi"/>
                <w:sz w:val="20"/>
                <w:szCs w:val="20"/>
              </w:rPr>
            </w:pPr>
          </w:p>
        </w:tc>
        <w:tc>
          <w:tcPr>
            <w:tcW w:w="1443" w:type="dxa"/>
            <w:gridSpan w:val="13"/>
            <w:vMerge/>
            <w:tcBorders>
              <w:left w:val="single" w:sz="4" w:space="0" w:color="auto"/>
              <w:right w:val="single" w:sz="4" w:space="0" w:color="auto"/>
            </w:tcBorders>
            <w:vAlign w:val="center"/>
            <w:tcPrChange w:id="57" w:author="Aswin Nabila" w:date="2026-04-30T09:25:00Z" w16du:dateUtc="2026-04-30T02:25:00Z">
              <w:tcPr>
                <w:tcW w:w="1443" w:type="dxa"/>
                <w:gridSpan w:val="11"/>
                <w:vMerge/>
                <w:tcBorders>
                  <w:left w:val="single" w:sz="4" w:space="0" w:color="auto"/>
                  <w:right w:val="single" w:sz="4" w:space="0" w:color="auto"/>
                </w:tcBorders>
                <w:vAlign w:val="center"/>
              </w:tcPr>
            </w:tcPrChange>
          </w:tcPr>
          <w:p w14:paraId="39E1FD2D" w14:textId="77777777" w:rsidR="001279F2" w:rsidRPr="00B61386" w:rsidRDefault="001279F2" w:rsidP="001279F2">
            <w:pPr>
              <w:ind w:left="-47"/>
              <w:rPr>
                <w:rFonts w:asciiTheme="minorHAnsi" w:hAnsiTheme="minorHAnsi" w:cstheme="minorHAnsi"/>
                <w:b/>
                <w:sz w:val="20"/>
                <w:szCs w:val="20"/>
              </w:rPr>
            </w:pPr>
          </w:p>
        </w:tc>
        <w:tc>
          <w:tcPr>
            <w:tcW w:w="3638" w:type="dxa"/>
            <w:gridSpan w:val="12"/>
            <w:tcBorders>
              <w:top w:val="single" w:sz="4" w:space="0" w:color="auto"/>
              <w:left w:val="single" w:sz="4" w:space="0" w:color="auto"/>
              <w:bottom w:val="single" w:sz="4" w:space="0" w:color="auto"/>
              <w:right w:val="single" w:sz="4" w:space="0" w:color="auto"/>
            </w:tcBorders>
            <w:tcPrChange w:id="58" w:author="Aswin Nabila" w:date="2026-04-30T09:25:00Z" w16du:dateUtc="2026-04-30T02:25:00Z">
              <w:tcPr>
                <w:tcW w:w="3638" w:type="dxa"/>
                <w:gridSpan w:val="13"/>
                <w:tcBorders>
                  <w:top w:val="single" w:sz="4" w:space="0" w:color="auto"/>
                  <w:left w:val="single" w:sz="4" w:space="0" w:color="auto"/>
                  <w:bottom w:val="single" w:sz="4" w:space="0" w:color="auto"/>
                  <w:right w:val="single" w:sz="4" w:space="0" w:color="auto"/>
                </w:tcBorders>
              </w:tcPr>
            </w:tcPrChange>
          </w:tcPr>
          <w:p w14:paraId="2DBA872F" w14:textId="77777777" w:rsidR="001279F2" w:rsidRPr="00B61386" w:rsidRDefault="001279F2" w:rsidP="001279F2">
            <w:pPr>
              <w:jc w:val="both"/>
              <w:rPr>
                <w:rFonts w:asciiTheme="minorHAnsi" w:hAnsiTheme="minorHAnsi" w:cstheme="minorHAnsi"/>
                <w:sz w:val="20"/>
                <w:szCs w:val="20"/>
              </w:rPr>
            </w:pPr>
            <w:r w:rsidRPr="00B61386">
              <w:rPr>
                <w:rFonts w:asciiTheme="minorHAnsi" w:hAnsiTheme="minorHAnsi" w:cstheme="minorHAnsi"/>
                <w:sz w:val="20"/>
                <w:szCs w:val="20"/>
              </w:rPr>
              <w:t>5 tahun</w:t>
            </w:r>
          </w:p>
        </w:tc>
        <w:tc>
          <w:tcPr>
            <w:tcW w:w="594" w:type="dxa"/>
            <w:gridSpan w:val="3"/>
            <w:vMerge/>
            <w:tcBorders>
              <w:left w:val="single" w:sz="4" w:space="0" w:color="auto"/>
            </w:tcBorders>
            <w:tcPrChange w:id="59" w:author="Aswin Nabila" w:date="2026-04-30T09:25:00Z" w16du:dateUtc="2026-04-30T02:25:00Z">
              <w:tcPr>
                <w:tcW w:w="593" w:type="dxa"/>
                <w:gridSpan w:val="4"/>
                <w:vMerge/>
                <w:tcBorders>
                  <w:left w:val="single" w:sz="4" w:space="0" w:color="auto"/>
                </w:tcBorders>
              </w:tcPr>
            </w:tcPrChange>
          </w:tcPr>
          <w:p w14:paraId="67E0D5C3" w14:textId="77777777" w:rsidR="001279F2" w:rsidRPr="00B61386" w:rsidRDefault="001279F2" w:rsidP="001279F2">
            <w:pPr>
              <w:ind w:left="-117"/>
              <w:jc w:val="both"/>
              <w:rPr>
                <w:rFonts w:asciiTheme="minorHAnsi" w:hAnsiTheme="minorHAnsi" w:cstheme="minorHAnsi"/>
                <w:sz w:val="20"/>
                <w:szCs w:val="20"/>
              </w:rPr>
            </w:pPr>
          </w:p>
        </w:tc>
      </w:tr>
      <w:tr w:rsidR="001279F2" w:rsidRPr="00B61386" w14:paraId="640E5370" w14:textId="77777777" w:rsidTr="000F6E7E">
        <w:trPr>
          <w:trHeight w:val="393"/>
          <w:trPrChange w:id="60" w:author="Aswin Nabila" w:date="2026-04-30T09:25:00Z" w16du:dateUtc="2026-04-30T02:25:00Z">
            <w:trPr>
              <w:gridBefore w:val="1"/>
              <w:trHeight w:val="393"/>
            </w:trPr>
          </w:trPrChange>
        </w:trPr>
        <w:tc>
          <w:tcPr>
            <w:tcW w:w="1556" w:type="dxa"/>
            <w:gridSpan w:val="4"/>
            <w:vMerge/>
            <w:tcBorders>
              <w:top w:val="nil"/>
            </w:tcBorders>
            <w:vAlign w:val="center"/>
            <w:tcPrChange w:id="61" w:author="Aswin Nabila" w:date="2026-04-30T09:25:00Z" w16du:dateUtc="2026-04-30T02:25:00Z">
              <w:tcPr>
                <w:tcW w:w="1556" w:type="dxa"/>
                <w:gridSpan w:val="4"/>
                <w:vMerge/>
                <w:tcBorders>
                  <w:top w:val="nil"/>
                </w:tcBorders>
                <w:vAlign w:val="center"/>
              </w:tcPr>
            </w:tcPrChange>
          </w:tcPr>
          <w:p w14:paraId="322851C3" w14:textId="77777777" w:rsidR="001279F2" w:rsidRPr="00B61386" w:rsidRDefault="001279F2" w:rsidP="001279F2">
            <w:pPr>
              <w:ind w:left="-47"/>
              <w:rPr>
                <w:rFonts w:asciiTheme="minorHAnsi" w:hAnsiTheme="minorHAnsi" w:cstheme="minorHAnsi"/>
                <w:b/>
                <w:sz w:val="20"/>
                <w:szCs w:val="20"/>
              </w:rPr>
            </w:pPr>
          </w:p>
        </w:tc>
        <w:tc>
          <w:tcPr>
            <w:tcW w:w="3570" w:type="dxa"/>
            <w:gridSpan w:val="13"/>
            <w:tcBorders>
              <w:top w:val="single" w:sz="4" w:space="0" w:color="auto"/>
            </w:tcBorders>
            <w:tcPrChange w:id="62" w:author="Aswin Nabila" w:date="2026-04-30T09:25:00Z" w16du:dateUtc="2026-04-30T02:25:00Z">
              <w:tcPr>
                <w:tcW w:w="3570" w:type="dxa"/>
                <w:gridSpan w:val="14"/>
                <w:tcBorders>
                  <w:top w:val="single" w:sz="4" w:space="0" w:color="auto"/>
                </w:tcBorders>
              </w:tcPr>
            </w:tcPrChange>
          </w:tcPr>
          <w:p w14:paraId="4FD56468" w14:textId="77777777" w:rsidR="001279F2" w:rsidRPr="00B61386" w:rsidRDefault="001279F2" w:rsidP="001279F2">
            <w:pPr>
              <w:rPr>
                <w:rFonts w:asciiTheme="minorHAnsi" w:hAnsiTheme="minorHAnsi" w:cstheme="minorHAnsi"/>
                <w:sz w:val="20"/>
                <w:szCs w:val="20"/>
              </w:rPr>
            </w:pPr>
          </w:p>
        </w:tc>
        <w:tc>
          <w:tcPr>
            <w:tcW w:w="1443" w:type="dxa"/>
            <w:gridSpan w:val="13"/>
            <w:vMerge/>
            <w:tcBorders>
              <w:right w:val="nil"/>
            </w:tcBorders>
            <w:vAlign w:val="center"/>
            <w:tcPrChange w:id="63" w:author="Aswin Nabila" w:date="2026-04-30T09:25:00Z" w16du:dateUtc="2026-04-30T02:25:00Z">
              <w:tcPr>
                <w:tcW w:w="1443" w:type="dxa"/>
                <w:gridSpan w:val="11"/>
                <w:vMerge/>
                <w:tcBorders>
                  <w:right w:val="nil"/>
                </w:tcBorders>
                <w:vAlign w:val="center"/>
              </w:tcPr>
            </w:tcPrChange>
          </w:tcPr>
          <w:p w14:paraId="4879B6F5" w14:textId="77777777" w:rsidR="001279F2" w:rsidRPr="00B61386" w:rsidRDefault="001279F2" w:rsidP="001279F2">
            <w:pPr>
              <w:ind w:left="-47"/>
              <w:rPr>
                <w:rFonts w:asciiTheme="minorHAnsi" w:hAnsiTheme="minorHAnsi" w:cstheme="minorHAnsi"/>
                <w:b/>
                <w:sz w:val="20"/>
                <w:szCs w:val="20"/>
              </w:rPr>
            </w:pPr>
          </w:p>
        </w:tc>
        <w:tc>
          <w:tcPr>
            <w:tcW w:w="3638" w:type="dxa"/>
            <w:gridSpan w:val="12"/>
            <w:tcBorders>
              <w:top w:val="single" w:sz="4" w:space="0" w:color="auto"/>
              <w:left w:val="nil"/>
              <w:bottom w:val="nil"/>
              <w:right w:val="nil"/>
            </w:tcBorders>
            <w:tcPrChange w:id="64" w:author="Aswin Nabila" w:date="2026-04-30T09:25:00Z" w16du:dateUtc="2026-04-30T02:25:00Z">
              <w:tcPr>
                <w:tcW w:w="3638" w:type="dxa"/>
                <w:gridSpan w:val="13"/>
                <w:tcBorders>
                  <w:top w:val="single" w:sz="4" w:space="0" w:color="auto"/>
                  <w:left w:val="nil"/>
                  <w:bottom w:val="nil"/>
                  <w:right w:val="nil"/>
                </w:tcBorders>
              </w:tcPr>
            </w:tcPrChange>
          </w:tcPr>
          <w:p w14:paraId="006CB24B" w14:textId="77777777" w:rsidR="001279F2" w:rsidRPr="00B61386" w:rsidRDefault="001279F2" w:rsidP="001279F2">
            <w:pPr>
              <w:jc w:val="both"/>
              <w:rPr>
                <w:rFonts w:asciiTheme="minorHAnsi" w:hAnsiTheme="minorHAnsi" w:cstheme="minorHAnsi"/>
                <w:sz w:val="20"/>
                <w:szCs w:val="20"/>
              </w:rPr>
            </w:pPr>
          </w:p>
        </w:tc>
        <w:tc>
          <w:tcPr>
            <w:tcW w:w="594" w:type="dxa"/>
            <w:gridSpan w:val="3"/>
            <w:vMerge/>
            <w:tcBorders>
              <w:left w:val="nil"/>
            </w:tcBorders>
            <w:tcPrChange w:id="65" w:author="Aswin Nabila" w:date="2026-04-30T09:25:00Z" w16du:dateUtc="2026-04-30T02:25:00Z">
              <w:tcPr>
                <w:tcW w:w="593" w:type="dxa"/>
                <w:gridSpan w:val="4"/>
                <w:vMerge/>
                <w:tcBorders>
                  <w:left w:val="nil"/>
                </w:tcBorders>
              </w:tcPr>
            </w:tcPrChange>
          </w:tcPr>
          <w:p w14:paraId="6500A031" w14:textId="77777777" w:rsidR="001279F2" w:rsidRPr="00B61386" w:rsidRDefault="001279F2" w:rsidP="001279F2">
            <w:pPr>
              <w:ind w:left="-117"/>
              <w:jc w:val="both"/>
              <w:rPr>
                <w:rFonts w:asciiTheme="minorHAnsi" w:hAnsiTheme="minorHAnsi" w:cstheme="minorHAnsi"/>
                <w:sz w:val="20"/>
                <w:szCs w:val="20"/>
              </w:rPr>
            </w:pPr>
          </w:p>
        </w:tc>
      </w:tr>
      <w:tr w:rsidR="001279F2" w:rsidRPr="00B61386" w14:paraId="6D06743A" w14:textId="77777777" w:rsidTr="000F6E7E">
        <w:trPr>
          <w:trHeight w:val="68"/>
          <w:trPrChange w:id="66" w:author="Aswin Nabila" w:date="2026-04-30T09:25:00Z" w16du:dateUtc="2026-04-30T02:25:00Z">
            <w:trPr>
              <w:gridBefore w:val="1"/>
              <w:trHeight w:val="68"/>
            </w:trPr>
          </w:trPrChange>
        </w:trPr>
        <w:tc>
          <w:tcPr>
            <w:tcW w:w="10801" w:type="dxa"/>
            <w:gridSpan w:val="45"/>
            <w:vAlign w:val="center"/>
            <w:tcPrChange w:id="67" w:author="Aswin Nabila" w:date="2026-04-30T09:25:00Z" w16du:dateUtc="2026-04-30T02:25:00Z">
              <w:tcPr>
                <w:tcW w:w="10800" w:type="dxa"/>
                <w:gridSpan w:val="46"/>
                <w:vAlign w:val="center"/>
              </w:tcPr>
            </w:tcPrChange>
          </w:tcPr>
          <w:p w14:paraId="14A3DA9D" w14:textId="77777777" w:rsidR="001279F2" w:rsidRPr="00B61386" w:rsidRDefault="001279F2" w:rsidP="001279F2">
            <w:pPr>
              <w:spacing w:after="40"/>
              <w:jc w:val="center"/>
              <w:rPr>
                <w:rFonts w:asciiTheme="minorHAnsi" w:hAnsiTheme="minorHAnsi" w:cstheme="minorHAnsi"/>
                <w:b/>
                <w:color w:val="FFFFFF" w:themeColor="background1"/>
                <w:sz w:val="20"/>
                <w:szCs w:val="20"/>
              </w:rPr>
            </w:pPr>
          </w:p>
        </w:tc>
      </w:tr>
      <w:tr w:rsidR="001279F2" w:rsidRPr="00B61386" w:rsidDel="000F6E7E" w14:paraId="110E118C" w14:textId="0C078123" w:rsidTr="000F6E7E">
        <w:trPr>
          <w:trHeight w:val="68"/>
          <w:del w:id="68" w:author="Aswin Nabila" w:date="2026-04-30T09:25:00Z"/>
          <w:trPrChange w:id="69" w:author="Aswin Nabila" w:date="2026-04-30T09:25:00Z" w16du:dateUtc="2026-04-30T02:25:00Z">
            <w:trPr>
              <w:gridBefore w:val="1"/>
              <w:trHeight w:val="68"/>
            </w:trPr>
          </w:trPrChange>
        </w:trPr>
        <w:tc>
          <w:tcPr>
            <w:tcW w:w="10801" w:type="dxa"/>
            <w:gridSpan w:val="45"/>
            <w:tcBorders>
              <w:bottom w:val="single" w:sz="4" w:space="0" w:color="auto"/>
            </w:tcBorders>
            <w:shd w:val="clear" w:color="auto" w:fill="000000" w:themeFill="text1"/>
            <w:vAlign w:val="center"/>
            <w:tcPrChange w:id="70" w:author="Aswin Nabila" w:date="2026-04-30T09:25:00Z" w16du:dateUtc="2026-04-30T02:25:00Z">
              <w:tcPr>
                <w:tcW w:w="10800" w:type="dxa"/>
                <w:gridSpan w:val="46"/>
                <w:shd w:val="clear" w:color="auto" w:fill="000000" w:themeFill="text1"/>
                <w:vAlign w:val="center"/>
              </w:tcPr>
            </w:tcPrChange>
          </w:tcPr>
          <w:p w14:paraId="2BA5C1F1" w14:textId="37567D09" w:rsidR="001279F2" w:rsidRPr="00B61386" w:rsidDel="000F6E7E" w:rsidRDefault="001279F2" w:rsidP="001279F2">
            <w:pPr>
              <w:spacing w:after="40"/>
              <w:jc w:val="center"/>
              <w:rPr>
                <w:del w:id="71" w:author="Aswin Nabila" w:date="2026-04-30T09:25:00Z" w16du:dateUtc="2026-04-30T02:25:00Z"/>
                <w:rFonts w:asciiTheme="minorHAnsi" w:hAnsiTheme="minorHAnsi" w:cstheme="minorHAnsi"/>
                <w:sz w:val="20"/>
                <w:szCs w:val="20"/>
              </w:rPr>
            </w:pPr>
            <w:del w:id="72" w:author="Aswin Nabila" w:date="2026-04-30T09:25:00Z" w16du:dateUtc="2026-04-30T02:25:00Z">
              <w:r w:rsidRPr="00B61386" w:rsidDel="000F6E7E">
                <w:rPr>
                  <w:rFonts w:asciiTheme="minorHAnsi" w:hAnsiTheme="minorHAnsi" w:cstheme="minorHAnsi"/>
                  <w:b/>
                  <w:color w:val="FFFFFF" w:themeColor="background1"/>
                  <w:sz w:val="20"/>
                  <w:szCs w:val="20"/>
                </w:rPr>
                <w:delText>Manfaat</w:delText>
              </w:r>
            </w:del>
          </w:p>
        </w:tc>
      </w:tr>
      <w:tr w:rsidR="000F6E7E" w:rsidRPr="00B61386" w14:paraId="16F49B3F" w14:textId="77777777" w:rsidTr="00E05CFE">
        <w:trPr>
          <w:trHeight w:val="283"/>
          <w:ins w:id="73" w:author="Aswin Nabila" w:date="2026-04-30T09:22:00Z"/>
          <w:trPrChange w:id="74" w:author="Aswin Nabila" w:date="2026-04-30T09:32:00Z" w16du:dateUtc="2026-04-30T02:32:00Z">
            <w:trPr>
              <w:gridBefore w:val="1"/>
              <w:trHeight w:val="290"/>
            </w:trPr>
          </w:trPrChange>
        </w:trPr>
        <w:tc>
          <w:tcPr>
            <w:tcW w:w="5245" w:type="dxa"/>
            <w:gridSpan w:val="18"/>
            <w:tcBorders>
              <w:top w:val="single" w:sz="4" w:space="0" w:color="auto"/>
              <w:bottom w:val="single" w:sz="4" w:space="0" w:color="auto"/>
              <w:right w:val="single" w:sz="4" w:space="0" w:color="auto"/>
            </w:tcBorders>
            <w:shd w:val="clear" w:color="auto" w:fill="000000" w:themeFill="text1"/>
            <w:vAlign w:val="center"/>
            <w:tcPrChange w:id="75" w:author="Aswin Nabila" w:date="2026-04-30T09:32:00Z" w16du:dateUtc="2026-04-30T02:32:00Z">
              <w:tcPr>
                <w:tcW w:w="3600" w:type="dxa"/>
                <w:gridSpan w:val="12"/>
                <w:tcBorders>
                  <w:top w:val="single" w:sz="4" w:space="0" w:color="auto"/>
                </w:tcBorders>
                <w:vAlign w:val="center"/>
              </w:tcPr>
            </w:tcPrChange>
          </w:tcPr>
          <w:p w14:paraId="6E441F5C" w14:textId="37A40033" w:rsidR="000F6E7E" w:rsidRPr="00B61386" w:rsidRDefault="000F6E7E" w:rsidP="001279F2">
            <w:pPr>
              <w:spacing w:after="40"/>
              <w:jc w:val="center"/>
              <w:rPr>
                <w:ins w:id="76" w:author="Aswin Nabila" w:date="2026-04-30T09:22:00Z" w16du:dateUtc="2026-04-30T02:22:00Z"/>
                <w:rFonts w:asciiTheme="minorHAnsi" w:hAnsiTheme="minorHAnsi" w:cstheme="minorHAnsi"/>
                <w:b/>
                <w:color w:val="FFFFFF" w:themeColor="background1"/>
                <w:sz w:val="20"/>
                <w:szCs w:val="20"/>
              </w:rPr>
            </w:pPr>
            <w:ins w:id="77" w:author="Aswin Nabila" w:date="2026-04-30T09:25:00Z" w16du:dateUtc="2026-04-30T02:25:00Z">
              <w:r w:rsidRPr="00257FA8">
                <w:rPr>
                  <w:rFonts w:asciiTheme="minorHAnsi" w:hAnsiTheme="minorHAnsi" w:cstheme="minorHAnsi"/>
                  <w:b/>
                  <w:color w:val="FFFFFF" w:themeColor="background1"/>
                  <w:sz w:val="20"/>
                  <w:szCs w:val="20"/>
                  <w:highlight w:val="green"/>
                  <w:rPrChange w:id="78" w:author="Aswin Nabila" w:date="2026-04-30T22:24:00Z" w16du:dateUtc="2026-04-30T15:24:00Z">
                    <w:rPr>
                      <w:rFonts w:asciiTheme="minorHAnsi" w:hAnsiTheme="minorHAnsi" w:cstheme="minorHAnsi"/>
                      <w:b/>
                      <w:color w:val="FFFFFF" w:themeColor="background1"/>
                      <w:sz w:val="20"/>
                      <w:szCs w:val="20"/>
                    </w:rPr>
                  </w:rPrChange>
                </w:rPr>
                <w:t>Manfaat</w:t>
              </w:r>
            </w:ins>
          </w:p>
        </w:tc>
        <w:tc>
          <w:tcPr>
            <w:tcW w:w="284" w:type="dxa"/>
            <w:gridSpan w:val="3"/>
            <w:tcBorders>
              <w:top w:val="single" w:sz="4" w:space="0" w:color="auto"/>
              <w:left w:val="single" w:sz="4" w:space="0" w:color="auto"/>
              <w:bottom w:val="nil"/>
              <w:right w:val="single" w:sz="4" w:space="0" w:color="auto"/>
            </w:tcBorders>
            <w:vAlign w:val="center"/>
            <w:tcPrChange w:id="79" w:author="Aswin Nabila" w:date="2026-04-30T09:32:00Z" w16du:dateUtc="2026-04-30T02:32:00Z">
              <w:tcPr>
                <w:tcW w:w="3600" w:type="dxa"/>
                <w:gridSpan w:val="22"/>
                <w:tcBorders>
                  <w:top w:val="single" w:sz="4" w:space="0" w:color="auto"/>
                </w:tcBorders>
                <w:vAlign w:val="center"/>
              </w:tcPr>
            </w:tcPrChange>
          </w:tcPr>
          <w:p w14:paraId="467410D2" w14:textId="77777777" w:rsidR="000F6E7E" w:rsidRPr="00B61386" w:rsidRDefault="000F6E7E" w:rsidP="001279F2">
            <w:pPr>
              <w:spacing w:after="40"/>
              <w:jc w:val="center"/>
              <w:rPr>
                <w:ins w:id="80" w:author="Aswin Nabila" w:date="2026-04-30T09:22:00Z" w16du:dateUtc="2026-04-30T02:22:00Z"/>
                <w:rFonts w:asciiTheme="minorHAnsi" w:hAnsiTheme="minorHAnsi" w:cstheme="minorHAnsi"/>
                <w:b/>
                <w:color w:val="FFFFFF" w:themeColor="background1"/>
                <w:sz w:val="20"/>
                <w:szCs w:val="20"/>
              </w:rPr>
            </w:pPr>
          </w:p>
        </w:tc>
        <w:tc>
          <w:tcPr>
            <w:tcW w:w="5272" w:type="dxa"/>
            <w:gridSpan w:val="24"/>
            <w:tcBorders>
              <w:top w:val="single" w:sz="4" w:space="0" w:color="auto"/>
              <w:left w:val="single" w:sz="4" w:space="0" w:color="auto"/>
              <w:bottom w:val="single" w:sz="4" w:space="0" w:color="auto"/>
            </w:tcBorders>
            <w:shd w:val="clear" w:color="auto" w:fill="000000" w:themeFill="text1"/>
            <w:vAlign w:val="center"/>
            <w:tcPrChange w:id="81" w:author="Aswin Nabila" w:date="2026-04-30T09:32:00Z" w16du:dateUtc="2026-04-30T02:32:00Z">
              <w:tcPr>
                <w:tcW w:w="3600" w:type="dxa"/>
                <w:gridSpan w:val="12"/>
                <w:tcBorders>
                  <w:top w:val="single" w:sz="4" w:space="0" w:color="auto"/>
                </w:tcBorders>
                <w:vAlign w:val="center"/>
              </w:tcPr>
            </w:tcPrChange>
          </w:tcPr>
          <w:p w14:paraId="77A52E78" w14:textId="39DDCE76" w:rsidR="000F6E7E" w:rsidRPr="00B61386" w:rsidRDefault="000F6E7E" w:rsidP="001279F2">
            <w:pPr>
              <w:spacing w:after="40"/>
              <w:jc w:val="center"/>
              <w:rPr>
                <w:ins w:id="82" w:author="Aswin Nabila" w:date="2026-04-30T09:22:00Z" w16du:dateUtc="2026-04-30T02:22:00Z"/>
                <w:rFonts w:asciiTheme="minorHAnsi" w:hAnsiTheme="minorHAnsi" w:cstheme="minorHAnsi"/>
                <w:b/>
                <w:color w:val="FFFFFF" w:themeColor="background1"/>
                <w:sz w:val="20"/>
                <w:szCs w:val="20"/>
              </w:rPr>
            </w:pPr>
            <w:ins w:id="83" w:author="Aswin Nabila" w:date="2026-04-30T09:25:00Z" w16du:dateUtc="2026-04-30T02:25:00Z">
              <w:r w:rsidRPr="00257FA8">
                <w:rPr>
                  <w:rFonts w:asciiTheme="minorHAnsi" w:hAnsiTheme="minorHAnsi" w:cstheme="minorHAnsi"/>
                  <w:b/>
                  <w:color w:val="FFFFFF" w:themeColor="background1"/>
                  <w:sz w:val="20"/>
                  <w:szCs w:val="20"/>
                  <w:highlight w:val="green"/>
                  <w:rPrChange w:id="84" w:author="Aswin Nabila" w:date="2026-04-30T22:24:00Z" w16du:dateUtc="2026-04-30T15:24:00Z">
                    <w:rPr>
                      <w:rFonts w:asciiTheme="minorHAnsi" w:hAnsiTheme="minorHAnsi" w:cstheme="minorHAnsi"/>
                      <w:b/>
                      <w:color w:val="FFFFFF" w:themeColor="background1"/>
                      <w:sz w:val="20"/>
                      <w:szCs w:val="20"/>
                    </w:rPr>
                  </w:rPrChange>
                </w:rPr>
                <w:t>Risiko</w:t>
              </w:r>
            </w:ins>
          </w:p>
        </w:tc>
      </w:tr>
      <w:tr w:rsidR="000F6E7E" w:rsidRPr="00B61386" w14:paraId="39D2FA5C" w14:textId="77777777" w:rsidTr="000F6E7E">
        <w:trPr>
          <w:trHeight w:val="290"/>
          <w:ins w:id="85" w:author="Aswin Nabila" w:date="2026-04-30T09:22:00Z"/>
          <w:trPrChange w:id="86" w:author="Aswin Nabila" w:date="2026-04-30T09:25:00Z" w16du:dateUtc="2026-04-30T02:25:00Z">
            <w:trPr>
              <w:gridBefore w:val="1"/>
              <w:trHeight w:val="290"/>
            </w:trPr>
          </w:trPrChange>
        </w:trPr>
        <w:tc>
          <w:tcPr>
            <w:tcW w:w="5245" w:type="dxa"/>
            <w:gridSpan w:val="18"/>
            <w:tcBorders>
              <w:top w:val="nil"/>
              <w:bottom w:val="single" w:sz="4" w:space="0" w:color="auto"/>
              <w:right w:val="single" w:sz="4" w:space="0" w:color="auto"/>
            </w:tcBorders>
            <w:vAlign w:val="center"/>
            <w:tcPrChange w:id="87" w:author="Aswin Nabila" w:date="2026-04-30T09:25:00Z" w16du:dateUtc="2026-04-30T02:25:00Z">
              <w:tcPr>
                <w:tcW w:w="3600" w:type="dxa"/>
                <w:gridSpan w:val="12"/>
                <w:tcBorders>
                  <w:top w:val="single" w:sz="4" w:space="0" w:color="auto"/>
                </w:tcBorders>
                <w:vAlign w:val="center"/>
              </w:tcPr>
            </w:tcPrChange>
          </w:tcPr>
          <w:p w14:paraId="43D1B567" w14:textId="77777777" w:rsidR="000F6E7E" w:rsidRPr="00B61386" w:rsidRDefault="000F6E7E">
            <w:pPr>
              <w:pStyle w:val="Pa6"/>
              <w:numPr>
                <w:ilvl w:val="0"/>
                <w:numId w:val="15"/>
              </w:numPr>
              <w:spacing w:line="240" w:lineRule="auto"/>
              <w:ind w:left="357" w:hanging="357"/>
              <w:jc w:val="both"/>
              <w:rPr>
                <w:ins w:id="88" w:author="Aswin Nabila" w:date="2026-04-30T09:23:00Z" w16du:dateUtc="2026-04-30T02:23:00Z"/>
                <w:rFonts w:asciiTheme="minorHAnsi" w:hAnsiTheme="minorHAnsi" w:cstheme="minorHAnsi"/>
                <w:color w:val="221E1F"/>
                <w:sz w:val="20"/>
                <w:szCs w:val="20"/>
              </w:rPr>
              <w:pPrChange w:id="89" w:author="Aswin Nabila" w:date="2026-04-30T09:24:00Z" w16du:dateUtc="2026-04-30T02:24:00Z">
                <w:pPr>
                  <w:pStyle w:val="Pa6"/>
                  <w:numPr>
                    <w:numId w:val="15"/>
                  </w:numPr>
                  <w:spacing w:line="240" w:lineRule="auto"/>
                  <w:ind w:left="360" w:hanging="360"/>
                  <w:jc w:val="both"/>
                </w:pPr>
              </w:pPrChange>
            </w:pPr>
            <w:ins w:id="90" w:author="Aswin Nabila" w:date="2026-04-30T09:23:00Z" w16du:dateUtc="2026-04-30T02:23:00Z">
              <w:r w:rsidRPr="00B61386">
                <w:rPr>
                  <w:rFonts w:asciiTheme="minorHAnsi" w:hAnsiTheme="minorHAnsi" w:cstheme="minorHAnsi"/>
                  <w:color w:val="221E1F"/>
                  <w:sz w:val="20"/>
                  <w:szCs w:val="20"/>
                </w:rPr>
                <w:t>Dengan tetap memperhatikan ketentuan bagian Pengecualian, Polis ini akan memberikan Manfaat Asuransi dengan ketentuan sebagaimana yang sudah diatur dalam Polis.</w:t>
              </w:r>
            </w:ins>
          </w:p>
          <w:p w14:paraId="5F28F7C0" w14:textId="77777777" w:rsidR="000F6E7E" w:rsidRPr="00B61386" w:rsidRDefault="000F6E7E">
            <w:pPr>
              <w:pStyle w:val="Pa6"/>
              <w:numPr>
                <w:ilvl w:val="0"/>
                <w:numId w:val="15"/>
              </w:numPr>
              <w:spacing w:line="240" w:lineRule="auto"/>
              <w:ind w:left="357" w:hanging="357"/>
              <w:jc w:val="both"/>
              <w:rPr>
                <w:ins w:id="91" w:author="Aswin Nabila" w:date="2026-04-30T09:23:00Z" w16du:dateUtc="2026-04-30T02:23:00Z"/>
                <w:rFonts w:asciiTheme="minorHAnsi" w:hAnsiTheme="minorHAnsi" w:cstheme="minorHAnsi"/>
                <w:sz w:val="20"/>
                <w:szCs w:val="20"/>
              </w:rPr>
              <w:pPrChange w:id="92" w:author="Aswin Nabila" w:date="2026-04-30T09:24:00Z" w16du:dateUtc="2026-04-30T02:24:00Z">
                <w:pPr>
                  <w:pStyle w:val="Pa6"/>
                  <w:numPr>
                    <w:numId w:val="15"/>
                  </w:numPr>
                  <w:spacing w:line="240" w:lineRule="auto"/>
                  <w:ind w:left="360" w:hanging="360"/>
                  <w:jc w:val="both"/>
                </w:pPr>
              </w:pPrChange>
            </w:pPr>
            <w:ins w:id="93" w:author="Aswin Nabila" w:date="2026-04-30T09:23:00Z" w16du:dateUtc="2026-04-30T02:23:00Z">
              <w:r w:rsidRPr="00B61386">
                <w:rPr>
                  <w:rFonts w:asciiTheme="minorHAnsi" w:hAnsiTheme="minorHAnsi" w:cstheme="minorHAnsi"/>
                  <w:sz w:val="20"/>
                  <w:szCs w:val="20"/>
                </w:rPr>
                <w:t xml:space="preserve">Jika Tertanggung/Peserta meninggal dunia </w:t>
              </w:r>
              <w:r w:rsidRPr="00B61386">
                <w:rPr>
                  <w:rFonts w:asciiTheme="minorHAnsi" w:hAnsiTheme="minorHAnsi" w:cstheme="minorHAnsi"/>
                  <w:b/>
                  <w:sz w:val="20"/>
                  <w:szCs w:val="20"/>
                </w:rPr>
                <w:t>bukan karena Kecelakaan</w:t>
              </w:r>
              <w:r w:rsidRPr="00B61386">
                <w:rPr>
                  <w:rFonts w:asciiTheme="minorHAnsi" w:hAnsiTheme="minorHAnsi" w:cstheme="minorHAnsi"/>
                  <w:sz w:val="20"/>
                  <w:szCs w:val="20"/>
                </w:rPr>
                <w:t xml:space="preserve"> dalam Masa Asuransi, dan Polis masih berlaku, maka kepada Penerima Manfaat akan dibayarkan 100% (seratus persen) Uang Pertanggungan dan selanjutnya Polis ini berakhir.</w:t>
              </w:r>
            </w:ins>
          </w:p>
          <w:p w14:paraId="72B1AC7D" w14:textId="77777777" w:rsidR="000F6E7E" w:rsidRDefault="000F6E7E">
            <w:pPr>
              <w:pStyle w:val="ListParagraph"/>
              <w:numPr>
                <w:ilvl w:val="0"/>
                <w:numId w:val="15"/>
              </w:numPr>
              <w:ind w:left="357" w:hanging="357"/>
              <w:jc w:val="both"/>
              <w:rPr>
                <w:ins w:id="94" w:author="Aswin Nabila" w:date="2026-04-30T09:23:00Z" w16du:dateUtc="2026-04-30T02:23:00Z"/>
                <w:rFonts w:asciiTheme="minorHAnsi" w:hAnsiTheme="minorHAnsi" w:cstheme="minorHAnsi"/>
                <w:sz w:val="20"/>
                <w:szCs w:val="20"/>
              </w:rPr>
              <w:pPrChange w:id="95" w:author="Aswin Nabila" w:date="2026-04-30T09:24:00Z" w16du:dateUtc="2026-04-30T02:24:00Z">
                <w:pPr>
                  <w:pStyle w:val="ListParagraph"/>
                  <w:numPr>
                    <w:numId w:val="15"/>
                  </w:numPr>
                  <w:ind w:left="360" w:hanging="360"/>
                  <w:jc w:val="both"/>
                </w:pPr>
              </w:pPrChange>
            </w:pPr>
            <w:ins w:id="96" w:author="Aswin Nabila" w:date="2026-04-30T09:23:00Z" w16du:dateUtc="2026-04-30T02:23:00Z">
              <w:r w:rsidRPr="00B61386">
                <w:rPr>
                  <w:rFonts w:asciiTheme="minorHAnsi" w:hAnsiTheme="minorHAnsi" w:cstheme="minorHAnsi"/>
                  <w:sz w:val="20"/>
                  <w:szCs w:val="20"/>
                </w:rPr>
                <w:t xml:space="preserve">Jika Tertanggung/Peserta meninggal dunia </w:t>
              </w:r>
              <w:r w:rsidRPr="00B61386">
                <w:rPr>
                  <w:rFonts w:asciiTheme="minorHAnsi" w:hAnsiTheme="minorHAnsi" w:cstheme="minorHAnsi"/>
                  <w:b/>
                  <w:sz w:val="20"/>
                  <w:szCs w:val="20"/>
                </w:rPr>
                <w:t xml:space="preserve">karena Kecelakaan </w:t>
              </w:r>
              <w:r w:rsidRPr="00B61386">
                <w:rPr>
                  <w:rFonts w:asciiTheme="minorHAnsi" w:hAnsiTheme="minorHAnsi" w:cstheme="minorHAnsi"/>
                  <w:sz w:val="20"/>
                  <w:szCs w:val="20"/>
                </w:rPr>
                <w:t xml:space="preserve">dalam Masa Asuransi, dan Polis masih berlaku maka kepada Penerima Manfaat akan dibayarkan </w:t>
              </w:r>
              <w:r w:rsidRPr="00B61386">
                <w:rPr>
                  <w:rFonts w:asciiTheme="minorHAnsi" w:hAnsiTheme="minorHAnsi" w:cstheme="minorHAnsi"/>
                  <w:b/>
                  <w:sz w:val="20"/>
                  <w:szCs w:val="20"/>
                </w:rPr>
                <w:t xml:space="preserve">200% </w:t>
              </w:r>
              <w:r w:rsidRPr="00B61386">
                <w:rPr>
                  <w:rFonts w:asciiTheme="minorHAnsi" w:hAnsiTheme="minorHAnsi" w:cstheme="minorHAnsi"/>
                  <w:sz w:val="20"/>
                  <w:szCs w:val="20"/>
                </w:rPr>
                <w:t>(dua ratus persen) Uang Pertanggungan dan selanjutnya Polis ini berakhir.</w:t>
              </w:r>
            </w:ins>
          </w:p>
          <w:p w14:paraId="43D4263D" w14:textId="77777777" w:rsidR="000F6E7E" w:rsidRDefault="000F6E7E" w:rsidP="000F6E7E">
            <w:pPr>
              <w:pStyle w:val="ListParagraph"/>
              <w:numPr>
                <w:ilvl w:val="0"/>
                <w:numId w:val="15"/>
              </w:numPr>
              <w:ind w:left="357" w:hanging="357"/>
              <w:jc w:val="both"/>
              <w:rPr>
                <w:ins w:id="97" w:author="Aswin Nabila" w:date="2026-04-30T09:24:00Z" w16du:dateUtc="2026-04-30T02:24:00Z"/>
                <w:rFonts w:asciiTheme="minorHAnsi" w:hAnsiTheme="minorHAnsi" w:cstheme="minorHAnsi"/>
                <w:sz w:val="20"/>
                <w:szCs w:val="20"/>
              </w:rPr>
            </w:pPr>
            <w:ins w:id="98" w:author="Aswin Nabila" w:date="2026-04-30T09:23:00Z" w16du:dateUtc="2026-04-30T02:23:00Z">
              <w:r w:rsidRPr="000F6E7E">
                <w:rPr>
                  <w:rFonts w:asciiTheme="minorHAnsi" w:hAnsiTheme="minorHAnsi" w:cstheme="minorHAnsi"/>
                  <w:sz w:val="20"/>
                  <w:szCs w:val="20"/>
                  <w:rPrChange w:id="99" w:author="Aswin Nabila" w:date="2026-04-30T09:23:00Z" w16du:dateUtc="2026-04-30T02:23:00Z">
                    <w:rPr/>
                  </w:rPrChange>
                </w:rPr>
                <w:t xml:space="preserve">Jika Tertanggung/Peserta hidup hingga akhir Masa Asuransi dan Polis masih berlaku maka kepada Tertanggung/Peserta atau Pemegang Polis akan dibayarkan manfaat pengembalian Premi sebesar </w:t>
              </w:r>
              <w:r w:rsidRPr="000F6E7E">
                <w:rPr>
                  <w:rFonts w:asciiTheme="minorHAnsi" w:hAnsiTheme="minorHAnsi" w:cstheme="minorHAnsi"/>
                  <w:b/>
                  <w:sz w:val="20"/>
                  <w:szCs w:val="20"/>
                  <w:rPrChange w:id="100" w:author="Aswin Nabila" w:date="2026-04-30T09:23:00Z" w16du:dateUtc="2026-04-30T02:23:00Z">
                    <w:rPr>
                      <w:b/>
                    </w:rPr>
                  </w:rPrChange>
                </w:rPr>
                <w:t xml:space="preserve">110% </w:t>
              </w:r>
              <w:r w:rsidRPr="000F6E7E">
                <w:rPr>
                  <w:rFonts w:asciiTheme="minorHAnsi" w:hAnsiTheme="minorHAnsi" w:cstheme="minorHAnsi"/>
                  <w:sz w:val="20"/>
                  <w:szCs w:val="20"/>
                  <w:rPrChange w:id="101" w:author="Aswin Nabila" w:date="2026-04-30T09:23:00Z" w16du:dateUtc="2026-04-30T02:23:00Z">
                    <w:rPr/>
                  </w:rPrChange>
                </w:rPr>
                <w:t>(seratus sepuluh persen) dari total Premi yang telah dibayarkan dan selanjutnya Polis ini berakhir.</w:t>
              </w:r>
            </w:ins>
          </w:p>
          <w:p w14:paraId="54ADA4EB" w14:textId="77777777" w:rsidR="000F6E7E" w:rsidRPr="00B61386" w:rsidRDefault="000F6E7E">
            <w:pPr>
              <w:pStyle w:val="ListParagraph"/>
              <w:ind w:left="0"/>
              <w:jc w:val="both"/>
              <w:rPr>
                <w:ins w:id="102" w:author="Aswin Nabila" w:date="2026-04-30T09:24:00Z" w16du:dateUtc="2026-04-30T02:24:00Z"/>
                <w:rFonts w:asciiTheme="minorHAnsi" w:hAnsiTheme="minorHAnsi" w:cstheme="minorHAnsi"/>
                <w:sz w:val="20"/>
                <w:szCs w:val="20"/>
              </w:rPr>
              <w:pPrChange w:id="103" w:author="Aswin Nabila" w:date="2026-04-30T09:24:00Z" w16du:dateUtc="2026-04-30T02:24:00Z">
                <w:pPr>
                  <w:pStyle w:val="ListParagraph"/>
                  <w:ind w:left="306"/>
                  <w:jc w:val="both"/>
                </w:pPr>
              </w:pPrChange>
            </w:pPr>
            <w:ins w:id="104" w:author="Aswin Nabila" w:date="2026-04-30T09:24:00Z" w16du:dateUtc="2026-04-30T02:24:00Z">
              <w:r w:rsidRPr="00B61386">
                <w:rPr>
                  <w:rFonts w:asciiTheme="minorHAnsi" w:hAnsiTheme="minorHAnsi" w:cstheme="minorHAnsi"/>
                  <w:sz w:val="20"/>
                  <w:szCs w:val="20"/>
                </w:rPr>
                <w:lastRenderedPageBreak/>
                <w:t>Manfaat Asuransi</w:t>
              </w:r>
              <w:r w:rsidRPr="00B61386">
                <w:rPr>
                  <w:rFonts w:asciiTheme="minorHAnsi" w:hAnsiTheme="minorHAnsi" w:cstheme="minorHAnsi"/>
                  <w:sz w:val="20"/>
                  <w:szCs w:val="20"/>
                  <w:lang w:val="id-ID"/>
                </w:rPr>
                <w:t xml:space="preserve"> disesuaikan dengan plan yang dipilih oleh Pemegang Polis</w:t>
              </w:r>
              <w:r w:rsidRPr="00B61386">
                <w:rPr>
                  <w:rFonts w:asciiTheme="minorHAnsi" w:hAnsiTheme="minorHAnsi" w:cstheme="minorHAnsi"/>
                  <w:sz w:val="20"/>
                  <w:szCs w:val="20"/>
                </w:rPr>
                <w:t xml:space="preserve"> dan/atau Tertanggung/Peserta dengan Uang Pertanggungan masing-masing plan adalah sebagai berikut:</w:t>
              </w:r>
            </w:ins>
          </w:p>
          <w:p w14:paraId="630A66B7" w14:textId="77777777" w:rsidR="000F6E7E" w:rsidRDefault="000F6E7E" w:rsidP="000F6E7E">
            <w:pPr>
              <w:pStyle w:val="ListParagraph"/>
              <w:ind w:left="357"/>
              <w:jc w:val="both"/>
              <w:rPr>
                <w:ins w:id="105" w:author="Aswin Nabila" w:date="2026-04-30T09:25:00Z" w16du:dateUtc="2026-04-30T02:25:00Z"/>
                <w:rFonts w:asciiTheme="minorHAnsi" w:hAnsiTheme="minorHAnsi" w:cstheme="minorHAnsi"/>
                <w:sz w:val="20"/>
                <w:szCs w:val="20"/>
              </w:rPr>
            </w:pPr>
          </w:p>
          <w:tbl>
            <w:tblPr>
              <w:tblW w:w="4961" w:type="dxa"/>
              <w:tblInd w:w="19" w:type="dxa"/>
              <w:tblLayout w:type="fixed"/>
              <w:tblLook w:val="04A0" w:firstRow="1" w:lastRow="0" w:firstColumn="1" w:lastColumn="0" w:noHBand="0" w:noVBand="1"/>
            </w:tblPr>
            <w:tblGrid>
              <w:gridCol w:w="992"/>
              <w:gridCol w:w="992"/>
              <w:gridCol w:w="992"/>
              <w:gridCol w:w="992"/>
              <w:gridCol w:w="993"/>
            </w:tblGrid>
            <w:tr w:rsidR="000F6E7E" w:rsidRPr="008E7329" w14:paraId="02CA9A3C" w14:textId="77777777" w:rsidTr="00780B66">
              <w:trPr>
                <w:trHeight w:val="365"/>
                <w:ins w:id="106" w:author="Aswin Nabila" w:date="2026-04-30T09:25:00Z"/>
              </w:trPr>
              <w:tc>
                <w:tcPr>
                  <w:tcW w:w="992" w:type="dxa"/>
                  <w:tcBorders>
                    <w:top w:val="single" w:sz="8" w:space="0" w:color="auto"/>
                    <w:left w:val="single" w:sz="8" w:space="0" w:color="auto"/>
                    <w:bottom w:val="single" w:sz="8" w:space="0" w:color="auto"/>
                    <w:right w:val="single" w:sz="8" w:space="0" w:color="auto"/>
                  </w:tcBorders>
                  <w:shd w:val="clear" w:color="000000" w:fill="FFC000"/>
                  <w:noWrap/>
                  <w:vAlign w:val="center"/>
                  <w:hideMark/>
                </w:tcPr>
                <w:p w14:paraId="10622AD8" w14:textId="77777777" w:rsidR="000F6E7E" w:rsidRPr="008E7329" w:rsidRDefault="000F6E7E" w:rsidP="000F6E7E">
                  <w:pPr>
                    <w:jc w:val="center"/>
                    <w:rPr>
                      <w:ins w:id="107" w:author="Aswin Nabila" w:date="2026-04-30T09:25:00Z" w16du:dateUtc="2026-04-30T02:25:00Z"/>
                      <w:rFonts w:ascii="Calibri" w:eastAsia="Times New Roman" w:hAnsi="Calibri" w:cs="Calibri"/>
                      <w:b/>
                      <w:bCs/>
                      <w:color w:val="000000"/>
                      <w:sz w:val="20"/>
                      <w:szCs w:val="20"/>
                    </w:rPr>
                  </w:pPr>
                  <w:ins w:id="108" w:author="Aswin Nabila" w:date="2026-04-30T09:25:00Z" w16du:dateUtc="2026-04-30T02:25:00Z">
                    <w:r w:rsidRPr="008E7329">
                      <w:rPr>
                        <w:rFonts w:ascii="Calibri" w:eastAsia="Times New Roman" w:hAnsi="Calibri" w:cs="Calibri"/>
                        <w:b/>
                        <w:bCs/>
                        <w:color w:val="000000"/>
                        <w:sz w:val="20"/>
                        <w:szCs w:val="20"/>
                      </w:rPr>
                      <w:t xml:space="preserve">PLAN A </w:t>
                    </w:r>
                  </w:ins>
                </w:p>
              </w:tc>
              <w:tc>
                <w:tcPr>
                  <w:tcW w:w="992" w:type="dxa"/>
                  <w:tcBorders>
                    <w:top w:val="single" w:sz="8" w:space="0" w:color="auto"/>
                    <w:left w:val="nil"/>
                    <w:bottom w:val="single" w:sz="8" w:space="0" w:color="auto"/>
                    <w:right w:val="single" w:sz="8" w:space="0" w:color="auto"/>
                  </w:tcBorders>
                  <w:shd w:val="clear" w:color="000000" w:fill="FFC000"/>
                  <w:noWrap/>
                  <w:vAlign w:val="center"/>
                  <w:hideMark/>
                </w:tcPr>
                <w:p w14:paraId="211247F5" w14:textId="77777777" w:rsidR="000F6E7E" w:rsidRPr="008E7329" w:rsidRDefault="000F6E7E" w:rsidP="000F6E7E">
                  <w:pPr>
                    <w:jc w:val="center"/>
                    <w:rPr>
                      <w:ins w:id="109" w:author="Aswin Nabila" w:date="2026-04-30T09:25:00Z" w16du:dateUtc="2026-04-30T02:25:00Z"/>
                      <w:rFonts w:ascii="Calibri" w:eastAsia="Times New Roman" w:hAnsi="Calibri" w:cs="Calibri"/>
                      <w:b/>
                      <w:bCs/>
                      <w:color w:val="000000"/>
                      <w:sz w:val="20"/>
                      <w:szCs w:val="20"/>
                    </w:rPr>
                  </w:pPr>
                  <w:ins w:id="110" w:author="Aswin Nabila" w:date="2026-04-30T09:25:00Z" w16du:dateUtc="2026-04-30T02:25:00Z">
                    <w:r w:rsidRPr="008E7329">
                      <w:rPr>
                        <w:rFonts w:ascii="Calibri" w:eastAsia="Times New Roman" w:hAnsi="Calibri" w:cs="Calibri"/>
                        <w:b/>
                        <w:bCs/>
                        <w:color w:val="000000"/>
                        <w:sz w:val="20"/>
                        <w:szCs w:val="20"/>
                      </w:rPr>
                      <w:t>PLAN B</w:t>
                    </w:r>
                  </w:ins>
                </w:p>
              </w:tc>
              <w:tc>
                <w:tcPr>
                  <w:tcW w:w="992" w:type="dxa"/>
                  <w:tcBorders>
                    <w:top w:val="single" w:sz="8" w:space="0" w:color="auto"/>
                    <w:left w:val="nil"/>
                    <w:bottom w:val="single" w:sz="8" w:space="0" w:color="auto"/>
                    <w:right w:val="single" w:sz="8" w:space="0" w:color="auto"/>
                  </w:tcBorders>
                  <w:shd w:val="clear" w:color="000000" w:fill="FFC000"/>
                  <w:noWrap/>
                  <w:vAlign w:val="center"/>
                  <w:hideMark/>
                </w:tcPr>
                <w:p w14:paraId="555F5147" w14:textId="77777777" w:rsidR="000F6E7E" w:rsidRPr="008E7329" w:rsidRDefault="000F6E7E" w:rsidP="000F6E7E">
                  <w:pPr>
                    <w:jc w:val="center"/>
                    <w:rPr>
                      <w:ins w:id="111" w:author="Aswin Nabila" w:date="2026-04-30T09:25:00Z" w16du:dateUtc="2026-04-30T02:25:00Z"/>
                      <w:rFonts w:ascii="Calibri" w:eastAsia="Times New Roman" w:hAnsi="Calibri" w:cs="Calibri"/>
                      <w:b/>
                      <w:bCs/>
                      <w:color w:val="000000"/>
                      <w:sz w:val="20"/>
                      <w:szCs w:val="20"/>
                    </w:rPr>
                  </w:pPr>
                  <w:ins w:id="112" w:author="Aswin Nabila" w:date="2026-04-30T09:25:00Z" w16du:dateUtc="2026-04-30T02:25:00Z">
                    <w:r w:rsidRPr="008E7329">
                      <w:rPr>
                        <w:rFonts w:ascii="Calibri" w:eastAsia="Times New Roman" w:hAnsi="Calibri" w:cs="Calibri"/>
                        <w:b/>
                        <w:bCs/>
                        <w:color w:val="000000"/>
                        <w:sz w:val="20"/>
                        <w:szCs w:val="20"/>
                      </w:rPr>
                      <w:t>PLAN C</w:t>
                    </w:r>
                  </w:ins>
                </w:p>
              </w:tc>
              <w:tc>
                <w:tcPr>
                  <w:tcW w:w="992" w:type="dxa"/>
                  <w:tcBorders>
                    <w:top w:val="single" w:sz="8" w:space="0" w:color="auto"/>
                    <w:left w:val="nil"/>
                    <w:bottom w:val="nil"/>
                    <w:right w:val="single" w:sz="8" w:space="0" w:color="auto"/>
                  </w:tcBorders>
                  <w:shd w:val="clear" w:color="000000" w:fill="FFC000"/>
                  <w:noWrap/>
                  <w:vAlign w:val="center"/>
                  <w:hideMark/>
                </w:tcPr>
                <w:p w14:paraId="44BDF160" w14:textId="77777777" w:rsidR="000F6E7E" w:rsidRPr="008E7329" w:rsidRDefault="000F6E7E" w:rsidP="000F6E7E">
                  <w:pPr>
                    <w:jc w:val="center"/>
                    <w:rPr>
                      <w:ins w:id="113" w:author="Aswin Nabila" w:date="2026-04-30T09:25:00Z" w16du:dateUtc="2026-04-30T02:25:00Z"/>
                      <w:rFonts w:ascii="Calibri" w:eastAsia="Times New Roman" w:hAnsi="Calibri" w:cs="Calibri"/>
                      <w:b/>
                      <w:bCs/>
                      <w:color w:val="000000"/>
                      <w:sz w:val="20"/>
                      <w:szCs w:val="20"/>
                    </w:rPr>
                  </w:pPr>
                  <w:ins w:id="114" w:author="Aswin Nabila" w:date="2026-04-30T09:25:00Z" w16du:dateUtc="2026-04-30T02:25:00Z">
                    <w:r w:rsidRPr="008E7329">
                      <w:rPr>
                        <w:rFonts w:ascii="Calibri" w:eastAsia="Times New Roman" w:hAnsi="Calibri" w:cs="Calibri"/>
                        <w:b/>
                        <w:bCs/>
                        <w:color w:val="000000"/>
                        <w:sz w:val="20"/>
                        <w:szCs w:val="20"/>
                      </w:rPr>
                      <w:t xml:space="preserve">PLAN D </w:t>
                    </w:r>
                  </w:ins>
                </w:p>
              </w:tc>
              <w:tc>
                <w:tcPr>
                  <w:tcW w:w="993" w:type="dxa"/>
                  <w:tcBorders>
                    <w:top w:val="single" w:sz="8" w:space="0" w:color="auto"/>
                    <w:left w:val="nil"/>
                    <w:bottom w:val="nil"/>
                    <w:right w:val="single" w:sz="8" w:space="0" w:color="auto"/>
                  </w:tcBorders>
                  <w:shd w:val="clear" w:color="000000" w:fill="FFC000"/>
                  <w:noWrap/>
                  <w:vAlign w:val="center"/>
                  <w:hideMark/>
                </w:tcPr>
                <w:p w14:paraId="45E1CEE2" w14:textId="77777777" w:rsidR="000F6E7E" w:rsidRPr="008E7329" w:rsidRDefault="000F6E7E" w:rsidP="000F6E7E">
                  <w:pPr>
                    <w:jc w:val="center"/>
                    <w:rPr>
                      <w:ins w:id="115" w:author="Aswin Nabila" w:date="2026-04-30T09:25:00Z" w16du:dateUtc="2026-04-30T02:25:00Z"/>
                      <w:rFonts w:ascii="Calibri" w:eastAsia="Times New Roman" w:hAnsi="Calibri" w:cs="Calibri"/>
                      <w:b/>
                      <w:bCs/>
                      <w:color w:val="000000"/>
                      <w:sz w:val="20"/>
                      <w:szCs w:val="20"/>
                    </w:rPr>
                  </w:pPr>
                  <w:ins w:id="116" w:author="Aswin Nabila" w:date="2026-04-30T09:25:00Z" w16du:dateUtc="2026-04-30T02:25:00Z">
                    <w:r w:rsidRPr="008E7329">
                      <w:rPr>
                        <w:rFonts w:ascii="Calibri" w:eastAsia="Times New Roman" w:hAnsi="Calibri" w:cs="Calibri"/>
                        <w:b/>
                        <w:bCs/>
                        <w:color w:val="000000"/>
                        <w:sz w:val="20"/>
                        <w:szCs w:val="20"/>
                      </w:rPr>
                      <w:t>PLAN E</w:t>
                    </w:r>
                  </w:ins>
                </w:p>
              </w:tc>
            </w:tr>
            <w:tr w:rsidR="000F6E7E" w:rsidRPr="008E7329" w14:paraId="1CF2FC70" w14:textId="77777777" w:rsidTr="00780B66">
              <w:trPr>
                <w:trHeight w:val="365"/>
                <w:ins w:id="117" w:author="Aswin Nabila" w:date="2026-04-30T09:25:00Z"/>
              </w:trPr>
              <w:tc>
                <w:tcPr>
                  <w:tcW w:w="992" w:type="dxa"/>
                  <w:tcBorders>
                    <w:top w:val="nil"/>
                    <w:left w:val="single" w:sz="8" w:space="0" w:color="auto"/>
                    <w:bottom w:val="single" w:sz="8" w:space="0" w:color="auto"/>
                    <w:right w:val="single" w:sz="8" w:space="0" w:color="auto"/>
                  </w:tcBorders>
                  <w:noWrap/>
                  <w:vAlign w:val="center"/>
                  <w:hideMark/>
                </w:tcPr>
                <w:p w14:paraId="318B9304" w14:textId="77777777" w:rsidR="000F6E7E" w:rsidRPr="000F6E7E" w:rsidRDefault="000F6E7E" w:rsidP="000F6E7E">
                  <w:pPr>
                    <w:jc w:val="center"/>
                    <w:rPr>
                      <w:ins w:id="118" w:author="Aswin Nabila" w:date="2026-04-30T09:25:00Z" w16du:dateUtc="2026-04-30T02:25:00Z"/>
                      <w:rFonts w:ascii="Calibri" w:eastAsia="Times New Roman" w:hAnsi="Calibri" w:cs="Calibri"/>
                      <w:color w:val="000000"/>
                      <w:sz w:val="20"/>
                      <w:szCs w:val="20"/>
                      <w:highlight w:val="green"/>
                      <w:rPrChange w:id="119" w:author="Aswin Nabila" w:date="2026-04-30T09:27:00Z" w16du:dateUtc="2026-04-30T02:27:00Z">
                        <w:rPr>
                          <w:ins w:id="120" w:author="Aswin Nabila" w:date="2026-04-30T09:25:00Z" w16du:dateUtc="2026-04-30T02:25:00Z"/>
                          <w:rFonts w:ascii="Calibri" w:eastAsia="Times New Roman" w:hAnsi="Calibri" w:cs="Calibri"/>
                          <w:color w:val="000000"/>
                          <w:sz w:val="20"/>
                          <w:szCs w:val="20"/>
                          <w:highlight w:val="yellow"/>
                        </w:rPr>
                      </w:rPrChange>
                    </w:rPr>
                  </w:pPr>
                  <w:commentRangeStart w:id="121"/>
                  <w:ins w:id="122" w:author="Aswin Nabila" w:date="2026-04-30T09:25:00Z" w16du:dateUtc="2026-04-30T02:25:00Z">
                    <w:r w:rsidRPr="000F6E7E">
                      <w:rPr>
                        <w:rFonts w:ascii="Calibri" w:eastAsia="Times New Roman" w:hAnsi="Calibri" w:cs="Calibri"/>
                        <w:color w:val="000000"/>
                        <w:sz w:val="20"/>
                        <w:szCs w:val="20"/>
                        <w:highlight w:val="green"/>
                        <w:rPrChange w:id="123" w:author="Aswin Nabila" w:date="2026-04-30T09:27:00Z" w16du:dateUtc="2026-04-30T02:27:00Z">
                          <w:rPr>
                            <w:rFonts w:ascii="Calibri" w:eastAsia="Times New Roman" w:hAnsi="Calibri" w:cs="Calibri"/>
                            <w:color w:val="000000"/>
                            <w:sz w:val="20"/>
                            <w:szCs w:val="20"/>
                            <w:highlight w:val="yellow"/>
                          </w:rPr>
                        </w:rPrChange>
                      </w:rPr>
                      <w:t>IDR50 Juta</w:t>
                    </w:r>
                    <w:commentRangeEnd w:id="121"/>
                    <w:r w:rsidRPr="000F6E7E">
                      <w:rPr>
                        <w:rStyle w:val="CommentReference"/>
                        <w:rFonts w:ascii="Calibri" w:eastAsia="Times New Roman" w:hAnsi="Calibri" w:cs="Calibri"/>
                        <w:color w:val="000000"/>
                        <w:sz w:val="20"/>
                        <w:szCs w:val="20"/>
                        <w:highlight w:val="green"/>
                        <w:rPrChange w:id="124" w:author="Aswin Nabila" w:date="2026-04-30T09:27:00Z" w16du:dateUtc="2026-04-30T02:27:00Z">
                          <w:rPr>
                            <w:rStyle w:val="CommentReference"/>
                            <w:rFonts w:ascii="Calibri" w:eastAsia="Times New Roman" w:hAnsi="Calibri" w:cs="Calibri"/>
                            <w:color w:val="000000"/>
                            <w:sz w:val="20"/>
                            <w:szCs w:val="20"/>
                            <w:highlight w:val="yellow"/>
                          </w:rPr>
                        </w:rPrChange>
                      </w:rPr>
                      <w:commentReference w:id="121"/>
                    </w:r>
                  </w:ins>
                </w:p>
              </w:tc>
              <w:tc>
                <w:tcPr>
                  <w:tcW w:w="992" w:type="dxa"/>
                  <w:tcBorders>
                    <w:top w:val="nil"/>
                    <w:left w:val="nil"/>
                    <w:bottom w:val="single" w:sz="8" w:space="0" w:color="auto"/>
                    <w:right w:val="single" w:sz="8" w:space="0" w:color="auto"/>
                  </w:tcBorders>
                  <w:noWrap/>
                  <w:vAlign w:val="center"/>
                  <w:hideMark/>
                </w:tcPr>
                <w:p w14:paraId="5293C22B" w14:textId="77777777" w:rsidR="000F6E7E" w:rsidRPr="000F6E7E" w:rsidRDefault="000F6E7E" w:rsidP="000F6E7E">
                  <w:pPr>
                    <w:jc w:val="center"/>
                    <w:rPr>
                      <w:ins w:id="125" w:author="Aswin Nabila" w:date="2026-04-30T09:25:00Z" w16du:dateUtc="2026-04-30T02:25:00Z"/>
                      <w:rFonts w:ascii="Calibri" w:eastAsia="Times New Roman" w:hAnsi="Calibri" w:cs="Calibri"/>
                      <w:color w:val="000000"/>
                      <w:sz w:val="20"/>
                      <w:szCs w:val="20"/>
                      <w:highlight w:val="green"/>
                      <w:rPrChange w:id="126" w:author="Aswin Nabila" w:date="2026-04-30T09:27:00Z" w16du:dateUtc="2026-04-30T02:27:00Z">
                        <w:rPr>
                          <w:ins w:id="127" w:author="Aswin Nabila" w:date="2026-04-30T09:25:00Z" w16du:dateUtc="2026-04-30T02:25:00Z"/>
                          <w:rFonts w:ascii="Calibri" w:eastAsia="Times New Roman" w:hAnsi="Calibri" w:cs="Calibri"/>
                          <w:color w:val="000000"/>
                          <w:sz w:val="20"/>
                          <w:szCs w:val="20"/>
                          <w:highlight w:val="yellow"/>
                        </w:rPr>
                      </w:rPrChange>
                    </w:rPr>
                  </w:pPr>
                  <w:ins w:id="128" w:author="Aswin Nabila" w:date="2026-04-30T09:25:00Z" w16du:dateUtc="2026-04-30T02:25:00Z">
                    <w:r w:rsidRPr="000F6E7E">
                      <w:rPr>
                        <w:rFonts w:ascii="Calibri" w:eastAsia="Times New Roman" w:hAnsi="Calibri" w:cs="Calibri"/>
                        <w:color w:val="000000"/>
                        <w:sz w:val="20"/>
                        <w:szCs w:val="20"/>
                        <w:highlight w:val="green"/>
                        <w:rPrChange w:id="129" w:author="Aswin Nabila" w:date="2026-04-30T09:27:00Z" w16du:dateUtc="2026-04-30T02:27:00Z">
                          <w:rPr>
                            <w:rFonts w:ascii="Calibri" w:eastAsia="Times New Roman" w:hAnsi="Calibri" w:cs="Calibri"/>
                            <w:color w:val="000000"/>
                            <w:sz w:val="20"/>
                            <w:szCs w:val="20"/>
                            <w:highlight w:val="yellow"/>
                          </w:rPr>
                        </w:rPrChange>
                      </w:rPr>
                      <w:t>IDR100 Juta</w:t>
                    </w:r>
                  </w:ins>
                </w:p>
              </w:tc>
              <w:tc>
                <w:tcPr>
                  <w:tcW w:w="992" w:type="dxa"/>
                  <w:tcBorders>
                    <w:top w:val="nil"/>
                    <w:left w:val="nil"/>
                    <w:bottom w:val="single" w:sz="8" w:space="0" w:color="auto"/>
                    <w:right w:val="single" w:sz="8" w:space="0" w:color="auto"/>
                  </w:tcBorders>
                  <w:noWrap/>
                  <w:vAlign w:val="center"/>
                  <w:hideMark/>
                </w:tcPr>
                <w:p w14:paraId="098CC191" w14:textId="77777777" w:rsidR="000F6E7E" w:rsidRPr="000F6E7E" w:rsidRDefault="000F6E7E" w:rsidP="000F6E7E">
                  <w:pPr>
                    <w:jc w:val="center"/>
                    <w:rPr>
                      <w:ins w:id="130" w:author="Aswin Nabila" w:date="2026-04-30T09:25:00Z" w16du:dateUtc="2026-04-30T02:25:00Z"/>
                      <w:rFonts w:ascii="Calibri" w:eastAsia="Times New Roman" w:hAnsi="Calibri" w:cs="Calibri"/>
                      <w:color w:val="000000"/>
                      <w:sz w:val="20"/>
                      <w:szCs w:val="20"/>
                      <w:highlight w:val="green"/>
                      <w:rPrChange w:id="131" w:author="Aswin Nabila" w:date="2026-04-30T09:27:00Z" w16du:dateUtc="2026-04-30T02:27:00Z">
                        <w:rPr>
                          <w:ins w:id="132" w:author="Aswin Nabila" w:date="2026-04-30T09:25:00Z" w16du:dateUtc="2026-04-30T02:25:00Z"/>
                          <w:rFonts w:ascii="Calibri" w:eastAsia="Times New Roman" w:hAnsi="Calibri" w:cs="Calibri"/>
                          <w:color w:val="000000"/>
                          <w:sz w:val="20"/>
                          <w:szCs w:val="20"/>
                          <w:highlight w:val="yellow"/>
                        </w:rPr>
                      </w:rPrChange>
                    </w:rPr>
                  </w:pPr>
                  <w:ins w:id="133" w:author="Aswin Nabila" w:date="2026-04-30T09:25:00Z" w16du:dateUtc="2026-04-30T02:25:00Z">
                    <w:r w:rsidRPr="000F6E7E">
                      <w:rPr>
                        <w:rFonts w:ascii="Calibri" w:eastAsia="Times New Roman" w:hAnsi="Calibri" w:cs="Calibri"/>
                        <w:color w:val="000000"/>
                        <w:sz w:val="20"/>
                        <w:szCs w:val="20"/>
                        <w:highlight w:val="green"/>
                        <w:rPrChange w:id="134" w:author="Aswin Nabila" w:date="2026-04-30T09:27:00Z" w16du:dateUtc="2026-04-30T02:27:00Z">
                          <w:rPr>
                            <w:rFonts w:ascii="Calibri" w:eastAsia="Times New Roman" w:hAnsi="Calibri" w:cs="Calibri"/>
                            <w:color w:val="000000"/>
                            <w:sz w:val="20"/>
                            <w:szCs w:val="20"/>
                            <w:highlight w:val="yellow"/>
                          </w:rPr>
                        </w:rPrChange>
                      </w:rPr>
                      <w:t>IDR200 Juta</w:t>
                    </w:r>
                  </w:ins>
                </w:p>
              </w:tc>
              <w:tc>
                <w:tcPr>
                  <w:tcW w:w="992" w:type="dxa"/>
                  <w:tcBorders>
                    <w:top w:val="single" w:sz="8" w:space="0" w:color="auto"/>
                    <w:left w:val="nil"/>
                    <w:bottom w:val="single" w:sz="8" w:space="0" w:color="auto"/>
                    <w:right w:val="single" w:sz="8" w:space="0" w:color="auto"/>
                  </w:tcBorders>
                  <w:noWrap/>
                  <w:vAlign w:val="center"/>
                  <w:hideMark/>
                </w:tcPr>
                <w:p w14:paraId="77EA9843" w14:textId="77777777" w:rsidR="000F6E7E" w:rsidRPr="000F6E7E" w:rsidRDefault="000F6E7E" w:rsidP="000F6E7E">
                  <w:pPr>
                    <w:jc w:val="center"/>
                    <w:rPr>
                      <w:ins w:id="135" w:author="Aswin Nabila" w:date="2026-04-30T09:25:00Z" w16du:dateUtc="2026-04-30T02:25:00Z"/>
                      <w:rFonts w:ascii="Calibri" w:eastAsia="Times New Roman" w:hAnsi="Calibri" w:cs="Calibri"/>
                      <w:color w:val="000000"/>
                      <w:sz w:val="20"/>
                      <w:szCs w:val="20"/>
                      <w:highlight w:val="green"/>
                      <w:rPrChange w:id="136" w:author="Aswin Nabila" w:date="2026-04-30T09:27:00Z" w16du:dateUtc="2026-04-30T02:27:00Z">
                        <w:rPr>
                          <w:ins w:id="137" w:author="Aswin Nabila" w:date="2026-04-30T09:25:00Z" w16du:dateUtc="2026-04-30T02:25:00Z"/>
                          <w:rFonts w:ascii="Calibri" w:eastAsia="Times New Roman" w:hAnsi="Calibri" w:cs="Calibri"/>
                          <w:color w:val="000000"/>
                          <w:sz w:val="20"/>
                          <w:szCs w:val="20"/>
                          <w:highlight w:val="yellow"/>
                        </w:rPr>
                      </w:rPrChange>
                    </w:rPr>
                  </w:pPr>
                  <w:ins w:id="138" w:author="Aswin Nabila" w:date="2026-04-30T09:25:00Z" w16du:dateUtc="2026-04-30T02:25:00Z">
                    <w:r w:rsidRPr="000F6E7E">
                      <w:rPr>
                        <w:rFonts w:ascii="Calibri" w:eastAsia="Times New Roman" w:hAnsi="Calibri" w:cs="Calibri"/>
                        <w:color w:val="000000"/>
                        <w:sz w:val="20"/>
                        <w:szCs w:val="20"/>
                        <w:highlight w:val="green"/>
                        <w:rPrChange w:id="139" w:author="Aswin Nabila" w:date="2026-04-30T09:27:00Z" w16du:dateUtc="2026-04-30T02:27:00Z">
                          <w:rPr>
                            <w:rFonts w:ascii="Calibri" w:eastAsia="Times New Roman" w:hAnsi="Calibri" w:cs="Calibri"/>
                            <w:color w:val="000000"/>
                            <w:sz w:val="20"/>
                            <w:szCs w:val="20"/>
                            <w:highlight w:val="yellow"/>
                          </w:rPr>
                        </w:rPrChange>
                      </w:rPr>
                      <w:t>IDR300 Juta</w:t>
                    </w:r>
                  </w:ins>
                </w:p>
              </w:tc>
              <w:tc>
                <w:tcPr>
                  <w:tcW w:w="993" w:type="dxa"/>
                  <w:tcBorders>
                    <w:top w:val="single" w:sz="8" w:space="0" w:color="auto"/>
                    <w:left w:val="nil"/>
                    <w:bottom w:val="single" w:sz="8" w:space="0" w:color="auto"/>
                    <w:right w:val="single" w:sz="8" w:space="0" w:color="auto"/>
                  </w:tcBorders>
                  <w:noWrap/>
                  <w:vAlign w:val="center"/>
                  <w:hideMark/>
                </w:tcPr>
                <w:p w14:paraId="7DE03234" w14:textId="77777777" w:rsidR="000F6E7E" w:rsidRPr="000F6E7E" w:rsidRDefault="000F6E7E" w:rsidP="000F6E7E">
                  <w:pPr>
                    <w:jc w:val="center"/>
                    <w:rPr>
                      <w:ins w:id="140" w:author="Aswin Nabila" w:date="2026-04-30T09:25:00Z" w16du:dateUtc="2026-04-30T02:25:00Z"/>
                      <w:rFonts w:ascii="Calibri" w:eastAsia="Times New Roman" w:hAnsi="Calibri" w:cs="Calibri"/>
                      <w:color w:val="000000"/>
                      <w:sz w:val="20"/>
                      <w:szCs w:val="20"/>
                      <w:highlight w:val="green"/>
                      <w:rPrChange w:id="141" w:author="Aswin Nabila" w:date="2026-04-30T09:27:00Z" w16du:dateUtc="2026-04-30T02:27:00Z">
                        <w:rPr>
                          <w:ins w:id="142" w:author="Aswin Nabila" w:date="2026-04-30T09:25:00Z" w16du:dateUtc="2026-04-30T02:25:00Z"/>
                          <w:rFonts w:ascii="Calibri" w:eastAsia="Times New Roman" w:hAnsi="Calibri" w:cs="Calibri"/>
                          <w:color w:val="000000"/>
                          <w:sz w:val="20"/>
                          <w:szCs w:val="20"/>
                          <w:highlight w:val="yellow"/>
                        </w:rPr>
                      </w:rPrChange>
                    </w:rPr>
                  </w:pPr>
                  <w:ins w:id="143" w:author="Aswin Nabila" w:date="2026-04-30T09:25:00Z" w16du:dateUtc="2026-04-30T02:25:00Z">
                    <w:r w:rsidRPr="000F6E7E">
                      <w:rPr>
                        <w:rFonts w:ascii="Calibri" w:eastAsia="Times New Roman" w:hAnsi="Calibri" w:cs="Calibri"/>
                        <w:color w:val="000000"/>
                        <w:sz w:val="20"/>
                        <w:szCs w:val="20"/>
                        <w:highlight w:val="green"/>
                        <w:rPrChange w:id="144" w:author="Aswin Nabila" w:date="2026-04-30T09:27:00Z" w16du:dateUtc="2026-04-30T02:27:00Z">
                          <w:rPr>
                            <w:rFonts w:ascii="Calibri" w:eastAsia="Times New Roman" w:hAnsi="Calibri" w:cs="Calibri"/>
                            <w:color w:val="000000"/>
                            <w:sz w:val="20"/>
                            <w:szCs w:val="20"/>
                            <w:highlight w:val="yellow"/>
                          </w:rPr>
                        </w:rPrChange>
                      </w:rPr>
                      <w:t>IDR500 Juta</w:t>
                    </w:r>
                  </w:ins>
                </w:p>
              </w:tc>
            </w:tr>
          </w:tbl>
          <w:p w14:paraId="403006F1" w14:textId="0261882C" w:rsidR="000F6E7E" w:rsidRPr="000F6E7E" w:rsidRDefault="000F6E7E">
            <w:pPr>
              <w:pStyle w:val="ListParagraph"/>
              <w:ind w:left="357"/>
              <w:jc w:val="both"/>
              <w:rPr>
                <w:ins w:id="145" w:author="Aswin Nabila" w:date="2026-04-30T09:22:00Z" w16du:dateUtc="2026-04-30T02:22:00Z"/>
                <w:rFonts w:asciiTheme="minorHAnsi" w:hAnsiTheme="minorHAnsi" w:cstheme="minorHAnsi"/>
                <w:sz w:val="20"/>
                <w:szCs w:val="20"/>
                <w:rPrChange w:id="146" w:author="Aswin Nabila" w:date="2026-04-30T09:23:00Z" w16du:dateUtc="2026-04-30T02:23:00Z">
                  <w:rPr>
                    <w:ins w:id="147" w:author="Aswin Nabila" w:date="2026-04-30T09:22:00Z" w16du:dateUtc="2026-04-30T02:22:00Z"/>
                    <w:b/>
                    <w:color w:val="FFFFFF" w:themeColor="background1"/>
                  </w:rPr>
                </w:rPrChange>
              </w:rPr>
              <w:pPrChange w:id="148" w:author="Aswin Nabila" w:date="2026-04-30T09:24:00Z" w16du:dateUtc="2026-04-30T02:24:00Z">
                <w:pPr>
                  <w:spacing w:after="40"/>
                  <w:jc w:val="center"/>
                </w:pPr>
              </w:pPrChange>
            </w:pPr>
          </w:p>
        </w:tc>
        <w:tc>
          <w:tcPr>
            <w:tcW w:w="284" w:type="dxa"/>
            <w:gridSpan w:val="3"/>
            <w:tcBorders>
              <w:top w:val="nil"/>
              <w:left w:val="single" w:sz="4" w:space="0" w:color="auto"/>
              <w:bottom w:val="nil"/>
              <w:right w:val="single" w:sz="4" w:space="0" w:color="auto"/>
            </w:tcBorders>
            <w:vAlign w:val="center"/>
            <w:tcPrChange w:id="149" w:author="Aswin Nabila" w:date="2026-04-30T09:25:00Z" w16du:dateUtc="2026-04-30T02:25:00Z">
              <w:tcPr>
                <w:tcW w:w="3600" w:type="dxa"/>
                <w:gridSpan w:val="22"/>
                <w:tcBorders>
                  <w:top w:val="single" w:sz="4" w:space="0" w:color="auto"/>
                </w:tcBorders>
                <w:vAlign w:val="center"/>
              </w:tcPr>
            </w:tcPrChange>
          </w:tcPr>
          <w:p w14:paraId="0D87118A" w14:textId="77777777" w:rsidR="000F6E7E" w:rsidRPr="00B61386" w:rsidRDefault="000F6E7E" w:rsidP="001279F2">
            <w:pPr>
              <w:spacing w:after="40"/>
              <w:jc w:val="center"/>
              <w:rPr>
                <w:ins w:id="150" w:author="Aswin Nabila" w:date="2026-04-30T09:22:00Z" w16du:dateUtc="2026-04-30T02:22:00Z"/>
                <w:rFonts w:asciiTheme="minorHAnsi" w:hAnsiTheme="minorHAnsi" w:cstheme="minorHAnsi"/>
                <w:b/>
                <w:color w:val="FFFFFF" w:themeColor="background1"/>
                <w:sz w:val="20"/>
                <w:szCs w:val="20"/>
              </w:rPr>
            </w:pPr>
          </w:p>
        </w:tc>
        <w:tc>
          <w:tcPr>
            <w:tcW w:w="5272" w:type="dxa"/>
            <w:gridSpan w:val="24"/>
            <w:tcBorders>
              <w:top w:val="single" w:sz="4" w:space="0" w:color="auto"/>
              <w:left w:val="single" w:sz="4" w:space="0" w:color="auto"/>
              <w:bottom w:val="single" w:sz="4" w:space="0" w:color="auto"/>
            </w:tcBorders>
            <w:vAlign w:val="center"/>
            <w:tcPrChange w:id="151" w:author="Aswin Nabila" w:date="2026-04-30T09:25:00Z" w16du:dateUtc="2026-04-30T02:25:00Z">
              <w:tcPr>
                <w:tcW w:w="3600" w:type="dxa"/>
                <w:gridSpan w:val="12"/>
                <w:tcBorders>
                  <w:top w:val="single" w:sz="4" w:space="0" w:color="auto"/>
                </w:tcBorders>
                <w:vAlign w:val="center"/>
              </w:tcPr>
            </w:tcPrChange>
          </w:tcPr>
          <w:p w14:paraId="59E6B458" w14:textId="77777777" w:rsidR="000F6E7E" w:rsidRPr="00B61386" w:rsidRDefault="000F6E7E" w:rsidP="00663138">
            <w:pPr>
              <w:pStyle w:val="ListParagraph"/>
              <w:numPr>
                <w:ilvl w:val="0"/>
                <w:numId w:val="2"/>
              </w:numPr>
              <w:ind w:left="249" w:hanging="306"/>
              <w:rPr>
                <w:ins w:id="152" w:author="Aswin Nabila" w:date="2026-04-30T09:24:00Z" w16du:dateUtc="2026-04-30T02:24:00Z"/>
                <w:rFonts w:asciiTheme="minorHAnsi" w:hAnsiTheme="minorHAnsi" w:cstheme="minorHAnsi"/>
                <w:b/>
                <w:sz w:val="20"/>
                <w:szCs w:val="20"/>
              </w:rPr>
            </w:pPr>
            <w:ins w:id="153" w:author="Aswin Nabila" w:date="2026-04-30T09:24:00Z" w16du:dateUtc="2026-04-30T02:24:00Z">
              <w:r w:rsidRPr="00B61386">
                <w:rPr>
                  <w:rFonts w:asciiTheme="minorHAnsi" w:hAnsiTheme="minorHAnsi" w:cstheme="minorHAnsi"/>
                  <w:b/>
                  <w:sz w:val="20"/>
                  <w:szCs w:val="20"/>
                </w:rPr>
                <w:t>Risiko Operasional</w:t>
              </w:r>
            </w:ins>
          </w:p>
          <w:p w14:paraId="02A16A24" w14:textId="77777777" w:rsidR="000F6E7E" w:rsidRPr="00B61386" w:rsidRDefault="000F6E7E" w:rsidP="00663138">
            <w:pPr>
              <w:pStyle w:val="ListParagraph"/>
              <w:ind w:left="249"/>
              <w:jc w:val="both"/>
              <w:rPr>
                <w:ins w:id="154" w:author="Aswin Nabila" w:date="2026-04-30T09:24:00Z" w16du:dateUtc="2026-04-30T02:24:00Z"/>
                <w:rFonts w:asciiTheme="minorHAnsi" w:hAnsiTheme="minorHAnsi" w:cstheme="minorHAnsi"/>
                <w:b/>
                <w:sz w:val="20"/>
                <w:szCs w:val="20"/>
              </w:rPr>
            </w:pPr>
            <w:ins w:id="155" w:author="Aswin Nabila" w:date="2026-04-30T09:24:00Z" w16du:dateUtc="2026-04-30T02:24:00Z">
              <w:r w:rsidRPr="00B61386">
                <w:rPr>
                  <w:rFonts w:asciiTheme="minorHAnsi" w:hAnsiTheme="minorHAnsi" w:cstheme="minorHAnsi"/>
                  <w:sz w:val="20"/>
                  <w:szCs w:val="20"/>
                </w:rPr>
                <w:t>Risiko terganggunya proses yang tersedia atas produk, baik pada faktor manusia, sistem atau teknologi, maupun kejadian yang berasal dari luar perusahaan.</w:t>
              </w:r>
            </w:ins>
          </w:p>
          <w:p w14:paraId="05719636" w14:textId="77777777" w:rsidR="000F6E7E" w:rsidRPr="00B61386" w:rsidRDefault="000F6E7E" w:rsidP="00663138">
            <w:pPr>
              <w:pStyle w:val="ListParagraph"/>
              <w:numPr>
                <w:ilvl w:val="0"/>
                <w:numId w:val="2"/>
              </w:numPr>
              <w:ind w:left="249" w:hanging="306"/>
              <w:rPr>
                <w:ins w:id="156" w:author="Aswin Nabila" w:date="2026-04-30T09:24:00Z" w16du:dateUtc="2026-04-30T02:24:00Z"/>
                <w:rFonts w:asciiTheme="minorHAnsi" w:hAnsiTheme="minorHAnsi" w:cstheme="minorHAnsi"/>
                <w:b/>
                <w:sz w:val="20"/>
                <w:szCs w:val="20"/>
              </w:rPr>
            </w:pPr>
            <w:ins w:id="157" w:author="Aswin Nabila" w:date="2026-04-30T09:24:00Z" w16du:dateUtc="2026-04-30T02:24:00Z">
              <w:r w:rsidRPr="00B61386">
                <w:rPr>
                  <w:rFonts w:asciiTheme="minorHAnsi" w:hAnsiTheme="minorHAnsi" w:cstheme="minorHAnsi"/>
                  <w:b/>
                  <w:sz w:val="20"/>
                  <w:szCs w:val="20"/>
                </w:rPr>
                <w:t>Risiko Perubahan Kondisi Ekonomi dan Politik</w:t>
              </w:r>
            </w:ins>
          </w:p>
          <w:p w14:paraId="719C52C2" w14:textId="03AC10E8" w:rsidR="000F6E7E" w:rsidRPr="00B61386" w:rsidRDefault="000F6E7E">
            <w:pPr>
              <w:pStyle w:val="ListParagraph"/>
              <w:ind w:left="249"/>
              <w:jc w:val="both"/>
              <w:rPr>
                <w:ins w:id="158" w:author="Aswin Nabila" w:date="2026-04-30T09:24:00Z" w16du:dateUtc="2026-04-30T02:24:00Z"/>
                <w:rFonts w:asciiTheme="minorHAnsi" w:hAnsiTheme="minorHAnsi" w:cstheme="minorHAnsi"/>
                <w:sz w:val="20"/>
                <w:szCs w:val="20"/>
              </w:rPr>
              <w:pPrChange w:id="159" w:author="Aswin Nabila" w:date="2026-04-30T09:45:00Z" w16du:dateUtc="2026-04-30T02:45:00Z">
                <w:pPr>
                  <w:pStyle w:val="ListParagraph"/>
                  <w:ind w:left="249" w:right="79"/>
                  <w:jc w:val="both"/>
                </w:pPr>
              </w:pPrChange>
            </w:pPr>
            <w:ins w:id="160" w:author="Aswin Nabila" w:date="2026-04-30T09:24:00Z" w16du:dateUtc="2026-04-30T02:24:00Z">
              <w:r w:rsidRPr="00B61386">
                <w:rPr>
                  <w:rFonts w:asciiTheme="minorHAnsi" w:hAnsiTheme="minorHAnsi" w:cstheme="minorHAnsi"/>
                  <w:sz w:val="20"/>
                  <w:szCs w:val="20"/>
                </w:rPr>
                <w:t xml:space="preserve">Risiko perubahan kondisi ekonomi dan politik yang terjadi di dalam maupun luar negeri, atau adanya perubahan peraturan baik perundang-undangan, regulasi dan ketentuan pemerintah lainnya, yang berkaitan dengan sektor perekonomian, dan dapat mempengaruhi harga suatu efek atau </w:t>
              </w:r>
              <w:r w:rsidRPr="00257FA8">
                <w:rPr>
                  <w:rFonts w:asciiTheme="minorHAnsi" w:hAnsiTheme="minorHAnsi" w:cstheme="minorHAnsi"/>
                  <w:sz w:val="20"/>
                  <w:szCs w:val="20"/>
                </w:rPr>
                <w:t>instrumen</w:t>
              </w:r>
              <w:r w:rsidRPr="00B61386">
                <w:rPr>
                  <w:rFonts w:asciiTheme="minorHAnsi" w:hAnsiTheme="minorHAnsi" w:cstheme="minorHAnsi"/>
                  <w:sz w:val="20"/>
                  <w:szCs w:val="20"/>
                </w:rPr>
                <w:t xml:space="preserve"> investasi yang dimiliki perusahaan untuk mendukung produk yang dijual perusahaan, termasuk di dalamnya, untuk produk unit link, adalah menurunnya harga unit atau nilai aktiva bersih dari jenis dana investasi yang dimiliki konsumen.</w:t>
              </w:r>
            </w:ins>
          </w:p>
          <w:p w14:paraId="15A77F5A" w14:textId="77777777" w:rsidR="000F6E7E" w:rsidRPr="00B61386" w:rsidRDefault="000F6E7E" w:rsidP="00663138">
            <w:pPr>
              <w:pStyle w:val="ListParagraph"/>
              <w:numPr>
                <w:ilvl w:val="0"/>
                <w:numId w:val="2"/>
              </w:numPr>
              <w:ind w:left="249" w:hanging="306"/>
              <w:rPr>
                <w:ins w:id="161" w:author="Aswin Nabila" w:date="2026-04-30T09:24:00Z" w16du:dateUtc="2026-04-30T02:24:00Z"/>
                <w:rFonts w:asciiTheme="minorHAnsi" w:hAnsiTheme="minorHAnsi" w:cstheme="minorHAnsi"/>
                <w:b/>
                <w:sz w:val="20"/>
                <w:szCs w:val="20"/>
              </w:rPr>
            </w:pPr>
            <w:ins w:id="162" w:author="Aswin Nabila" w:date="2026-04-30T09:24:00Z" w16du:dateUtc="2026-04-30T02:24:00Z">
              <w:r w:rsidRPr="00B61386">
                <w:rPr>
                  <w:rFonts w:asciiTheme="minorHAnsi" w:hAnsiTheme="minorHAnsi" w:cstheme="minorHAnsi"/>
                  <w:b/>
                  <w:sz w:val="20"/>
                  <w:szCs w:val="20"/>
                </w:rPr>
                <w:t>Risiko Kredit</w:t>
              </w:r>
            </w:ins>
          </w:p>
          <w:p w14:paraId="55CD6A2C" w14:textId="77777777" w:rsidR="000F6E7E" w:rsidRPr="00B61386" w:rsidRDefault="000F6E7E" w:rsidP="00663138">
            <w:pPr>
              <w:pStyle w:val="ListParagraph"/>
              <w:ind w:left="249"/>
              <w:jc w:val="both"/>
              <w:rPr>
                <w:ins w:id="163" w:author="Aswin Nabila" w:date="2026-04-30T09:24:00Z" w16du:dateUtc="2026-04-30T02:24:00Z"/>
                <w:rFonts w:asciiTheme="minorHAnsi" w:hAnsiTheme="minorHAnsi" w:cstheme="minorHAnsi"/>
                <w:sz w:val="20"/>
                <w:szCs w:val="20"/>
              </w:rPr>
            </w:pPr>
            <w:ins w:id="164" w:author="Aswin Nabila" w:date="2026-04-30T09:24:00Z" w16du:dateUtc="2026-04-30T02:24:00Z">
              <w:r w:rsidRPr="00B61386">
                <w:rPr>
                  <w:rFonts w:asciiTheme="minorHAnsi" w:hAnsiTheme="minorHAnsi" w:cstheme="minorHAnsi"/>
                  <w:sz w:val="20"/>
                  <w:szCs w:val="20"/>
                </w:rPr>
                <w:t xml:space="preserve">Risiko yang terkait dengan kemampuan perusahaan melaksanakan kewajiban perusahaan kepada konsumen sebagaimana diatur dalam aturan OJK tentang rasio kecukupan modal. Dalam hal ini, perusahaan senantiasa mempertahankan kinerja perusahaan untuk melebihi </w:t>
              </w:r>
              <w:r w:rsidRPr="00B61386">
                <w:rPr>
                  <w:rFonts w:asciiTheme="minorHAnsi" w:hAnsiTheme="minorHAnsi" w:cstheme="minorHAnsi"/>
                  <w:sz w:val="20"/>
                  <w:szCs w:val="20"/>
                </w:rPr>
                <w:lastRenderedPageBreak/>
                <w:t>ketentuan minimum atas kecukupan modal yang diterbitkan oleh OJK.</w:t>
              </w:r>
            </w:ins>
          </w:p>
          <w:p w14:paraId="446F08F4" w14:textId="77777777" w:rsidR="000F6E7E" w:rsidRPr="00B61386" w:rsidRDefault="000F6E7E" w:rsidP="00663138">
            <w:pPr>
              <w:pStyle w:val="ListParagraph"/>
              <w:numPr>
                <w:ilvl w:val="0"/>
                <w:numId w:val="2"/>
              </w:numPr>
              <w:ind w:left="249" w:hanging="306"/>
              <w:rPr>
                <w:ins w:id="165" w:author="Aswin Nabila" w:date="2026-04-30T09:24:00Z" w16du:dateUtc="2026-04-30T02:24:00Z"/>
                <w:rFonts w:asciiTheme="minorHAnsi" w:hAnsiTheme="minorHAnsi" w:cstheme="minorHAnsi"/>
                <w:b/>
                <w:sz w:val="20"/>
                <w:szCs w:val="20"/>
              </w:rPr>
            </w:pPr>
            <w:ins w:id="166" w:author="Aswin Nabila" w:date="2026-04-30T09:24:00Z" w16du:dateUtc="2026-04-30T02:24:00Z">
              <w:r w:rsidRPr="00B61386">
                <w:rPr>
                  <w:rFonts w:asciiTheme="minorHAnsi" w:hAnsiTheme="minorHAnsi" w:cstheme="minorHAnsi"/>
                  <w:b/>
                  <w:sz w:val="20"/>
                  <w:szCs w:val="20"/>
                </w:rPr>
                <w:t>Risiko Pembatalan</w:t>
              </w:r>
            </w:ins>
          </w:p>
          <w:p w14:paraId="61C41127" w14:textId="72B752DA" w:rsidR="000F6E7E" w:rsidRPr="00B61386" w:rsidRDefault="000F6E7E">
            <w:pPr>
              <w:spacing w:after="40"/>
              <w:ind w:left="249"/>
              <w:jc w:val="both"/>
              <w:rPr>
                <w:ins w:id="167" w:author="Aswin Nabila" w:date="2026-04-30T09:22:00Z" w16du:dateUtc="2026-04-30T02:22:00Z"/>
                <w:rFonts w:asciiTheme="minorHAnsi" w:hAnsiTheme="minorHAnsi" w:cstheme="minorHAnsi"/>
                <w:b/>
                <w:color w:val="FFFFFF" w:themeColor="background1"/>
                <w:sz w:val="20"/>
                <w:szCs w:val="20"/>
              </w:rPr>
              <w:pPrChange w:id="168" w:author="Aswin Nabila" w:date="2026-04-30T09:45:00Z" w16du:dateUtc="2026-04-30T02:45:00Z">
                <w:pPr>
                  <w:spacing w:after="40"/>
                  <w:jc w:val="center"/>
                </w:pPr>
              </w:pPrChange>
            </w:pPr>
            <w:ins w:id="169" w:author="Aswin Nabila" w:date="2026-04-30T09:24:00Z" w16du:dateUtc="2026-04-30T02:24:00Z">
              <w:r w:rsidRPr="00B61386">
                <w:rPr>
                  <w:rFonts w:asciiTheme="minorHAnsi" w:hAnsiTheme="minorHAnsi" w:cstheme="minorHAnsi"/>
                  <w:sz w:val="20"/>
                  <w:szCs w:val="20"/>
                </w:rPr>
                <w:t>Risiko yang terkait dengan besaran jumlah pembayaran yang diterima konsumen sehubungan dengan pembatalan pertanggungan, baik tidak ada yang bisa dibayarkan atau pun kurang dari Premi yang sudah dibayarkan oleh pemegang Polis kepada perusahaan, sebagaimana diatur dalam Polis.</w:t>
              </w:r>
            </w:ins>
          </w:p>
        </w:tc>
      </w:tr>
      <w:tr w:rsidR="000F6E7E" w:rsidRPr="00B61386" w14:paraId="13A4E5C1" w14:textId="77777777" w:rsidTr="000F6E7E">
        <w:trPr>
          <w:trHeight w:val="290"/>
          <w:ins w:id="170" w:author="Aswin Nabila" w:date="2026-04-30T09:22:00Z"/>
          <w:trPrChange w:id="171" w:author="Aswin Nabila" w:date="2026-04-30T09:25:00Z" w16du:dateUtc="2026-04-30T02:25:00Z">
            <w:trPr>
              <w:gridBefore w:val="1"/>
              <w:trHeight w:val="290"/>
            </w:trPr>
          </w:trPrChange>
        </w:trPr>
        <w:tc>
          <w:tcPr>
            <w:tcW w:w="5245" w:type="dxa"/>
            <w:gridSpan w:val="18"/>
            <w:tcBorders>
              <w:top w:val="single" w:sz="4" w:space="0" w:color="auto"/>
              <w:bottom w:val="single" w:sz="4" w:space="0" w:color="auto"/>
              <w:right w:val="nil"/>
            </w:tcBorders>
            <w:vAlign w:val="center"/>
            <w:tcPrChange w:id="172" w:author="Aswin Nabila" w:date="2026-04-30T09:25:00Z" w16du:dateUtc="2026-04-30T02:25:00Z">
              <w:tcPr>
                <w:tcW w:w="3600" w:type="dxa"/>
                <w:gridSpan w:val="12"/>
                <w:tcBorders>
                  <w:top w:val="single" w:sz="4" w:space="0" w:color="auto"/>
                </w:tcBorders>
                <w:vAlign w:val="center"/>
              </w:tcPr>
            </w:tcPrChange>
          </w:tcPr>
          <w:p w14:paraId="0C628C93" w14:textId="77777777" w:rsidR="000F6E7E" w:rsidRPr="00B61386" w:rsidRDefault="000F6E7E" w:rsidP="001279F2">
            <w:pPr>
              <w:spacing w:after="40"/>
              <w:jc w:val="center"/>
              <w:rPr>
                <w:ins w:id="173" w:author="Aswin Nabila" w:date="2026-04-30T09:22:00Z" w16du:dateUtc="2026-04-30T02:22:00Z"/>
                <w:rFonts w:asciiTheme="minorHAnsi" w:hAnsiTheme="minorHAnsi" w:cstheme="minorHAnsi"/>
                <w:b/>
                <w:color w:val="FFFFFF" w:themeColor="background1"/>
                <w:sz w:val="20"/>
                <w:szCs w:val="20"/>
              </w:rPr>
            </w:pPr>
          </w:p>
        </w:tc>
        <w:tc>
          <w:tcPr>
            <w:tcW w:w="284" w:type="dxa"/>
            <w:gridSpan w:val="3"/>
            <w:tcBorders>
              <w:top w:val="nil"/>
              <w:left w:val="nil"/>
              <w:bottom w:val="nil"/>
              <w:right w:val="nil"/>
            </w:tcBorders>
            <w:vAlign w:val="center"/>
            <w:tcPrChange w:id="174" w:author="Aswin Nabila" w:date="2026-04-30T09:25:00Z" w16du:dateUtc="2026-04-30T02:25:00Z">
              <w:tcPr>
                <w:tcW w:w="3600" w:type="dxa"/>
                <w:gridSpan w:val="22"/>
                <w:tcBorders>
                  <w:top w:val="single" w:sz="4" w:space="0" w:color="auto"/>
                </w:tcBorders>
                <w:vAlign w:val="center"/>
              </w:tcPr>
            </w:tcPrChange>
          </w:tcPr>
          <w:p w14:paraId="3BB7953B" w14:textId="77777777" w:rsidR="000F6E7E" w:rsidRPr="00B61386" w:rsidRDefault="000F6E7E" w:rsidP="001279F2">
            <w:pPr>
              <w:spacing w:after="40"/>
              <w:jc w:val="center"/>
              <w:rPr>
                <w:ins w:id="175" w:author="Aswin Nabila" w:date="2026-04-30T09:22:00Z" w16du:dateUtc="2026-04-30T02:22:00Z"/>
                <w:rFonts w:asciiTheme="minorHAnsi" w:hAnsiTheme="minorHAnsi" w:cstheme="minorHAnsi"/>
                <w:b/>
                <w:color w:val="FFFFFF" w:themeColor="background1"/>
                <w:sz w:val="20"/>
                <w:szCs w:val="20"/>
              </w:rPr>
            </w:pPr>
          </w:p>
        </w:tc>
        <w:tc>
          <w:tcPr>
            <w:tcW w:w="5272" w:type="dxa"/>
            <w:gridSpan w:val="24"/>
            <w:tcBorders>
              <w:top w:val="single" w:sz="4" w:space="0" w:color="auto"/>
              <w:left w:val="nil"/>
              <w:bottom w:val="single" w:sz="4" w:space="0" w:color="auto"/>
            </w:tcBorders>
            <w:vAlign w:val="center"/>
            <w:tcPrChange w:id="176" w:author="Aswin Nabila" w:date="2026-04-30T09:25:00Z" w16du:dateUtc="2026-04-30T02:25:00Z">
              <w:tcPr>
                <w:tcW w:w="3600" w:type="dxa"/>
                <w:gridSpan w:val="12"/>
                <w:tcBorders>
                  <w:top w:val="single" w:sz="4" w:space="0" w:color="auto"/>
                </w:tcBorders>
                <w:vAlign w:val="center"/>
              </w:tcPr>
            </w:tcPrChange>
          </w:tcPr>
          <w:p w14:paraId="6DDB5DA8" w14:textId="1CEB5D2F" w:rsidR="000F6E7E" w:rsidRPr="00B61386" w:rsidRDefault="000F6E7E" w:rsidP="001279F2">
            <w:pPr>
              <w:spacing w:after="40"/>
              <w:jc w:val="center"/>
              <w:rPr>
                <w:ins w:id="177" w:author="Aswin Nabila" w:date="2026-04-30T09:22:00Z" w16du:dateUtc="2026-04-30T02:22:00Z"/>
                <w:rFonts w:asciiTheme="minorHAnsi" w:hAnsiTheme="minorHAnsi" w:cstheme="minorHAnsi"/>
                <w:b/>
                <w:color w:val="FFFFFF" w:themeColor="background1"/>
                <w:sz w:val="20"/>
                <w:szCs w:val="20"/>
              </w:rPr>
            </w:pPr>
          </w:p>
        </w:tc>
      </w:tr>
      <w:tr w:rsidR="001279F2" w:rsidRPr="00B61386" w:rsidDel="000F6E7E" w14:paraId="77FB2E21" w14:textId="0F45716D" w:rsidTr="000F6E7E">
        <w:trPr>
          <w:trHeight w:val="58"/>
          <w:del w:id="178" w:author="Aswin Nabila" w:date="2026-04-30T09:25:00Z"/>
          <w:trPrChange w:id="179" w:author="Aswin Nabila" w:date="2026-04-30T09:25:00Z" w16du:dateUtc="2026-04-30T02:25:00Z">
            <w:trPr>
              <w:gridBefore w:val="1"/>
              <w:trHeight w:val="58"/>
            </w:trPr>
          </w:trPrChange>
        </w:trPr>
        <w:tc>
          <w:tcPr>
            <w:tcW w:w="5622" w:type="dxa"/>
            <w:gridSpan w:val="23"/>
            <w:tcBorders>
              <w:top w:val="single" w:sz="4" w:space="0" w:color="auto"/>
            </w:tcBorders>
            <w:tcPrChange w:id="180" w:author="Aswin Nabila" w:date="2026-04-30T09:25:00Z" w16du:dateUtc="2026-04-30T02:25:00Z">
              <w:tcPr>
                <w:tcW w:w="5622" w:type="dxa"/>
                <w:gridSpan w:val="22"/>
              </w:tcPr>
            </w:tcPrChange>
          </w:tcPr>
          <w:p w14:paraId="59A73877" w14:textId="280A1B3B" w:rsidR="001279F2" w:rsidRPr="00B61386" w:rsidDel="000F6E7E" w:rsidRDefault="001279F2" w:rsidP="001279F2">
            <w:pPr>
              <w:pStyle w:val="Pa6"/>
              <w:numPr>
                <w:ilvl w:val="0"/>
                <w:numId w:val="15"/>
              </w:numPr>
              <w:spacing w:line="240" w:lineRule="auto"/>
              <w:ind w:left="306" w:hanging="306"/>
              <w:jc w:val="both"/>
              <w:rPr>
                <w:del w:id="181" w:author="Aswin Nabila" w:date="2026-04-30T09:23:00Z" w16du:dateUtc="2026-04-30T02:23:00Z"/>
                <w:rFonts w:asciiTheme="minorHAnsi" w:hAnsiTheme="minorHAnsi" w:cstheme="minorHAnsi"/>
                <w:color w:val="221E1F"/>
                <w:sz w:val="20"/>
                <w:szCs w:val="20"/>
              </w:rPr>
            </w:pPr>
            <w:del w:id="182" w:author="Aswin Nabila" w:date="2026-04-30T09:23:00Z" w16du:dateUtc="2026-04-30T02:23:00Z">
              <w:r w:rsidRPr="00B61386" w:rsidDel="000F6E7E">
                <w:rPr>
                  <w:rFonts w:asciiTheme="minorHAnsi" w:hAnsiTheme="minorHAnsi" w:cstheme="minorHAnsi"/>
                  <w:color w:val="221E1F"/>
                  <w:sz w:val="20"/>
                  <w:szCs w:val="20"/>
                </w:rPr>
                <w:delText>Dengan tetap memperhatikan ketentuan bagian Pengecualian, Polis ini akan memberikan Manfaat Asuransi dengan ketentuan sebagaimana yang sudah diatur dalam Polis.</w:delText>
              </w:r>
            </w:del>
          </w:p>
          <w:p w14:paraId="0A5EE3FC" w14:textId="65248E2A" w:rsidR="001279F2" w:rsidRPr="00B61386" w:rsidDel="000F6E7E" w:rsidRDefault="001279F2" w:rsidP="001279F2">
            <w:pPr>
              <w:pStyle w:val="Pa6"/>
              <w:numPr>
                <w:ilvl w:val="0"/>
                <w:numId w:val="15"/>
              </w:numPr>
              <w:spacing w:line="240" w:lineRule="auto"/>
              <w:ind w:left="306" w:hanging="306"/>
              <w:jc w:val="both"/>
              <w:rPr>
                <w:del w:id="183" w:author="Aswin Nabila" w:date="2026-04-30T09:23:00Z" w16du:dateUtc="2026-04-30T02:23:00Z"/>
                <w:rFonts w:asciiTheme="minorHAnsi" w:hAnsiTheme="minorHAnsi" w:cstheme="minorHAnsi"/>
                <w:sz w:val="20"/>
                <w:szCs w:val="20"/>
              </w:rPr>
            </w:pPr>
            <w:del w:id="184" w:author="Aswin Nabila" w:date="2026-04-30T09:23:00Z" w16du:dateUtc="2026-04-30T02:23:00Z">
              <w:r w:rsidRPr="00B61386" w:rsidDel="000F6E7E">
                <w:rPr>
                  <w:rFonts w:asciiTheme="minorHAnsi" w:hAnsiTheme="minorHAnsi" w:cstheme="minorHAnsi"/>
                  <w:sz w:val="20"/>
                  <w:szCs w:val="20"/>
                </w:rPr>
                <w:delText xml:space="preserve">Jika Tertanggung/Peserta meninggal dunia </w:delText>
              </w:r>
              <w:r w:rsidRPr="00B61386" w:rsidDel="000F6E7E">
                <w:rPr>
                  <w:rFonts w:asciiTheme="minorHAnsi" w:hAnsiTheme="minorHAnsi" w:cstheme="minorHAnsi"/>
                  <w:b/>
                  <w:sz w:val="20"/>
                  <w:szCs w:val="20"/>
                </w:rPr>
                <w:delText>bukan karena Kecelakaan</w:delText>
              </w:r>
              <w:r w:rsidRPr="00B61386" w:rsidDel="000F6E7E">
                <w:rPr>
                  <w:rFonts w:asciiTheme="minorHAnsi" w:hAnsiTheme="minorHAnsi" w:cstheme="minorHAnsi"/>
                  <w:sz w:val="20"/>
                  <w:szCs w:val="20"/>
                </w:rPr>
                <w:delText xml:space="preserve"> dalam Masa Asuransi, dan Polis masih berlaku, maka kepada Penerima Manfaat akan dibayarkan 100% (seratus persen) Uang Pertanggungan dan selanjutnya Polis ini berakhir.</w:delText>
              </w:r>
            </w:del>
          </w:p>
          <w:p w14:paraId="7F2E16E0" w14:textId="72D3FB4F" w:rsidR="001279F2" w:rsidRPr="00B61386" w:rsidDel="000F6E7E" w:rsidRDefault="001279F2" w:rsidP="001279F2">
            <w:pPr>
              <w:tabs>
                <w:tab w:val="left" w:pos="1318"/>
              </w:tabs>
              <w:rPr>
                <w:del w:id="185" w:author="Aswin Nabila" w:date="2026-04-30T09:25:00Z" w16du:dateUtc="2026-04-30T02:25:00Z"/>
              </w:rPr>
            </w:pPr>
            <w:del w:id="186" w:author="Aswin Nabila" w:date="2026-04-30T09:25:00Z" w16du:dateUtc="2026-04-30T02:25:00Z">
              <w:r w:rsidRPr="00B61386" w:rsidDel="000F6E7E">
                <w:tab/>
              </w:r>
            </w:del>
          </w:p>
        </w:tc>
        <w:tc>
          <w:tcPr>
            <w:tcW w:w="5179" w:type="dxa"/>
            <w:gridSpan w:val="22"/>
            <w:tcBorders>
              <w:top w:val="single" w:sz="4" w:space="0" w:color="auto"/>
            </w:tcBorders>
            <w:tcPrChange w:id="187" w:author="Aswin Nabila" w:date="2026-04-30T09:25:00Z" w16du:dateUtc="2026-04-30T02:25:00Z">
              <w:tcPr>
                <w:tcW w:w="5178" w:type="dxa"/>
                <w:gridSpan w:val="24"/>
              </w:tcPr>
            </w:tcPrChange>
          </w:tcPr>
          <w:p w14:paraId="30A7AB03" w14:textId="1CE18C76" w:rsidR="001279F2" w:rsidRPr="00B61386" w:rsidDel="000F6E7E" w:rsidRDefault="001279F2" w:rsidP="001279F2">
            <w:pPr>
              <w:pStyle w:val="ListParagraph"/>
              <w:numPr>
                <w:ilvl w:val="0"/>
                <w:numId w:val="16"/>
              </w:numPr>
              <w:ind w:left="306" w:hanging="306"/>
              <w:jc w:val="both"/>
              <w:rPr>
                <w:del w:id="188" w:author="Aswin Nabila" w:date="2026-04-30T09:23:00Z" w16du:dateUtc="2026-04-30T02:23:00Z"/>
                <w:rFonts w:asciiTheme="minorHAnsi" w:hAnsiTheme="minorHAnsi" w:cstheme="minorHAnsi"/>
                <w:sz w:val="20"/>
                <w:szCs w:val="20"/>
              </w:rPr>
            </w:pPr>
            <w:del w:id="189" w:author="Aswin Nabila" w:date="2026-04-30T09:23:00Z" w16du:dateUtc="2026-04-30T02:23:00Z">
              <w:r w:rsidRPr="00B61386" w:rsidDel="000F6E7E">
                <w:rPr>
                  <w:rFonts w:asciiTheme="minorHAnsi" w:hAnsiTheme="minorHAnsi" w:cstheme="minorHAnsi"/>
                  <w:sz w:val="20"/>
                  <w:szCs w:val="20"/>
                </w:rPr>
                <w:delText xml:space="preserve">Jika Tertanggung/Peserta meninggal dunia </w:delText>
              </w:r>
              <w:r w:rsidRPr="00B61386" w:rsidDel="000F6E7E">
                <w:rPr>
                  <w:rFonts w:asciiTheme="minorHAnsi" w:hAnsiTheme="minorHAnsi" w:cstheme="minorHAnsi"/>
                  <w:b/>
                  <w:sz w:val="20"/>
                  <w:szCs w:val="20"/>
                </w:rPr>
                <w:delText xml:space="preserve">karena Kecelakaan </w:delText>
              </w:r>
              <w:r w:rsidRPr="00B61386" w:rsidDel="000F6E7E">
                <w:rPr>
                  <w:rFonts w:asciiTheme="minorHAnsi" w:hAnsiTheme="minorHAnsi" w:cstheme="minorHAnsi"/>
                  <w:sz w:val="20"/>
                  <w:szCs w:val="20"/>
                </w:rPr>
                <w:delText xml:space="preserve">dalam Masa Asuransi, dan Polis masih berlaku maka kepada Penerima Manfaat akan dibayarkan </w:delText>
              </w:r>
              <w:r w:rsidRPr="00B61386" w:rsidDel="000F6E7E">
                <w:rPr>
                  <w:rFonts w:asciiTheme="minorHAnsi" w:hAnsiTheme="minorHAnsi" w:cstheme="minorHAnsi"/>
                  <w:b/>
                  <w:sz w:val="20"/>
                  <w:szCs w:val="20"/>
                </w:rPr>
                <w:delText xml:space="preserve">200% </w:delText>
              </w:r>
              <w:r w:rsidRPr="00B61386" w:rsidDel="000F6E7E">
                <w:rPr>
                  <w:rFonts w:asciiTheme="minorHAnsi" w:hAnsiTheme="minorHAnsi" w:cstheme="minorHAnsi"/>
                  <w:sz w:val="20"/>
                  <w:szCs w:val="20"/>
                </w:rPr>
                <w:delText>(dua ratus persen) Uang Pertanggungan dan selanjutnya Polis ini berakhir.</w:delText>
              </w:r>
            </w:del>
          </w:p>
          <w:p w14:paraId="79D83F24" w14:textId="495CFC3C" w:rsidR="001279F2" w:rsidRPr="00B61386" w:rsidDel="000F6E7E" w:rsidRDefault="001279F2" w:rsidP="001279F2">
            <w:pPr>
              <w:pStyle w:val="ListParagraph"/>
              <w:numPr>
                <w:ilvl w:val="0"/>
                <w:numId w:val="16"/>
              </w:numPr>
              <w:ind w:left="249" w:hanging="306"/>
              <w:jc w:val="both"/>
              <w:rPr>
                <w:del w:id="190" w:author="Aswin Nabila" w:date="2026-04-30T09:25:00Z" w16du:dateUtc="2026-04-30T02:25:00Z"/>
                <w:rFonts w:asciiTheme="minorHAnsi" w:hAnsiTheme="minorHAnsi" w:cstheme="minorHAnsi"/>
                <w:sz w:val="20"/>
                <w:szCs w:val="20"/>
              </w:rPr>
            </w:pPr>
            <w:del w:id="191" w:author="Aswin Nabila" w:date="2026-04-30T09:23:00Z" w16du:dateUtc="2026-04-30T02:23:00Z">
              <w:r w:rsidRPr="00B61386" w:rsidDel="000F6E7E">
                <w:rPr>
                  <w:rFonts w:asciiTheme="minorHAnsi" w:hAnsiTheme="minorHAnsi" w:cstheme="minorHAnsi"/>
                  <w:sz w:val="20"/>
                  <w:szCs w:val="20"/>
                </w:rPr>
                <w:delText xml:space="preserve">Jika Tertanggung/Peserta hidup hingga akhir Masa Asuransi dan Polis masih berlaku maka kepada Tertanggung/Peserta atau Pemegang Polis akan dibayarkan manfaat pengembalian Premi sebesar </w:delText>
              </w:r>
              <w:r w:rsidRPr="00B61386" w:rsidDel="000F6E7E">
                <w:rPr>
                  <w:rFonts w:asciiTheme="minorHAnsi" w:hAnsiTheme="minorHAnsi" w:cstheme="minorHAnsi"/>
                  <w:b/>
                  <w:sz w:val="20"/>
                  <w:szCs w:val="20"/>
                </w:rPr>
                <w:delText xml:space="preserve">110% </w:delText>
              </w:r>
              <w:r w:rsidRPr="00B61386" w:rsidDel="000F6E7E">
                <w:rPr>
                  <w:rFonts w:asciiTheme="minorHAnsi" w:hAnsiTheme="minorHAnsi" w:cstheme="minorHAnsi"/>
                  <w:sz w:val="20"/>
                  <w:szCs w:val="20"/>
                </w:rPr>
                <w:delText>(seratus sepuluh persen) dari total Premi yang telah dibayarkan dan selanjutnya Polis ini berakhir.</w:delText>
              </w:r>
            </w:del>
          </w:p>
        </w:tc>
      </w:tr>
      <w:tr w:rsidR="001279F2" w:rsidRPr="00B61386" w:rsidDel="000F6E7E" w14:paraId="68002789" w14:textId="7477E248" w:rsidTr="000F6E7E">
        <w:trPr>
          <w:trHeight w:val="1708"/>
          <w:del w:id="192" w:author="Aswin Nabila" w:date="2026-04-30T09:25:00Z"/>
          <w:trPrChange w:id="193" w:author="Aswin Nabila" w:date="2026-04-30T09:25:00Z" w16du:dateUtc="2026-04-30T02:25:00Z">
            <w:trPr>
              <w:gridBefore w:val="1"/>
              <w:trHeight w:val="1708"/>
            </w:trPr>
          </w:trPrChange>
        </w:trPr>
        <w:tc>
          <w:tcPr>
            <w:tcW w:w="10801" w:type="dxa"/>
            <w:gridSpan w:val="45"/>
            <w:tcPrChange w:id="194" w:author="Aswin Nabila" w:date="2026-04-30T09:25:00Z" w16du:dateUtc="2026-04-30T02:25:00Z">
              <w:tcPr>
                <w:tcW w:w="10800" w:type="dxa"/>
                <w:gridSpan w:val="46"/>
              </w:tcPr>
            </w:tcPrChange>
          </w:tcPr>
          <w:p w14:paraId="7A25911C" w14:textId="761D1E16" w:rsidR="001279F2" w:rsidRPr="00B61386" w:rsidDel="000F6E7E" w:rsidRDefault="001279F2" w:rsidP="001279F2">
            <w:pPr>
              <w:pStyle w:val="ListParagraph"/>
              <w:ind w:left="306"/>
              <w:jc w:val="both"/>
              <w:rPr>
                <w:del w:id="195" w:author="Aswin Nabila" w:date="2026-04-30T09:25:00Z" w16du:dateUtc="2026-04-30T02:25:00Z"/>
                <w:rFonts w:asciiTheme="minorHAnsi" w:hAnsiTheme="minorHAnsi" w:cstheme="minorHAnsi"/>
                <w:sz w:val="20"/>
                <w:szCs w:val="20"/>
              </w:rPr>
            </w:pPr>
          </w:p>
          <w:p w14:paraId="0E3CD962" w14:textId="03A373CC" w:rsidR="001279F2" w:rsidRPr="00B61386" w:rsidDel="000F6E7E" w:rsidRDefault="001279F2" w:rsidP="001279F2">
            <w:pPr>
              <w:pStyle w:val="ListParagraph"/>
              <w:ind w:left="306"/>
              <w:jc w:val="both"/>
              <w:rPr>
                <w:del w:id="196" w:author="Aswin Nabila" w:date="2026-04-30T09:24:00Z" w16du:dateUtc="2026-04-30T02:24:00Z"/>
                <w:rFonts w:asciiTheme="minorHAnsi" w:hAnsiTheme="minorHAnsi" w:cstheme="minorHAnsi"/>
                <w:sz w:val="20"/>
                <w:szCs w:val="20"/>
              </w:rPr>
            </w:pPr>
            <w:del w:id="197" w:author="Aswin Nabila" w:date="2026-04-30T09:24:00Z" w16du:dateUtc="2026-04-30T02:24:00Z">
              <w:r w:rsidRPr="00B61386" w:rsidDel="000F6E7E">
                <w:rPr>
                  <w:rFonts w:asciiTheme="minorHAnsi" w:hAnsiTheme="minorHAnsi" w:cstheme="minorHAnsi"/>
                  <w:sz w:val="20"/>
                  <w:szCs w:val="20"/>
                </w:rPr>
                <w:delText>Manfaat Asuransi</w:delText>
              </w:r>
              <w:r w:rsidRPr="00B61386" w:rsidDel="000F6E7E">
                <w:rPr>
                  <w:rFonts w:asciiTheme="minorHAnsi" w:hAnsiTheme="minorHAnsi" w:cstheme="minorHAnsi"/>
                  <w:sz w:val="20"/>
                  <w:szCs w:val="20"/>
                  <w:lang w:val="id-ID"/>
                </w:rPr>
                <w:delText xml:space="preserve"> disesuaikan dengan plan yang dipilih oleh Pemegang Polis</w:delText>
              </w:r>
              <w:r w:rsidRPr="00B61386" w:rsidDel="000F6E7E">
                <w:rPr>
                  <w:rFonts w:asciiTheme="minorHAnsi" w:hAnsiTheme="minorHAnsi" w:cstheme="minorHAnsi"/>
                  <w:sz w:val="20"/>
                  <w:szCs w:val="20"/>
                </w:rPr>
                <w:delText xml:space="preserve"> dan/atau Tertanggung/Peserta dengan Uang Pertanggungan masing-masing plan adalah sebagai berikut:</w:delText>
              </w:r>
            </w:del>
          </w:p>
          <w:p w14:paraId="4F6C41F8" w14:textId="56183ABC" w:rsidR="001279F2" w:rsidRPr="00B61386" w:rsidDel="000F6E7E" w:rsidRDefault="001279F2" w:rsidP="001279F2">
            <w:pPr>
              <w:pStyle w:val="ListParagraph"/>
              <w:ind w:left="306"/>
              <w:jc w:val="both"/>
              <w:rPr>
                <w:del w:id="198" w:author="Aswin Nabila" w:date="2026-04-30T09:25:00Z" w16du:dateUtc="2026-04-30T02:25:00Z"/>
                <w:rFonts w:asciiTheme="minorHAnsi" w:hAnsiTheme="minorHAnsi" w:cstheme="minorHAnsi"/>
                <w:sz w:val="20"/>
                <w:szCs w:val="20"/>
              </w:rPr>
            </w:pPr>
          </w:p>
          <w:tbl>
            <w:tblPr>
              <w:tblW w:w="9130" w:type="dxa"/>
              <w:tblInd w:w="308" w:type="dxa"/>
              <w:tblLayout w:type="fixed"/>
              <w:tblLook w:val="04A0" w:firstRow="1" w:lastRow="0" w:firstColumn="1" w:lastColumn="0" w:noHBand="0" w:noVBand="1"/>
            </w:tblPr>
            <w:tblGrid>
              <w:gridCol w:w="1878"/>
              <w:gridCol w:w="1697"/>
              <w:gridCol w:w="2006"/>
              <w:gridCol w:w="1852"/>
              <w:gridCol w:w="1697"/>
            </w:tblGrid>
            <w:tr w:rsidR="001279F2" w:rsidRPr="00B61386" w:rsidDel="000F6E7E" w14:paraId="640BD696" w14:textId="0E32B9C1" w:rsidTr="0053043E">
              <w:trPr>
                <w:trHeight w:val="365"/>
                <w:del w:id="199" w:author="Aswin Nabila" w:date="2026-04-30T09:25:00Z"/>
              </w:trPr>
              <w:tc>
                <w:tcPr>
                  <w:tcW w:w="1878" w:type="dxa"/>
                  <w:tcBorders>
                    <w:top w:val="single" w:sz="8" w:space="0" w:color="auto"/>
                    <w:left w:val="single" w:sz="8" w:space="0" w:color="auto"/>
                    <w:bottom w:val="single" w:sz="8" w:space="0" w:color="auto"/>
                    <w:right w:val="single" w:sz="8" w:space="0" w:color="auto"/>
                  </w:tcBorders>
                  <w:shd w:val="clear" w:color="000000" w:fill="FFC000"/>
                  <w:noWrap/>
                  <w:vAlign w:val="center"/>
                  <w:hideMark/>
                </w:tcPr>
                <w:p w14:paraId="072B97DF" w14:textId="548EE789" w:rsidR="001279F2" w:rsidRPr="00B61386" w:rsidDel="000F6E7E" w:rsidRDefault="001279F2" w:rsidP="001279F2">
                  <w:pPr>
                    <w:jc w:val="center"/>
                    <w:rPr>
                      <w:del w:id="200" w:author="Aswin Nabila" w:date="2026-04-30T09:25:00Z" w16du:dateUtc="2026-04-30T02:25:00Z"/>
                      <w:rFonts w:ascii="Calibri" w:eastAsia="Times New Roman" w:hAnsi="Calibri" w:cs="Calibri"/>
                      <w:b/>
                      <w:bCs/>
                      <w:color w:val="000000"/>
                      <w:sz w:val="20"/>
                      <w:szCs w:val="20"/>
                    </w:rPr>
                  </w:pPr>
                  <w:del w:id="201" w:author="Aswin Nabila" w:date="2026-04-30T09:25:00Z" w16du:dateUtc="2026-04-30T02:25:00Z">
                    <w:r w:rsidRPr="00B61386" w:rsidDel="000F6E7E">
                      <w:rPr>
                        <w:rFonts w:ascii="Calibri" w:eastAsia="Times New Roman" w:hAnsi="Calibri" w:cs="Calibri"/>
                        <w:b/>
                        <w:bCs/>
                        <w:color w:val="000000"/>
                        <w:sz w:val="20"/>
                        <w:szCs w:val="20"/>
                      </w:rPr>
                      <w:delText xml:space="preserve">PLAN A </w:delText>
                    </w:r>
                  </w:del>
                </w:p>
              </w:tc>
              <w:tc>
                <w:tcPr>
                  <w:tcW w:w="1697" w:type="dxa"/>
                  <w:tcBorders>
                    <w:top w:val="single" w:sz="8" w:space="0" w:color="auto"/>
                    <w:left w:val="nil"/>
                    <w:bottom w:val="single" w:sz="8" w:space="0" w:color="auto"/>
                    <w:right w:val="single" w:sz="8" w:space="0" w:color="auto"/>
                  </w:tcBorders>
                  <w:shd w:val="clear" w:color="000000" w:fill="FFC000"/>
                  <w:noWrap/>
                  <w:vAlign w:val="center"/>
                  <w:hideMark/>
                </w:tcPr>
                <w:p w14:paraId="2E6DF225" w14:textId="2C739FCA" w:rsidR="001279F2" w:rsidRPr="00B61386" w:rsidDel="000F6E7E" w:rsidRDefault="001279F2" w:rsidP="001279F2">
                  <w:pPr>
                    <w:jc w:val="center"/>
                    <w:rPr>
                      <w:del w:id="202" w:author="Aswin Nabila" w:date="2026-04-30T09:25:00Z" w16du:dateUtc="2026-04-30T02:25:00Z"/>
                      <w:rFonts w:ascii="Calibri" w:eastAsia="Times New Roman" w:hAnsi="Calibri" w:cs="Calibri"/>
                      <w:b/>
                      <w:bCs/>
                      <w:color w:val="000000"/>
                      <w:sz w:val="20"/>
                      <w:szCs w:val="20"/>
                    </w:rPr>
                  </w:pPr>
                  <w:del w:id="203" w:author="Aswin Nabila" w:date="2026-04-30T09:25:00Z" w16du:dateUtc="2026-04-30T02:25:00Z">
                    <w:r w:rsidRPr="00B61386" w:rsidDel="000F6E7E">
                      <w:rPr>
                        <w:rFonts w:ascii="Calibri" w:eastAsia="Times New Roman" w:hAnsi="Calibri" w:cs="Calibri"/>
                        <w:b/>
                        <w:bCs/>
                        <w:color w:val="000000"/>
                        <w:sz w:val="20"/>
                        <w:szCs w:val="20"/>
                      </w:rPr>
                      <w:delText>PLAN B</w:delText>
                    </w:r>
                  </w:del>
                </w:p>
              </w:tc>
              <w:tc>
                <w:tcPr>
                  <w:tcW w:w="2006" w:type="dxa"/>
                  <w:tcBorders>
                    <w:top w:val="single" w:sz="8" w:space="0" w:color="auto"/>
                    <w:left w:val="nil"/>
                    <w:bottom w:val="single" w:sz="8" w:space="0" w:color="auto"/>
                    <w:right w:val="single" w:sz="8" w:space="0" w:color="auto"/>
                  </w:tcBorders>
                  <w:shd w:val="clear" w:color="000000" w:fill="FFC000"/>
                  <w:noWrap/>
                  <w:vAlign w:val="center"/>
                  <w:hideMark/>
                </w:tcPr>
                <w:p w14:paraId="4AEF4EC1" w14:textId="409663A5" w:rsidR="001279F2" w:rsidRPr="00B61386" w:rsidDel="000F6E7E" w:rsidRDefault="001279F2" w:rsidP="001279F2">
                  <w:pPr>
                    <w:jc w:val="center"/>
                    <w:rPr>
                      <w:del w:id="204" w:author="Aswin Nabila" w:date="2026-04-30T09:25:00Z" w16du:dateUtc="2026-04-30T02:25:00Z"/>
                      <w:rFonts w:ascii="Calibri" w:eastAsia="Times New Roman" w:hAnsi="Calibri" w:cs="Calibri"/>
                      <w:b/>
                      <w:bCs/>
                      <w:color w:val="000000"/>
                      <w:sz w:val="20"/>
                      <w:szCs w:val="20"/>
                    </w:rPr>
                  </w:pPr>
                  <w:del w:id="205" w:author="Aswin Nabila" w:date="2026-04-30T09:25:00Z" w16du:dateUtc="2026-04-30T02:25:00Z">
                    <w:r w:rsidRPr="00B61386" w:rsidDel="000F6E7E">
                      <w:rPr>
                        <w:rFonts w:ascii="Calibri" w:eastAsia="Times New Roman" w:hAnsi="Calibri" w:cs="Calibri"/>
                        <w:b/>
                        <w:bCs/>
                        <w:color w:val="000000"/>
                        <w:sz w:val="20"/>
                        <w:szCs w:val="20"/>
                      </w:rPr>
                      <w:delText>PLAN C</w:delText>
                    </w:r>
                  </w:del>
                </w:p>
              </w:tc>
              <w:tc>
                <w:tcPr>
                  <w:tcW w:w="1852" w:type="dxa"/>
                  <w:tcBorders>
                    <w:top w:val="single" w:sz="8" w:space="0" w:color="auto"/>
                    <w:left w:val="nil"/>
                    <w:bottom w:val="nil"/>
                    <w:right w:val="single" w:sz="8" w:space="0" w:color="auto"/>
                  </w:tcBorders>
                  <w:shd w:val="clear" w:color="000000" w:fill="FFC000"/>
                  <w:noWrap/>
                  <w:vAlign w:val="center"/>
                  <w:hideMark/>
                </w:tcPr>
                <w:p w14:paraId="59AD2FBB" w14:textId="236C87BF" w:rsidR="001279F2" w:rsidRPr="00B61386" w:rsidDel="000F6E7E" w:rsidRDefault="001279F2" w:rsidP="001279F2">
                  <w:pPr>
                    <w:jc w:val="center"/>
                    <w:rPr>
                      <w:del w:id="206" w:author="Aswin Nabila" w:date="2026-04-30T09:25:00Z" w16du:dateUtc="2026-04-30T02:25:00Z"/>
                      <w:rFonts w:ascii="Calibri" w:eastAsia="Times New Roman" w:hAnsi="Calibri" w:cs="Calibri"/>
                      <w:b/>
                      <w:bCs/>
                      <w:color w:val="000000"/>
                      <w:sz w:val="20"/>
                      <w:szCs w:val="20"/>
                    </w:rPr>
                  </w:pPr>
                  <w:del w:id="207" w:author="Aswin Nabila" w:date="2026-04-30T09:25:00Z" w16du:dateUtc="2026-04-30T02:25:00Z">
                    <w:r w:rsidRPr="00B61386" w:rsidDel="000F6E7E">
                      <w:rPr>
                        <w:rFonts w:ascii="Calibri" w:eastAsia="Times New Roman" w:hAnsi="Calibri" w:cs="Calibri"/>
                        <w:b/>
                        <w:bCs/>
                        <w:color w:val="000000"/>
                        <w:sz w:val="20"/>
                        <w:szCs w:val="20"/>
                      </w:rPr>
                      <w:delText xml:space="preserve">PLAN D </w:delText>
                    </w:r>
                  </w:del>
                </w:p>
              </w:tc>
              <w:tc>
                <w:tcPr>
                  <w:tcW w:w="1697" w:type="dxa"/>
                  <w:tcBorders>
                    <w:top w:val="single" w:sz="8" w:space="0" w:color="auto"/>
                    <w:left w:val="nil"/>
                    <w:bottom w:val="nil"/>
                    <w:right w:val="single" w:sz="8" w:space="0" w:color="auto"/>
                  </w:tcBorders>
                  <w:shd w:val="clear" w:color="000000" w:fill="FFC000"/>
                  <w:noWrap/>
                  <w:vAlign w:val="center"/>
                  <w:hideMark/>
                </w:tcPr>
                <w:p w14:paraId="640D0F2B" w14:textId="489EC685" w:rsidR="001279F2" w:rsidRPr="00B61386" w:rsidDel="000F6E7E" w:rsidRDefault="001279F2" w:rsidP="001279F2">
                  <w:pPr>
                    <w:jc w:val="center"/>
                    <w:rPr>
                      <w:del w:id="208" w:author="Aswin Nabila" w:date="2026-04-30T09:25:00Z" w16du:dateUtc="2026-04-30T02:25:00Z"/>
                      <w:rFonts w:ascii="Calibri" w:eastAsia="Times New Roman" w:hAnsi="Calibri" w:cs="Calibri"/>
                      <w:b/>
                      <w:bCs/>
                      <w:color w:val="000000"/>
                      <w:sz w:val="20"/>
                      <w:szCs w:val="20"/>
                    </w:rPr>
                  </w:pPr>
                  <w:del w:id="209" w:author="Aswin Nabila" w:date="2026-04-30T09:25:00Z" w16du:dateUtc="2026-04-30T02:25:00Z">
                    <w:r w:rsidRPr="00B61386" w:rsidDel="000F6E7E">
                      <w:rPr>
                        <w:rFonts w:ascii="Calibri" w:eastAsia="Times New Roman" w:hAnsi="Calibri" w:cs="Calibri"/>
                        <w:b/>
                        <w:bCs/>
                        <w:color w:val="000000"/>
                        <w:sz w:val="20"/>
                        <w:szCs w:val="20"/>
                      </w:rPr>
                      <w:delText>PLAN E</w:delText>
                    </w:r>
                  </w:del>
                </w:p>
              </w:tc>
            </w:tr>
            <w:tr w:rsidR="001279F2" w:rsidRPr="00B61386" w:rsidDel="000F6E7E" w14:paraId="47203381" w14:textId="3719642D" w:rsidTr="0053043E">
              <w:trPr>
                <w:trHeight w:val="365"/>
                <w:del w:id="210" w:author="Aswin Nabila" w:date="2026-04-30T09:25:00Z"/>
              </w:trPr>
              <w:tc>
                <w:tcPr>
                  <w:tcW w:w="1878" w:type="dxa"/>
                  <w:tcBorders>
                    <w:top w:val="nil"/>
                    <w:left w:val="single" w:sz="8" w:space="0" w:color="auto"/>
                    <w:bottom w:val="single" w:sz="8" w:space="0" w:color="auto"/>
                    <w:right w:val="single" w:sz="8" w:space="0" w:color="auto"/>
                  </w:tcBorders>
                  <w:noWrap/>
                  <w:vAlign w:val="center"/>
                  <w:hideMark/>
                </w:tcPr>
                <w:p w14:paraId="35341CE6" w14:textId="492CF508" w:rsidR="001279F2" w:rsidRPr="00B61386" w:rsidDel="000F6E7E" w:rsidRDefault="001279F2" w:rsidP="001279F2">
                  <w:pPr>
                    <w:jc w:val="center"/>
                    <w:rPr>
                      <w:del w:id="211" w:author="Aswin Nabila" w:date="2026-04-30T09:25:00Z" w16du:dateUtc="2026-04-30T02:25:00Z"/>
                      <w:rFonts w:ascii="Calibri" w:eastAsia="Times New Roman" w:hAnsi="Calibri" w:cs="Calibri"/>
                      <w:color w:val="000000"/>
                      <w:sz w:val="20"/>
                      <w:szCs w:val="20"/>
                    </w:rPr>
                  </w:pPr>
                  <w:del w:id="212" w:author="Aswin Nabila" w:date="2026-04-30T09:25:00Z" w16du:dateUtc="2026-04-30T02:25:00Z">
                    <w:r w:rsidRPr="00B61386" w:rsidDel="000F6E7E">
                      <w:rPr>
                        <w:rFonts w:ascii="Calibri" w:eastAsia="Times New Roman" w:hAnsi="Calibri" w:cs="Calibri"/>
                        <w:color w:val="000000"/>
                        <w:sz w:val="20"/>
                        <w:szCs w:val="20"/>
                      </w:rPr>
                      <w:delText>IDR50.000.000</w:delText>
                    </w:r>
                  </w:del>
                </w:p>
              </w:tc>
              <w:tc>
                <w:tcPr>
                  <w:tcW w:w="1697" w:type="dxa"/>
                  <w:tcBorders>
                    <w:top w:val="nil"/>
                    <w:left w:val="nil"/>
                    <w:bottom w:val="single" w:sz="8" w:space="0" w:color="auto"/>
                    <w:right w:val="single" w:sz="8" w:space="0" w:color="auto"/>
                  </w:tcBorders>
                  <w:noWrap/>
                  <w:vAlign w:val="center"/>
                  <w:hideMark/>
                </w:tcPr>
                <w:p w14:paraId="2B456651" w14:textId="762D7F10" w:rsidR="001279F2" w:rsidRPr="00B61386" w:rsidDel="000F6E7E" w:rsidRDefault="001279F2" w:rsidP="001279F2">
                  <w:pPr>
                    <w:jc w:val="center"/>
                    <w:rPr>
                      <w:del w:id="213" w:author="Aswin Nabila" w:date="2026-04-30T09:25:00Z" w16du:dateUtc="2026-04-30T02:25:00Z"/>
                      <w:rFonts w:ascii="Calibri" w:eastAsia="Times New Roman" w:hAnsi="Calibri" w:cs="Calibri"/>
                      <w:color w:val="000000"/>
                      <w:sz w:val="20"/>
                      <w:szCs w:val="20"/>
                    </w:rPr>
                  </w:pPr>
                  <w:del w:id="214" w:author="Aswin Nabila" w:date="2026-04-30T09:25:00Z" w16du:dateUtc="2026-04-30T02:25:00Z">
                    <w:r w:rsidRPr="00B61386" w:rsidDel="000F6E7E">
                      <w:rPr>
                        <w:rFonts w:ascii="Calibri" w:eastAsia="Times New Roman" w:hAnsi="Calibri" w:cs="Calibri"/>
                        <w:color w:val="000000"/>
                        <w:sz w:val="20"/>
                        <w:szCs w:val="20"/>
                      </w:rPr>
                      <w:delText>IDR100.000.000</w:delText>
                    </w:r>
                  </w:del>
                </w:p>
              </w:tc>
              <w:tc>
                <w:tcPr>
                  <w:tcW w:w="2006" w:type="dxa"/>
                  <w:tcBorders>
                    <w:top w:val="nil"/>
                    <w:left w:val="nil"/>
                    <w:bottom w:val="single" w:sz="8" w:space="0" w:color="auto"/>
                    <w:right w:val="single" w:sz="8" w:space="0" w:color="auto"/>
                  </w:tcBorders>
                  <w:noWrap/>
                  <w:vAlign w:val="center"/>
                  <w:hideMark/>
                </w:tcPr>
                <w:p w14:paraId="20730533" w14:textId="597359B7" w:rsidR="001279F2" w:rsidRPr="00B61386" w:rsidDel="000F6E7E" w:rsidRDefault="001279F2" w:rsidP="001279F2">
                  <w:pPr>
                    <w:jc w:val="center"/>
                    <w:rPr>
                      <w:del w:id="215" w:author="Aswin Nabila" w:date="2026-04-30T09:25:00Z" w16du:dateUtc="2026-04-30T02:25:00Z"/>
                      <w:rFonts w:ascii="Calibri" w:eastAsia="Times New Roman" w:hAnsi="Calibri" w:cs="Calibri"/>
                      <w:color w:val="000000"/>
                      <w:sz w:val="20"/>
                      <w:szCs w:val="20"/>
                    </w:rPr>
                  </w:pPr>
                  <w:del w:id="216" w:author="Aswin Nabila" w:date="2026-04-30T09:25:00Z" w16du:dateUtc="2026-04-30T02:25:00Z">
                    <w:r w:rsidRPr="00B61386" w:rsidDel="000F6E7E">
                      <w:rPr>
                        <w:rFonts w:ascii="Calibri" w:eastAsia="Times New Roman" w:hAnsi="Calibri" w:cs="Calibri"/>
                        <w:color w:val="000000"/>
                        <w:sz w:val="20"/>
                        <w:szCs w:val="20"/>
                      </w:rPr>
                      <w:delText>IDR200.000.000</w:delText>
                    </w:r>
                  </w:del>
                </w:p>
              </w:tc>
              <w:tc>
                <w:tcPr>
                  <w:tcW w:w="1852" w:type="dxa"/>
                  <w:tcBorders>
                    <w:top w:val="single" w:sz="8" w:space="0" w:color="auto"/>
                    <w:left w:val="nil"/>
                    <w:bottom w:val="single" w:sz="8" w:space="0" w:color="auto"/>
                    <w:right w:val="single" w:sz="8" w:space="0" w:color="auto"/>
                  </w:tcBorders>
                  <w:noWrap/>
                  <w:vAlign w:val="center"/>
                  <w:hideMark/>
                </w:tcPr>
                <w:p w14:paraId="779B2BD9" w14:textId="3F80FDA8" w:rsidR="001279F2" w:rsidRPr="00B61386" w:rsidDel="000F6E7E" w:rsidRDefault="001279F2" w:rsidP="001279F2">
                  <w:pPr>
                    <w:jc w:val="center"/>
                    <w:rPr>
                      <w:del w:id="217" w:author="Aswin Nabila" w:date="2026-04-30T09:25:00Z" w16du:dateUtc="2026-04-30T02:25:00Z"/>
                      <w:rFonts w:ascii="Calibri" w:eastAsia="Times New Roman" w:hAnsi="Calibri" w:cs="Calibri"/>
                      <w:color w:val="000000"/>
                      <w:sz w:val="20"/>
                      <w:szCs w:val="20"/>
                    </w:rPr>
                  </w:pPr>
                  <w:del w:id="218" w:author="Aswin Nabila" w:date="2026-04-30T09:25:00Z" w16du:dateUtc="2026-04-30T02:25:00Z">
                    <w:r w:rsidRPr="00B61386" w:rsidDel="000F6E7E">
                      <w:rPr>
                        <w:rFonts w:ascii="Calibri" w:eastAsia="Times New Roman" w:hAnsi="Calibri" w:cs="Calibri"/>
                        <w:color w:val="000000"/>
                        <w:sz w:val="20"/>
                        <w:szCs w:val="20"/>
                      </w:rPr>
                      <w:delText>IDR300.0000.000</w:delText>
                    </w:r>
                  </w:del>
                </w:p>
              </w:tc>
              <w:tc>
                <w:tcPr>
                  <w:tcW w:w="1697" w:type="dxa"/>
                  <w:tcBorders>
                    <w:top w:val="single" w:sz="8" w:space="0" w:color="auto"/>
                    <w:left w:val="nil"/>
                    <w:bottom w:val="single" w:sz="8" w:space="0" w:color="auto"/>
                    <w:right w:val="single" w:sz="8" w:space="0" w:color="auto"/>
                  </w:tcBorders>
                  <w:noWrap/>
                  <w:vAlign w:val="center"/>
                  <w:hideMark/>
                </w:tcPr>
                <w:p w14:paraId="16EE1820" w14:textId="78FA5846" w:rsidR="001279F2" w:rsidRPr="00B61386" w:rsidDel="000F6E7E" w:rsidRDefault="001279F2" w:rsidP="001279F2">
                  <w:pPr>
                    <w:jc w:val="center"/>
                    <w:rPr>
                      <w:del w:id="219" w:author="Aswin Nabila" w:date="2026-04-30T09:25:00Z" w16du:dateUtc="2026-04-30T02:25:00Z"/>
                      <w:rFonts w:ascii="Calibri" w:eastAsia="Times New Roman" w:hAnsi="Calibri" w:cs="Calibri"/>
                      <w:color w:val="000000"/>
                      <w:sz w:val="20"/>
                      <w:szCs w:val="20"/>
                    </w:rPr>
                  </w:pPr>
                  <w:del w:id="220" w:author="Aswin Nabila" w:date="2026-04-30T09:25:00Z" w16du:dateUtc="2026-04-30T02:25:00Z">
                    <w:r w:rsidRPr="00B61386" w:rsidDel="000F6E7E">
                      <w:rPr>
                        <w:rFonts w:ascii="Calibri" w:eastAsia="Times New Roman" w:hAnsi="Calibri" w:cs="Calibri"/>
                        <w:color w:val="000000"/>
                        <w:sz w:val="20"/>
                        <w:szCs w:val="20"/>
                      </w:rPr>
                      <w:delText>IDR500.000.000</w:delText>
                    </w:r>
                  </w:del>
                </w:p>
              </w:tc>
            </w:tr>
          </w:tbl>
          <w:p w14:paraId="3964B853" w14:textId="6424D7CE" w:rsidR="001279F2" w:rsidRPr="00B61386" w:rsidDel="000F6E7E" w:rsidRDefault="001279F2" w:rsidP="001279F2">
            <w:pPr>
              <w:jc w:val="both"/>
              <w:rPr>
                <w:del w:id="221" w:author="Aswin Nabila" w:date="2026-04-30T09:25:00Z" w16du:dateUtc="2026-04-30T02:25:00Z"/>
                <w:rFonts w:asciiTheme="minorHAnsi" w:hAnsiTheme="minorHAnsi" w:cstheme="minorHAnsi"/>
                <w:sz w:val="20"/>
                <w:szCs w:val="20"/>
              </w:rPr>
            </w:pPr>
          </w:p>
        </w:tc>
      </w:tr>
      <w:tr w:rsidR="001279F2" w:rsidRPr="00B61386" w:rsidDel="000F6E7E" w14:paraId="0F5B8260" w14:textId="6B3D30C7" w:rsidTr="000F6E7E">
        <w:trPr>
          <w:trHeight w:val="77"/>
          <w:del w:id="222" w:author="Aswin Nabila" w:date="2026-04-30T09:25:00Z"/>
          <w:trPrChange w:id="223" w:author="Aswin Nabila" w:date="2026-04-30T09:25:00Z" w16du:dateUtc="2026-04-30T02:25:00Z">
            <w:trPr>
              <w:gridBefore w:val="1"/>
              <w:trHeight w:val="77"/>
            </w:trPr>
          </w:trPrChange>
        </w:trPr>
        <w:tc>
          <w:tcPr>
            <w:tcW w:w="10801" w:type="dxa"/>
            <w:gridSpan w:val="45"/>
            <w:vAlign w:val="center"/>
            <w:tcPrChange w:id="224" w:author="Aswin Nabila" w:date="2026-04-30T09:25:00Z" w16du:dateUtc="2026-04-30T02:25:00Z">
              <w:tcPr>
                <w:tcW w:w="10800" w:type="dxa"/>
                <w:gridSpan w:val="46"/>
                <w:vAlign w:val="center"/>
              </w:tcPr>
            </w:tcPrChange>
          </w:tcPr>
          <w:p w14:paraId="68F9955F" w14:textId="3630EC4D" w:rsidR="001279F2" w:rsidRPr="00B61386" w:rsidDel="000F6E7E" w:rsidRDefault="001279F2" w:rsidP="001279F2">
            <w:pPr>
              <w:spacing w:after="40"/>
              <w:rPr>
                <w:del w:id="225" w:author="Aswin Nabila" w:date="2026-04-30T09:25:00Z" w16du:dateUtc="2026-04-30T02:25:00Z"/>
                <w:rFonts w:asciiTheme="minorHAnsi" w:hAnsiTheme="minorHAnsi" w:cstheme="minorHAnsi"/>
                <w:b/>
                <w:sz w:val="20"/>
                <w:szCs w:val="20"/>
              </w:rPr>
            </w:pPr>
          </w:p>
          <w:p w14:paraId="49E45F36" w14:textId="0DE62177" w:rsidR="001279F2" w:rsidRPr="00B61386" w:rsidDel="000F6E7E" w:rsidRDefault="001279F2" w:rsidP="001279F2">
            <w:pPr>
              <w:spacing w:after="40"/>
              <w:rPr>
                <w:del w:id="226" w:author="Aswin Nabila" w:date="2026-04-30T09:25:00Z" w16du:dateUtc="2026-04-30T02:25:00Z"/>
                <w:rFonts w:asciiTheme="minorHAnsi" w:hAnsiTheme="minorHAnsi" w:cstheme="minorHAnsi"/>
                <w:b/>
                <w:sz w:val="20"/>
                <w:szCs w:val="20"/>
              </w:rPr>
            </w:pPr>
          </w:p>
          <w:p w14:paraId="59258491" w14:textId="509E7D63" w:rsidR="001279F2" w:rsidRPr="00B61386" w:rsidDel="000F6E7E" w:rsidRDefault="001279F2" w:rsidP="001279F2">
            <w:pPr>
              <w:spacing w:after="40"/>
              <w:rPr>
                <w:del w:id="227" w:author="Aswin Nabila" w:date="2026-04-30T09:25:00Z" w16du:dateUtc="2026-04-30T02:25:00Z"/>
                <w:rFonts w:asciiTheme="minorHAnsi" w:hAnsiTheme="minorHAnsi" w:cstheme="minorHAnsi"/>
                <w:b/>
                <w:sz w:val="20"/>
                <w:szCs w:val="20"/>
              </w:rPr>
            </w:pPr>
          </w:p>
        </w:tc>
      </w:tr>
      <w:tr w:rsidR="001279F2" w:rsidRPr="00B61386" w:rsidDel="000F6E7E" w14:paraId="146A457C" w14:textId="62F3A840" w:rsidTr="000F6E7E">
        <w:trPr>
          <w:trHeight w:val="77"/>
          <w:del w:id="228" w:author="Aswin Nabila" w:date="2026-04-30T09:25:00Z"/>
          <w:trPrChange w:id="229" w:author="Aswin Nabila" w:date="2026-04-30T09:25:00Z" w16du:dateUtc="2026-04-30T02:25:00Z">
            <w:trPr>
              <w:gridBefore w:val="1"/>
              <w:trHeight w:val="77"/>
            </w:trPr>
          </w:trPrChange>
        </w:trPr>
        <w:tc>
          <w:tcPr>
            <w:tcW w:w="10801" w:type="dxa"/>
            <w:gridSpan w:val="45"/>
            <w:shd w:val="clear" w:color="auto" w:fill="000000" w:themeFill="text1"/>
            <w:vAlign w:val="center"/>
            <w:tcPrChange w:id="230" w:author="Aswin Nabila" w:date="2026-04-30T09:25:00Z" w16du:dateUtc="2026-04-30T02:25:00Z">
              <w:tcPr>
                <w:tcW w:w="10800" w:type="dxa"/>
                <w:gridSpan w:val="46"/>
                <w:shd w:val="clear" w:color="auto" w:fill="000000" w:themeFill="text1"/>
                <w:vAlign w:val="center"/>
              </w:tcPr>
            </w:tcPrChange>
          </w:tcPr>
          <w:p w14:paraId="44A54C3B" w14:textId="03D379C8" w:rsidR="001279F2" w:rsidRPr="00B61386" w:rsidDel="000F6E7E" w:rsidRDefault="001279F2" w:rsidP="001279F2">
            <w:pPr>
              <w:spacing w:after="40"/>
              <w:jc w:val="center"/>
              <w:rPr>
                <w:del w:id="231" w:author="Aswin Nabila" w:date="2026-04-30T09:25:00Z" w16du:dateUtc="2026-04-30T02:25:00Z"/>
                <w:rFonts w:asciiTheme="minorHAnsi" w:hAnsiTheme="minorHAnsi" w:cstheme="minorHAnsi"/>
                <w:b/>
                <w:sz w:val="20"/>
                <w:szCs w:val="20"/>
              </w:rPr>
            </w:pPr>
            <w:del w:id="232" w:author="Aswin Nabila" w:date="2026-04-30T09:25:00Z" w16du:dateUtc="2026-04-30T02:25:00Z">
              <w:r w:rsidRPr="00B61386" w:rsidDel="000F6E7E">
                <w:rPr>
                  <w:rFonts w:asciiTheme="minorHAnsi" w:hAnsiTheme="minorHAnsi" w:cstheme="minorHAnsi"/>
                  <w:b/>
                  <w:sz w:val="20"/>
                  <w:szCs w:val="20"/>
                </w:rPr>
                <w:delText>Risiko</w:delText>
              </w:r>
            </w:del>
          </w:p>
        </w:tc>
      </w:tr>
      <w:tr w:rsidR="001279F2" w:rsidRPr="00B61386" w:rsidDel="000F6E7E" w14:paraId="4FD22B01" w14:textId="3B29B487" w:rsidTr="000F6E7E">
        <w:trPr>
          <w:trHeight w:val="77"/>
          <w:del w:id="233" w:author="Aswin Nabila" w:date="2026-04-30T09:25:00Z"/>
          <w:trPrChange w:id="234" w:author="Aswin Nabila" w:date="2026-04-30T09:25:00Z" w16du:dateUtc="2026-04-30T02:25:00Z">
            <w:trPr>
              <w:gridBefore w:val="1"/>
              <w:trHeight w:val="77"/>
            </w:trPr>
          </w:trPrChange>
        </w:trPr>
        <w:tc>
          <w:tcPr>
            <w:tcW w:w="5613" w:type="dxa"/>
            <w:gridSpan w:val="22"/>
            <w:tcPrChange w:id="235" w:author="Aswin Nabila" w:date="2026-04-30T09:25:00Z" w16du:dateUtc="2026-04-30T02:25:00Z">
              <w:tcPr>
                <w:tcW w:w="5613" w:type="dxa"/>
                <w:gridSpan w:val="21"/>
              </w:tcPr>
            </w:tcPrChange>
          </w:tcPr>
          <w:p w14:paraId="3A9D1079" w14:textId="07E87254" w:rsidR="001279F2" w:rsidRPr="00B61386" w:rsidDel="000F6E7E" w:rsidRDefault="001279F2" w:rsidP="001279F2">
            <w:pPr>
              <w:pStyle w:val="ListParagraph"/>
              <w:numPr>
                <w:ilvl w:val="0"/>
                <w:numId w:val="2"/>
              </w:numPr>
              <w:ind w:left="249" w:hanging="306"/>
              <w:rPr>
                <w:del w:id="236" w:author="Aswin Nabila" w:date="2026-04-30T09:24:00Z" w16du:dateUtc="2026-04-30T02:24:00Z"/>
                <w:rFonts w:asciiTheme="minorHAnsi" w:hAnsiTheme="minorHAnsi" w:cstheme="minorHAnsi"/>
                <w:b/>
                <w:sz w:val="20"/>
                <w:szCs w:val="20"/>
              </w:rPr>
            </w:pPr>
            <w:del w:id="237" w:author="Aswin Nabila" w:date="2026-04-30T09:24:00Z" w16du:dateUtc="2026-04-30T02:24:00Z">
              <w:r w:rsidRPr="00B61386" w:rsidDel="000F6E7E">
                <w:rPr>
                  <w:rFonts w:asciiTheme="minorHAnsi" w:hAnsiTheme="minorHAnsi" w:cstheme="minorHAnsi"/>
                  <w:b/>
                  <w:sz w:val="20"/>
                  <w:szCs w:val="20"/>
                </w:rPr>
                <w:delText>Risiko Operasional</w:delText>
              </w:r>
            </w:del>
          </w:p>
          <w:p w14:paraId="368DB88A" w14:textId="136E0E40" w:rsidR="001279F2" w:rsidRPr="00B61386" w:rsidDel="000F6E7E" w:rsidRDefault="001279F2" w:rsidP="001279F2">
            <w:pPr>
              <w:pStyle w:val="ListParagraph"/>
              <w:ind w:left="249"/>
              <w:jc w:val="both"/>
              <w:rPr>
                <w:del w:id="238" w:author="Aswin Nabila" w:date="2026-04-30T09:24:00Z" w16du:dateUtc="2026-04-30T02:24:00Z"/>
                <w:rFonts w:asciiTheme="minorHAnsi" w:hAnsiTheme="minorHAnsi" w:cstheme="minorHAnsi"/>
                <w:b/>
                <w:sz w:val="20"/>
                <w:szCs w:val="20"/>
              </w:rPr>
            </w:pPr>
            <w:del w:id="239" w:author="Aswin Nabila" w:date="2026-04-30T09:24:00Z" w16du:dateUtc="2026-04-30T02:24:00Z">
              <w:r w:rsidRPr="00B61386" w:rsidDel="000F6E7E">
                <w:rPr>
                  <w:rFonts w:asciiTheme="minorHAnsi" w:hAnsiTheme="minorHAnsi" w:cstheme="minorHAnsi"/>
                  <w:sz w:val="20"/>
                  <w:szCs w:val="20"/>
                </w:rPr>
                <w:delText>Risiko terganggunya proses yang tersedia atas produk, baik pada faktor manusia, sistem atau teknologi, maupun kejadian yang berasal dari luar perusahaan.</w:delText>
              </w:r>
            </w:del>
          </w:p>
          <w:p w14:paraId="75ED6404" w14:textId="3741371F" w:rsidR="001279F2" w:rsidRPr="00B61386" w:rsidDel="000F6E7E" w:rsidRDefault="001279F2" w:rsidP="001279F2">
            <w:pPr>
              <w:pStyle w:val="ListParagraph"/>
              <w:numPr>
                <w:ilvl w:val="0"/>
                <w:numId w:val="2"/>
              </w:numPr>
              <w:ind w:left="249" w:hanging="306"/>
              <w:rPr>
                <w:del w:id="240" w:author="Aswin Nabila" w:date="2026-04-30T09:24:00Z" w16du:dateUtc="2026-04-30T02:24:00Z"/>
                <w:rFonts w:asciiTheme="minorHAnsi" w:hAnsiTheme="minorHAnsi" w:cstheme="minorHAnsi"/>
                <w:b/>
                <w:sz w:val="20"/>
                <w:szCs w:val="20"/>
              </w:rPr>
            </w:pPr>
            <w:del w:id="241" w:author="Aswin Nabila" w:date="2026-04-30T09:24:00Z" w16du:dateUtc="2026-04-30T02:24:00Z">
              <w:r w:rsidRPr="00B61386" w:rsidDel="000F6E7E">
                <w:rPr>
                  <w:rFonts w:asciiTheme="minorHAnsi" w:hAnsiTheme="minorHAnsi" w:cstheme="minorHAnsi"/>
                  <w:b/>
                  <w:sz w:val="20"/>
                  <w:szCs w:val="20"/>
                </w:rPr>
                <w:delText>Risiko Perubahan Kondisi Ekonomi dan Politik</w:delText>
              </w:r>
            </w:del>
          </w:p>
          <w:p w14:paraId="2F22DE26" w14:textId="6A14F441" w:rsidR="001279F2" w:rsidRPr="00B61386" w:rsidDel="000F6E7E" w:rsidRDefault="001279F2" w:rsidP="001279F2">
            <w:pPr>
              <w:pStyle w:val="ListParagraph"/>
              <w:ind w:left="249" w:right="79"/>
              <w:jc w:val="both"/>
              <w:rPr>
                <w:del w:id="242" w:author="Aswin Nabila" w:date="2026-04-30T09:24:00Z" w16du:dateUtc="2026-04-30T02:24:00Z"/>
                <w:rFonts w:asciiTheme="minorHAnsi" w:hAnsiTheme="minorHAnsi" w:cstheme="minorHAnsi"/>
                <w:sz w:val="20"/>
                <w:szCs w:val="20"/>
              </w:rPr>
            </w:pPr>
            <w:del w:id="243" w:author="Aswin Nabila" w:date="2026-04-30T09:24:00Z" w16du:dateUtc="2026-04-30T02:24:00Z">
              <w:r w:rsidRPr="00B61386" w:rsidDel="000F6E7E">
                <w:rPr>
                  <w:rFonts w:asciiTheme="minorHAnsi" w:hAnsiTheme="minorHAnsi" w:cstheme="minorHAnsi"/>
                  <w:sz w:val="20"/>
                  <w:szCs w:val="20"/>
                </w:rPr>
                <w:delText>Risiko perubahan kondisi ekonomi dan politik yang terjadi di dalam maupun luar negeri, atau adanya perubahan peraturan baik perundang-undangan, regulasi dan ketentuan pemerintah lainnya, yang berkaitan dengan sektor perekonomian, dan dapat mempengaruhi harga suatu efek atau instrument investasi yang dimiliki perusahaan untuk mendukung produk yang dijual perusahaan, termasuk di dalamnya, untuk produk unit link, adalah menurunnya harga unit atau nilai aktiva bersih dari jenis dana investasi yang dimiliki konsumen.</w:delText>
              </w:r>
            </w:del>
          </w:p>
          <w:p w14:paraId="67B11279" w14:textId="388A7ABD" w:rsidR="001279F2" w:rsidRPr="00B61386" w:rsidDel="000F6E7E" w:rsidRDefault="001279F2" w:rsidP="000F6E7E">
            <w:pPr>
              <w:pStyle w:val="ListParagraph"/>
              <w:ind w:left="249" w:right="79"/>
              <w:jc w:val="both"/>
              <w:rPr>
                <w:del w:id="244" w:author="Aswin Nabila" w:date="2026-04-30T09:25:00Z" w16du:dateUtc="2026-04-30T02:25:00Z"/>
                <w:rFonts w:asciiTheme="minorHAnsi" w:hAnsiTheme="minorHAnsi" w:cstheme="minorHAnsi"/>
                <w:sz w:val="20"/>
                <w:szCs w:val="20"/>
              </w:rPr>
            </w:pPr>
          </w:p>
        </w:tc>
        <w:tc>
          <w:tcPr>
            <w:tcW w:w="5188" w:type="dxa"/>
            <w:gridSpan w:val="23"/>
            <w:tcPrChange w:id="245" w:author="Aswin Nabila" w:date="2026-04-30T09:25:00Z" w16du:dateUtc="2026-04-30T02:25:00Z">
              <w:tcPr>
                <w:tcW w:w="5187" w:type="dxa"/>
                <w:gridSpan w:val="25"/>
              </w:tcPr>
            </w:tcPrChange>
          </w:tcPr>
          <w:p w14:paraId="224A45E9" w14:textId="0D6F7680" w:rsidR="001279F2" w:rsidRPr="00B61386" w:rsidDel="000F6E7E" w:rsidRDefault="001279F2" w:rsidP="001279F2">
            <w:pPr>
              <w:pStyle w:val="ListParagraph"/>
              <w:numPr>
                <w:ilvl w:val="0"/>
                <w:numId w:val="2"/>
              </w:numPr>
              <w:ind w:left="249" w:hanging="306"/>
              <w:rPr>
                <w:del w:id="246" w:author="Aswin Nabila" w:date="2026-04-30T09:24:00Z" w16du:dateUtc="2026-04-30T02:24:00Z"/>
                <w:rFonts w:asciiTheme="minorHAnsi" w:hAnsiTheme="minorHAnsi" w:cstheme="minorHAnsi"/>
                <w:b/>
                <w:sz w:val="20"/>
                <w:szCs w:val="20"/>
              </w:rPr>
            </w:pPr>
            <w:del w:id="247" w:author="Aswin Nabila" w:date="2026-04-30T09:24:00Z" w16du:dateUtc="2026-04-30T02:24:00Z">
              <w:r w:rsidRPr="00B61386" w:rsidDel="000F6E7E">
                <w:rPr>
                  <w:rFonts w:asciiTheme="minorHAnsi" w:hAnsiTheme="minorHAnsi" w:cstheme="minorHAnsi"/>
                  <w:b/>
                  <w:sz w:val="20"/>
                  <w:szCs w:val="20"/>
                </w:rPr>
                <w:delText>Risiko Kredit</w:delText>
              </w:r>
            </w:del>
          </w:p>
          <w:p w14:paraId="1668C77A" w14:textId="1546E389" w:rsidR="001279F2" w:rsidRPr="00B61386" w:rsidDel="000F6E7E" w:rsidRDefault="001279F2" w:rsidP="001279F2">
            <w:pPr>
              <w:pStyle w:val="ListParagraph"/>
              <w:ind w:left="249"/>
              <w:jc w:val="both"/>
              <w:rPr>
                <w:del w:id="248" w:author="Aswin Nabila" w:date="2026-04-30T09:24:00Z" w16du:dateUtc="2026-04-30T02:24:00Z"/>
                <w:rFonts w:asciiTheme="minorHAnsi" w:hAnsiTheme="minorHAnsi" w:cstheme="minorHAnsi"/>
                <w:sz w:val="20"/>
                <w:szCs w:val="20"/>
              </w:rPr>
            </w:pPr>
            <w:del w:id="249" w:author="Aswin Nabila" w:date="2026-04-30T09:24:00Z" w16du:dateUtc="2026-04-30T02:24:00Z">
              <w:r w:rsidRPr="00B61386" w:rsidDel="000F6E7E">
                <w:rPr>
                  <w:rFonts w:asciiTheme="minorHAnsi" w:hAnsiTheme="minorHAnsi" w:cstheme="minorHAnsi"/>
                  <w:sz w:val="20"/>
                  <w:szCs w:val="20"/>
                </w:rPr>
                <w:delText>Risiko yang terkait dengan kemampuan perusahaan melaksanakan kewajiban perusahaan kepada konsumen sebagaimana diatur dalam aturan OJK tentang rasio kecukupan modal. Dalam hal ini, perusahaan senantiasa mempertahankan kinerja perusahaan untuk melebihi ketentuan minimum atas kecukupan modal yang diterbitkan oleh OJK.</w:delText>
              </w:r>
            </w:del>
          </w:p>
          <w:p w14:paraId="4CB93FE7" w14:textId="4AFC1A23" w:rsidR="001279F2" w:rsidRPr="00B61386" w:rsidDel="000F6E7E" w:rsidRDefault="001279F2" w:rsidP="001279F2">
            <w:pPr>
              <w:pStyle w:val="ListParagraph"/>
              <w:numPr>
                <w:ilvl w:val="0"/>
                <w:numId w:val="2"/>
              </w:numPr>
              <w:ind w:left="249" w:hanging="306"/>
              <w:rPr>
                <w:del w:id="250" w:author="Aswin Nabila" w:date="2026-04-30T09:24:00Z" w16du:dateUtc="2026-04-30T02:24:00Z"/>
                <w:rFonts w:asciiTheme="minorHAnsi" w:hAnsiTheme="minorHAnsi" w:cstheme="minorHAnsi"/>
                <w:b/>
                <w:sz w:val="20"/>
                <w:szCs w:val="20"/>
              </w:rPr>
            </w:pPr>
            <w:del w:id="251" w:author="Aswin Nabila" w:date="2026-04-30T09:24:00Z" w16du:dateUtc="2026-04-30T02:24:00Z">
              <w:r w:rsidRPr="00B61386" w:rsidDel="000F6E7E">
                <w:rPr>
                  <w:rFonts w:asciiTheme="minorHAnsi" w:hAnsiTheme="minorHAnsi" w:cstheme="minorHAnsi"/>
                  <w:b/>
                  <w:sz w:val="20"/>
                  <w:szCs w:val="20"/>
                </w:rPr>
                <w:delText>Risiko Pembatalan</w:delText>
              </w:r>
            </w:del>
          </w:p>
          <w:p w14:paraId="0977B11C" w14:textId="3393762F" w:rsidR="001279F2" w:rsidRPr="00B61386" w:rsidDel="000F6E7E" w:rsidRDefault="001279F2" w:rsidP="001279F2">
            <w:pPr>
              <w:pStyle w:val="ListParagraph"/>
              <w:ind w:left="249"/>
              <w:jc w:val="both"/>
              <w:rPr>
                <w:del w:id="252" w:author="Aswin Nabila" w:date="2026-04-30T09:25:00Z" w16du:dateUtc="2026-04-30T02:25:00Z"/>
                <w:rFonts w:asciiTheme="minorHAnsi" w:hAnsiTheme="minorHAnsi" w:cstheme="minorHAnsi"/>
                <w:sz w:val="20"/>
                <w:szCs w:val="20"/>
              </w:rPr>
            </w:pPr>
            <w:del w:id="253" w:author="Aswin Nabila" w:date="2026-04-30T09:24:00Z" w16du:dateUtc="2026-04-30T02:24:00Z">
              <w:r w:rsidRPr="00B61386" w:rsidDel="000F6E7E">
                <w:rPr>
                  <w:rFonts w:asciiTheme="minorHAnsi" w:hAnsiTheme="minorHAnsi" w:cstheme="minorHAnsi"/>
                  <w:sz w:val="20"/>
                  <w:szCs w:val="20"/>
                </w:rPr>
                <w:delText>Risiko yang terkait dengan besaran jumlah pembayaran yang diterima konsumen sehubungan dengan pembatalan pertanggungan, baik tidak ada yang bisa dibayarkan atau pun kurang dari Premi yang sudah dibayarkan oleh pemegang Polis kepada perusahaan, sebagaimana diatur dalam Polis.</w:delText>
              </w:r>
            </w:del>
          </w:p>
        </w:tc>
      </w:tr>
      <w:tr w:rsidR="001279F2" w:rsidRPr="00B61386" w14:paraId="70FAA295" w14:textId="77777777" w:rsidTr="00E05CFE">
        <w:trPr>
          <w:trHeight w:val="283"/>
          <w:trPrChange w:id="254" w:author="Aswin Nabila" w:date="2026-04-30T09:32:00Z" w16du:dateUtc="2026-04-30T02:32:00Z">
            <w:trPr>
              <w:gridBefore w:val="1"/>
              <w:trHeight w:val="58"/>
            </w:trPr>
          </w:trPrChange>
        </w:trPr>
        <w:tc>
          <w:tcPr>
            <w:tcW w:w="10801" w:type="dxa"/>
            <w:gridSpan w:val="45"/>
            <w:shd w:val="clear" w:color="auto" w:fill="000000" w:themeFill="text1"/>
            <w:tcPrChange w:id="255" w:author="Aswin Nabila" w:date="2026-04-30T09:32:00Z" w16du:dateUtc="2026-04-30T02:32:00Z">
              <w:tcPr>
                <w:tcW w:w="10800" w:type="dxa"/>
                <w:gridSpan w:val="46"/>
                <w:shd w:val="clear" w:color="auto" w:fill="000000" w:themeFill="text1"/>
              </w:tcPr>
            </w:tcPrChange>
          </w:tcPr>
          <w:p w14:paraId="5343F429" w14:textId="77777777" w:rsidR="001279F2" w:rsidRPr="00B61386" w:rsidRDefault="001279F2" w:rsidP="001279F2">
            <w:pPr>
              <w:jc w:val="center"/>
              <w:rPr>
                <w:rFonts w:asciiTheme="minorHAnsi" w:hAnsiTheme="minorHAnsi" w:cstheme="minorHAnsi"/>
                <w:b/>
                <w:sz w:val="20"/>
                <w:szCs w:val="20"/>
              </w:rPr>
            </w:pPr>
            <w:bookmarkStart w:id="256" w:name="page2"/>
            <w:bookmarkEnd w:id="256"/>
            <w:r w:rsidRPr="00B61386">
              <w:rPr>
                <w:rFonts w:asciiTheme="minorHAnsi" w:hAnsiTheme="minorHAnsi" w:cstheme="minorHAnsi"/>
                <w:b/>
                <w:sz w:val="20"/>
                <w:szCs w:val="20"/>
              </w:rPr>
              <w:t>Biaya-biaya</w:t>
            </w:r>
          </w:p>
        </w:tc>
      </w:tr>
      <w:tr w:rsidR="001279F2" w:rsidRPr="00B61386" w14:paraId="3E082C4C" w14:textId="77777777" w:rsidTr="000F6E7E">
        <w:trPr>
          <w:trHeight w:val="1001"/>
          <w:trPrChange w:id="257" w:author="Aswin Nabila" w:date="2026-04-30T09:25:00Z" w16du:dateUtc="2026-04-30T02:25:00Z">
            <w:trPr>
              <w:gridBefore w:val="1"/>
              <w:trHeight w:val="1001"/>
            </w:trPr>
          </w:trPrChange>
        </w:trPr>
        <w:tc>
          <w:tcPr>
            <w:tcW w:w="10801" w:type="dxa"/>
            <w:gridSpan w:val="45"/>
            <w:tcPrChange w:id="258" w:author="Aswin Nabila" w:date="2026-04-30T09:25:00Z" w16du:dateUtc="2026-04-30T02:25:00Z">
              <w:tcPr>
                <w:tcW w:w="10800" w:type="dxa"/>
                <w:gridSpan w:val="46"/>
              </w:tcPr>
            </w:tcPrChange>
          </w:tcPr>
          <w:p w14:paraId="4490A8DE" w14:textId="77777777" w:rsidR="001279F2" w:rsidRPr="00B61386" w:rsidRDefault="001279F2" w:rsidP="001279F2">
            <w:pPr>
              <w:jc w:val="both"/>
              <w:rPr>
                <w:rFonts w:asciiTheme="minorHAnsi" w:hAnsiTheme="minorHAnsi" w:cstheme="minorHAnsi"/>
                <w:sz w:val="20"/>
                <w:szCs w:val="20"/>
              </w:rPr>
            </w:pPr>
          </w:p>
          <w:p w14:paraId="415397D7" w14:textId="77777777" w:rsidR="001279F2" w:rsidRPr="00B61386" w:rsidRDefault="001279F2" w:rsidP="001279F2">
            <w:pPr>
              <w:jc w:val="both"/>
              <w:rPr>
                <w:rFonts w:asciiTheme="minorHAnsi" w:hAnsiTheme="minorHAnsi" w:cstheme="minorHAnsi"/>
                <w:sz w:val="20"/>
                <w:szCs w:val="20"/>
              </w:rPr>
            </w:pPr>
            <w:r w:rsidRPr="00B61386">
              <w:rPr>
                <w:rFonts w:asciiTheme="minorHAnsi" w:hAnsiTheme="minorHAnsi" w:cstheme="minorHAnsi"/>
                <w:sz w:val="20"/>
                <w:szCs w:val="20"/>
              </w:rPr>
              <w:t xml:space="preserve">Premi yang dibayarkan sudah termasuk biaya administrasi, biaya asuransi dan komisi kepada pihak yang melakukan pemasaran produk asuransi termasuk lembaga yang bekerja sama dengan Penanggung dan biaya lain yang harus dibayar sebagaimana diatur dalam Polis. </w:t>
            </w:r>
          </w:p>
          <w:p w14:paraId="4BE2273D" w14:textId="257615E6" w:rsidR="001279F2" w:rsidRPr="00B61386" w:rsidRDefault="001279F2" w:rsidP="001279F2">
            <w:pPr>
              <w:jc w:val="both"/>
              <w:rPr>
                <w:rFonts w:asciiTheme="minorHAnsi" w:hAnsiTheme="minorHAnsi" w:cstheme="minorHAnsi"/>
                <w:sz w:val="20"/>
                <w:szCs w:val="20"/>
              </w:rPr>
            </w:pPr>
          </w:p>
        </w:tc>
      </w:tr>
      <w:tr w:rsidR="001279F2" w:rsidRPr="00B61386" w14:paraId="5121CBEF" w14:textId="77777777" w:rsidTr="00E05CFE">
        <w:trPr>
          <w:trHeight w:val="283"/>
          <w:trPrChange w:id="259" w:author="Aswin Nabila" w:date="2026-04-30T09:33:00Z" w16du:dateUtc="2026-04-30T02:33:00Z">
            <w:trPr>
              <w:gridBefore w:val="1"/>
              <w:trHeight w:val="58"/>
            </w:trPr>
          </w:trPrChange>
        </w:trPr>
        <w:tc>
          <w:tcPr>
            <w:tcW w:w="10801" w:type="dxa"/>
            <w:gridSpan w:val="45"/>
            <w:shd w:val="clear" w:color="auto" w:fill="000000" w:themeFill="text1"/>
            <w:tcPrChange w:id="260" w:author="Aswin Nabila" w:date="2026-04-30T09:33:00Z" w16du:dateUtc="2026-04-30T02:33:00Z">
              <w:tcPr>
                <w:tcW w:w="10800" w:type="dxa"/>
                <w:gridSpan w:val="46"/>
                <w:shd w:val="clear" w:color="auto" w:fill="000000" w:themeFill="text1"/>
              </w:tcPr>
            </w:tcPrChange>
          </w:tcPr>
          <w:p w14:paraId="487BD186" w14:textId="77777777" w:rsidR="001279F2" w:rsidRPr="00B61386" w:rsidRDefault="001279F2">
            <w:pPr>
              <w:pStyle w:val="ListParagraph"/>
              <w:ind w:left="0"/>
              <w:jc w:val="center"/>
              <w:rPr>
                <w:rFonts w:asciiTheme="minorHAnsi" w:hAnsiTheme="minorHAnsi" w:cstheme="minorHAnsi"/>
                <w:sz w:val="20"/>
                <w:szCs w:val="20"/>
              </w:rPr>
              <w:pPrChange w:id="261" w:author="Aswin Nabila" w:date="2026-04-30T09:33:00Z" w16du:dateUtc="2026-04-30T02:33:00Z">
                <w:pPr>
                  <w:pStyle w:val="ListParagraph"/>
                  <w:ind w:left="318"/>
                  <w:jc w:val="center"/>
                </w:pPr>
              </w:pPrChange>
            </w:pPr>
            <w:r w:rsidRPr="00B61386">
              <w:rPr>
                <w:rFonts w:asciiTheme="minorHAnsi" w:hAnsiTheme="minorHAnsi" w:cstheme="minorHAnsi"/>
                <w:b/>
                <w:sz w:val="20"/>
                <w:szCs w:val="20"/>
              </w:rPr>
              <w:t>Masa Tunggu</w:t>
            </w:r>
          </w:p>
        </w:tc>
      </w:tr>
      <w:tr w:rsidR="001279F2" w:rsidRPr="00B61386" w14:paraId="21BA681C" w14:textId="77777777" w:rsidTr="000F6E7E">
        <w:trPr>
          <w:trHeight w:val="1001"/>
          <w:trPrChange w:id="262" w:author="Aswin Nabila" w:date="2026-04-30T09:25:00Z" w16du:dateUtc="2026-04-30T02:25:00Z">
            <w:trPr>
              <w:gridBefore w:val="1"/>
              <w:trHeight w:val="1001"/>
            </w:trPr>
          </w:trPrChange>
        </w:trPr>
        <w:tc>
          <w:tcPr>
            <w:tcW w:w="10801" w:type="dxa"/>
            <w:gridSpan w:val="45"/>
            <w:tcPrChange w:id="263" w:author="Aswin Nabila" w:date="2026-04-30T09:25:00Z" w16du:dateUtc="2026-04-30T02:25:00Z">
              <w:tcPr>
                <w:tcW w:w="10800" w:type="dxa"/>
                <w:gridSpan w:val="46"/>
              </w:tcPr>
            </w:tcPrChange>
          </w:tcPr>
          <w:p w14:paraId="5BF44305" w14:textId="77777777" w:rsidR="001279F2" w:rsidRPr="00B61386" w:rsidRDefault="001279F2" w:rsidP="001279F2">
            <w:pPr>
              <w:pStyle w:val="ListParagraph"/>
              <w:ind w:left="318"/>
              <w:jc w:val="both"/>
              <w:rPr>
                <w:rFonts w:asciiTheme="minorHAnsi" w:hAnsiTheme="minorHAnsi" w:cstheme="minorHAnsi"/>
                <w:sz w:val="20"/>
                <w:szCs w:val="20"/>
              </w:rPr>
            </w:pPr>
          </w:p>
          <w:p w14:paraId="44BC0C87" w14:textId="77777777" w:rsidR="001279F2" w:rsidRPr="00B61386" w:rsidRDefault="001279F2" w:rsidP="001279F2">
            <w:pPr>
              <w:jc w:val="both"/>
              <w:rPr>
                <w:rFonts w:asciiTheme="minorHAnsi" w:hAnsiTheme="minorHAnsi" w:cstheme="minorHAnsi"/>
                <w:sz w:val="20"/>
                <w:szCs w:val="20"/>
                <w:lang w:val="id-ID"/>
              </w:rPr>
            </w:pPr>
            <w:r w:rsidRPr="00B61386">
              <w:rPr>
                <w:rFonts w:asciiTheme="minorHAnsi" w:hAnsiTheme="minorHAnsi" w:cstheme="minorHAnsi"/>
                <w:sz w:val="20"/>
                <w:szCs w:val="20"/>
                <w:lang w:val="id-ID"/>
              </w:rPr>
              <w:t>Tidak ada Manfaat Asuransi yang dapat dibayarkan berdasarkan pertanggungan ini apabila, Tertanggung</w:t>
            </w:r>
            <w:r w:rsidRPr="00B61386">
              <w:rPr>
                <w:rFonts w:asciiTheme="minorHAnsi" w:hAnsiTheme="minorHAnsi" w:cstheme="minorHAnsi"/>
                <w:sz w:val="20"/>
                <w:szCs w:val="20"/>
              </w:rPr>
              <w:t xml:space="preserve">/Peserta </w:t>
            </w:r>
            <w:r w:rsidRPr="00B61386">
              <w:rPr>
                <w:rFonts w:asciiTheme="minorHAnsi" w:hAnsiTheme="minorHAnsi" w:cstheme="minorHAnsi"/>
                <w:sz w:val="20"/>
                <w:szCs w:val="20"/>
                <w:lang w:val="id-ID"/>
              </w:rPr>
              <w:t xml:space="preserve">meninggal dunia bukan akibat Kecelakaan dalam waktu </w:t>
            </w:r>
            <w:r w:rsidRPr="00B61386">
              <w:rPr>
                <w:rFonts w:asciiTheme="minorHAnsi" w:hAnsiTheme="minorHAnsi" w:cstheme="minorHAnsi"/>
                <w:sz w:val="20"/>
                <w:szCs w:val="20"/>
              </w:rPr>
              <w:t>9</w:t>
            </w:r>
            <w:r w:rsidRPr="00B61386">
              <w:rPr>
                <w:rFonts w:asciiTheme="minorHAnsi" w:hAnsiTheme="minorHAnsi" w:cstheme="minorHAnsi"/>
                <w:sz w:val="20"/>
                <w:szCs w:val="20"/>
                <w:lang w:val="id-ID"/>
              </w:rPr>
              <w:t>0 (</w:t>
            </w:r>
            <w:r w:rsidRPr="00B61386">
              <w:rPr>
                <w:rFonts w:asciiTheme="minorHAnsi" w:hAnsiTheme="minorHAnsi" w:cstheme="minorHAnsi"/>
                <w:sz w:val="20"/>
                <w:szCs w:val="20"/>
              </w:rPr>
              <w:t>sembilan</w:t>
            </w:r>
            <w:r w:rsidRPr="00B61386">
              <w:rPr>
                <w:rFonts w:asciiTheme="minorHAnsi" w:hAnsiTheme="minorHAnsi" w:cstheme="minorHAnsi"/>
                <w:sz w:val="20"/>
                <w:szCs w:val="20"/>
                <w:lang w:val="id-ID"/>
              </w:rPr>
              <w:t xml:space="preserve"> puluh) hari kalender terhitung sejak Tanggal Berlaku</w:t>
            </w:r>
            <w:r w:rsidRPr="00B61386">
              <w:rPr>
                <w:rFonts w:asciiTheme="minorHAnsi" w:hAnsiTheme="minorHAnsi" w:cstheme="minorHAnsi"/>
                <w:sz w:val="20"/>
                <w:szCs w:val="20"/>
              </w:rPr>
              <w:t>nya</w:t>
            </w:r>
            <w:r w:rsidRPr="00B61386">
              <w:rPr>
                <w:rFonts w:asciiTheme="minorHAnsi" w:hAnsiTheme="minorHAnsi" w:cstheme="minorHAnsi"/>
                <w:sz w:val="20"/>
                <w:szCs w:val="20"/>
                <w:lang w:val="id-ID"/>
              </w:rPr>
              <w:t xml:space="preserve"> Polis yang tercantum pada Ringkasan Polis atau tanggal Endorsemen yang memerlukan seleksi risiko (mana yang terjadi terakhir).</w:t>
            </w:r>
          </w:p>
          <w:p w14:paraId="7D397E97" w14:textId="77777777" w:rsidR="001279F2" w:rsidRPr="00B61386" w:rsidRDefault="001279F2" w:rsidP="001279F2">
            <w:pPr>
              <w:jc w:val="both"/>
              <w:rPr>
                <w:rFonts w:asciiTheme="minorHAnsi" w:hAnsiTheme="minorHAnsi" w:cstheme="minorHAnsi"/>
                <w:sz w:val="20"/>
                <w:szCs w:val="20"/>
                <w:lang w:val="id-ID"/>
              </w:rPr>
            </w:pPr>
          </w:p>
        </w:tc>
      </w:tr>
      <w:tr w:rsidR="001279F2" w:rsidRPr="00B61386" w14:paraId="5A719250" w14:textId="77777777" w:rsidTr="00E05CFE">
        <w:trPr>
          <w:trHeight w:val="283"/>
          <w:trPrChange w:id="264" w:author="Aswin Nabila" w:date="2026-04-30T09:33:00Z" w16du:dateUtc="2026-04-30T02:33:00Z">
            <w:trPr>
              <w:gridBefore w:val="1"/>
              <w:trHeight w:val="122"/>
            </w:trPr>
          </w:trPrChange>
        </w:trPr>
        <w:tc>
          <w:tcPr>
            <w:tcW w:w="10801" w:type="dxa"/>
            <w:gridSpan w:val="45"/>
            <w:shd w:val="clear" w:color="auto" w:fill="000000" w:themeFill="text1"/>
            <w:vAlign w:val="center"/>
            <w:tcPrChange w:id="265" w:author="Aswin Nabila" w:date="2026-04-30T09:33:00Z" w16du:dateUtc="2026-04-30T02:33:00Z">
              <w:tcPr>
                <w:tcW w:w="10800" w:type="dxa"/>
                <w:gridSpan w:val="46"/>
                <w:shd w:val="clear" w:color="auto" w:fill="000000" w:themeFill="text1"/>
                <w:vAlign w:val="center"/>
              </w:tcPr>
            </w:tcPrChange>
          </w:tcPr>
          <w:p w14:paraId="6124C39F" w14:textId="77777777" w:rsidR="001279F2" w:rsidRPr="00B61386" w:rsidRDefault="001279F2" w:rsidP="001279F2">
            <w:pPr>
              <w:spacing w:after="40"/>
              <w:jc w:val="center"/>
              <w:rPr>
                <w:rFonts w:asciiTheme="minorHAnsi" w:hAnsiTheme="minorHAnsi" w:cstheme="minorHAnsi"/>
                <w:b/>
                <w:sz w:val="20"/>
                <w:szCs w:val="20"/>
              </w:rPr>
            </w:pPr>
            <w:r w:rsidRPr="00257FA8">
              <w:rPr>
                <w:rFonts w:asciiTheme="minorHAnsi" w:hAnsiTheme="minorHAnsi" w:cstheme="minorHAnsi"/>
                <w:b/>
                <w:sz w:val="20"/>
                <w:szCs w:val="20"/>
                <w:highlight w:val="green"/>
                <w:rPrChange w:id="266" w:author="Aswin Nabila" w:date="2026-04-30T22:24:00Z" w16du:dateUtc="2026-04-30T15:24:00Z">
                  <w:rPr>
                    <w:rFonts w:asciiTheme="minorHAnsi" w:hAnsiTheme="minorHAnsi" w:cstheme="minorHAnsi"/>
                    <w:b/>
                    <w:sz w:val="20"/>
                    <w:szCs w:val="20"/>
                  </w:rPr>
                </w:rPrChange>
              </w:rPr>
              <w:t>Pengecualian</w:t>
            </w:r>
          </w:p>
        </w:tc>
      </w:tr>
      <w:tr w:rsidR="001279F2" w:rsidRPr="00B61386" w14:paraId="20B97D20" w14:textId="77777777" w:rsidTr="000F6E7E">
        <w:trPr>
          <w:trHeight w:val="68"/>
          <w:trPrChange w:id="267" w:author="Aswin Nabila" w:date="2026-04-30T09:25:00Z" w16du:dateUtc="2026-04-30T02:25:00Z">
            <w:trPr>
              <w:gridBefore w:val="1"/>
              <w:trHeight w:val="68"/>
            </w:trPr>
          </w:trPrChange>
        </w:trPr>
        <w:tc>
          <w:tcPr>
            <w:tcW w:w="5613" w:type="dxa"/>
            <w:gridSpan w:val="22"/>
            <w:tcPrChange w:id="268" w:author="Aswin Nabila" w:date="2026-04-30T09:25:00Z" w16du:dateUtc="2026-04-30T02:25:00Z">
              <w:tcPr>
                <w:tcW w:w="5613" w:type="dxa"/>
                <w:gridSpan w:val="21"/>
              </w:tcPr>
            </w:tcPrChange>
          </w:tcPr>
          <w:p w14:paraId="287877B7" w14:textId="77777777" w:rsidR="001279F2" w:rsidRPr="00B61386" w:rsidRDefault="001279F2" w:rsidP="001279F2">
            <w:pPr>
              <w:jc w:val="both"/>
              <w:rPr>
                <w:rFonts w:asciiTheme="minorHAnsi" w:hAnsiTheme="minorHAnsi" w:cstheme="minorHAnsi"/>
                <w:b/>
                <w:i/>
                <w:sz w:val="20"/>
                <w:szCs w:val="20"/>
              </w:rPr>
            </w:pPr>
          </w:p>
          <w:p w14:paraId="30957B07" w14:textId="77777777" w:rsidR="001279F2" w:rsidRPr="00B61386" w:rsidRDefault="001279F2" w:rsidP="001279F2">
            <w:pPr>
              <w:pStyle w:val="ListParagraph"/>
              <w:numPr>
                <w:ilvl w:val="0"/>
                <w:numId w:val="11"/>
              </w:numPr>
              <w:ind w:left="318"/>
              <w:jc w:val="both"/>
              <w:rPr>
                <w:rFonts w:asciiTheme="minorHAnsi" w:hAnsiTheme="minorHAnsi" w:cstheme="minorHAnsi"/>
                <w:b/>
                <w:i/>
                <w:sz w:val="20"/>
                <w:szCs w:val="20"/>
              </w:rPr>
            </w:pPr>
            <w:r w:rsidRPr="00B61386">
              <w:rPr>
                <w:rFonts w:asciiTheme="minorHAnsi" w:hAnsiTheme="minorHAnsi" w:cstheme="minorHAnsi"/>
                <w:b/>
                <w:i/>
                <w:sz w:val="20"/>
                <w:szCs w:val="20"/>
              </w:rPr>
              <w:t>Penanggung berhak menolak membayar klaim apabila Tertanggung/Peserta meninggal dunia bukan akibat Kecelakaan yang disebabkan dari salah satu atau lebih hal di bawah ini:</w:t>
            </w:r>
          </w:p>
          <w:p w14:paraId="719D8352" w14:textId="77777777" w:rsidR="001279F2" w:rsidRPr="00B61386" w:rsidRDefault="001279F2" w:rsidP="001279F2">
            <w:pPr>
              <w:pStyle w:val="ListParagraph"/>
              <w:numPr>
                <w:ilvl w:val="0"/>
                <w:numId w:val="12"/>
              </w:numPr>
              <w:ind w:left="601" w:hanging="283"/>
              <w:jc w:val="both"/>
              <w:rPr>
                <w:rFonts w:asciiTheme="minorHAnsi" w:hAnsiTheme="minorHAnsi" w:cstheme="minorHAnsi"/>
                <w:b/>
                <w:i/>
                <w:sz w:val="20"/>
                <w:szCs w:val="20"/>
              </w:rPr>
            </w:pPr>
            <w:r w:rsidRPr="00B61386">
              <w:rPr>
                <w:rFonts w:asciiTheme="minorHAnsi" w:hAnsiTheme="minorHAnsi" w:cstheme="minorHAnsi"/>
                <w:b/>
                <w:i/>
                <w:sz w:val="20"/>
                <w:szCs w:val="20"/>
              </w:rPr>
              <w:t>Penyakit atau Kondisi Kesehatan yang sudah ada sebelumnya atau diketahui oleh Tertanggung/Peserta sebelum Polis ini berlaku (pre-existing condition);</w:t>
            </w:r>
          </w:p>
          <w:p w14:paraId="42C3E171" w14:textId="77777777" w:rsidR="001279F2" w:rsidRPr="00B61386" w:rsidRDefault="001279F2" w:rsidP="001279F2">
            <w:pPr>
              <w:pStyle w:val="ListParagraph"/>
              <w:numPr>
                <w:ilvl w:val="0"/>
                <w:numId w:val="12"/>
              </w:numPr>
              <w:ind w:left="601" w:hanging="283"/>
              <w:jc w:val="both"/>
              <w:rPr>
                <w:rFonts w:asciiTheme="minorHAnsi" w:hAnsiTheme="minorHAnsi" w:cstheme="minorHAnsi"/>
                <w:b/>
                <w:i/>
                <w:sz w:val="20"/>
                <w:szCs w:val="20"/>
              </w:rPr>
            </w:pPr>
            <w:r w:rsidRPr="00B61386">
              <w:rPr>
                <w:rFonts w:asciiTheme="minorHAnsi" w:hAnsiTheme="minorHAnsi" w:cstheme="minorHAnsi"/>
                <w:b/>
                <w:i/>
                <w:sz w:val="20"/>
                <w:szCs w:val="20"/>
              </w:rPr>
              <w:t>Penyakit-penyakit bawaan atau kelainan sejak lahir (congenital condition);</w:t>
            </w:r>
          </w:p>
          <w:p w14:paraId="6FAC813E" w14:textId="77777777" w:rsidR="001279F2" w:rsidRPr="00B61386" w:rsidRDefault="001279F2" w:rsidP="001279F2">
            <w:pPr>
              <w:pStyle w:val="ListParagraph"/>
              <w:numPr>
                <w:ilvl w:val="0"/>
                <w:numId w:val="12"/>
              </w:numPr>
              <w:ind w:left="601" w:hanging="283"/>
              <w:jc w:val="both"/>
              <w:rPr>
                <w:rFonts w:asciiTheme="minorHAnsi" w:hAnsiTheme="minorHAnsi" w:cstheme="minorHAnsi"/>
                <w:b/>
                <w:i/>
                <w:sz w:val="20"/>
                <w:szCs w:val="20"/>
              </w:rPr>
            </w:pPr>
            <w:r w:rsidRPr="00B61386">
              <w:rPr>
                <w:rFonts w:asciiTheme="minorHAnsi" w:hAnsiTheme="minorHAnsi" w:cstheme="minorHAnsi"/>
                <w:b/>
                <w:i/>
                <w:sz w:val="20"/>
                <w:szCs w:val="20"/>
              </w:rPr>
              <w:t>Penyakit-penyakit yang diderita oleh Tertanggung/Peserta dalam jangka waktu sekurang-kurangnya 12 (dua belas) bulan setelah Tanggal Dimulainya Asuransi, yaitu:</w:t>
            </w:r>
          </w:p>
          <w:p w14:paraId="0B968C7C" w14:textId="77777777" w:rsidR="001279F2" w:rsidRPr="00B61386" w:rsidRDefault="001279F2" w:rsidP="001279F2">
            <w:pPr>
              <w:pStyle w:val="ListParagraph"/>
              <w:numPr>
                <w:ilvl w:val="0"/>
                <w:numId w:val="17"/>
              </w:numPr>
              <w:ind w:left="857" w:hanging="284"/>
              <w:jc w:val="both"/>
              <w:rPr>
                <w:rFonts w:asciiTheme="minorHAnsi" w:hAnsiTheme="minorHAnsi" w:cstheme="minorHAnsi"/>
                <w:b/>
                <w:i/>
                <w:sz w:val="20"/>
                <w:szCs w:val="20"/>
              </w:rPr>
            </w:pPr>
            <w:r w:rsidRPr="00B61386">
              <w:rPr>
                <w:rFonts w:asciiTheme="minorHAnsi" w:hAnsiTheme="minorHAnsi" w:cstheme="minorHAnsi"/>
                <w:b/>
                <w:i/>
                <w:sz w:val="20"/>
                <w:szCs w:val="20"/>
              </w:rPr>
              <w:t xml:space="preserve">TBC dan asma; </w:t>
            </w:r>
          </w:p>
          <w:p w14:paraId="299830F6" w14:textId="77777777" w:rsidR="001279F2" w:rsidRPr="00B61386" w:rsidRDefault="001279F2" w:rsidP="001279F2">
            <w:pPr>
              <w:pStyle w:val="ListParagraph"/>
              <w:numPr>
                <w:ilvl w:val="0"/>
                <w:numId w:val="17"/>
              </w:numPr>
              <w:ind w:left="857" w:hanging="284"/>
              <w:jc w:val="both"/>
              <w:rPr>
                <w:rFonts w:asciiTheme="minorHAnsi" w:hAnsiTheme="minorHAnsi" w:cstheme="minorHAnsi"/>
                <w:b/>
                <w:i/>
                <w:sz w:val="20"/>
                <w:szCs w:val="20"/>
              </w:rPr>
            </w:pPr>
            <w:r w:rsidRPr="00B61386">
              <w:rPr>
                <w:rFonts w:asciiTheme="minorHAnsi" w:hAnsiTheme="minorHAnsi" w:cstheme="minorHAnsi"/>
                <w:b/>
                <w:i/>
                <w:sz w:val="20"/>
                <w:szCs w:val="20"/>
              </w:rPr>
              <w:t>Radang Kandung Empedu, Batu Empedu, Batu pada Saluran Kencing dan Ginjal;</w:t>
            </w:r>
          </w:p>
          <w:p w14:paraId="4E9B24E2" w14:textId="77777777" w:rsidR="001279F2" w:rsidRPr="00B61386" w:rsidRDefault="001279F2" w:rsidP="001279F2">
            <w:pPr>
              <w:pStyle w:val="ListParagraph"/>
              <w:numPr>
                <w:ilvl w:val="0"/>
                <w:numId w:val="17"/>
              </w:numPr>
              <w:ind w:left="857" w:hanging="284"/>
              <w:jc w:val="both"/>
              <w:rPr>
                <w:rFonts w:asciiTheme="minorHAnsi" w:hAnsiTheme="minorHAnsi" w:cstheme="minorHAnsi"/>
                <w:b/>
                <w:i/>
                <w:sz w:val="20"/>
                <w:szCs w:val="20"/>
              </w:rPr>
            </w:pPr>
            <w:r w:rsidRPr="00B61386">
              <w:rPr>
                <w:rFonts w:asciiTheme="minorHAnsi" w:hAnsiTheme="minorHAnsi" w:cstheme="minorHAnsi"/>
                <w:b/>
                <w:i/>
                <w:sz w:val="20"/>
                <w:szCs w:val="20"/>
              </w:rPr>
              <w:t>Diabetes Melitus, Penyakit Ginjal Kronis, Penyakit Hati Kronis, Penyakit Paru Kronis;</w:t>
            </w:r>
          </w:p>
          <w:p w14:paraId="30E2D1F0" w14:textId="77777777" w:rsidR="001279F2" w:rsidRPr="00B61386" w:rsidRDefault="001279F2" w:rsidP="001279F2">
            <w:pPr>
              <w:pStyle w:val="ListParagraph"/>
              <w:numPr>
                <w:ilvl w:val="0"/>
                <w:numId w:val="17"/>
              </w:numPr>
              <w:ind w:left="857" w:hanging="284"/>
              <w:jc w:val="both"/>
              <w:rPr>
                <w:rFonts w:asciiTheme="minorHAnsi" w:hAnsiTheme="minorHAnsi" w:cstheme="minorHAnsi"/>
                <w:b/>
                <w:i/>
                <w:sz w:val="20"/>
                <w:szCs w:val="20"/>
              </w:rPr>
            </w:pPr>
            <w:r w:rsidRPr="00B61386">
              <w:rPr>
                <w:rFonts w:asciiTheme="minorHAnsi" w:hAnsiTheme="minorHAnsi" w:cstheme="minorHAnsi"/>
                <w:b/>
                <w:i/>
                <w:sz w:val="20"/>
                <w:szCs w:val="20"/>
              </w:rPr>
              <w:t>Tumor, Kanker;</w:t>
            </w:r>
          </w:p>
          <w:p w14:paraId="089CA3E1" w14:textId="77777777" w:rsidR="001279F2" w:rsidRPr="00B61386" w:rsidRDefault="001279F2" w:rsidP="001279F2">
            <w:pPr>
              <w:pStyle w:val="ListParagraph"/>
              <w:numPr>
                <w:ilvl w:val="0"/>
                <w:numId w:val="17"/>
              </w:numPr>
              <w:ind w:left="857" w:hanging="284"/>
              <w:jc w:val="both"/>
              <w:rPr>
                <w:rFonts w:asciiTheme="minorHAnsi" w:hAnsiTheme="minorHAnsi" w:cstheme="minorHAnsi"/>
                <w:b/>
                <w:i/>
                <w:sz w:val="20"/>
                <w:szCs w:val="20"/>
              </w:rPr>
            </w:pPr>
            <w:r w:rsidRPr="00B61386">
              <w:rPr>
                <w:rFonts w:asciiTheme="minorHAnsi" w:hAnsiTheme="minorHAnsi" w:cstheme="minorHAnsi"/>
                <w:b/>
                <w:i/>
                <w:sz w:val="20"/>
                <w:szCs w:val="20"/>
              </w:rPr>
              <w:t>Tekanan Darah Tinggi dan Penyakit Jantung;</w:t>
            </w:r>
          </w:p>
          <w:p w14:paraId="7C47B159" w14:textId="77777777" w:rsidR="001279F2" w:rsidRPr="00B61386" w:rsidRDefault="001279F2" w:rsidP="001279F2">
            <w:pPr>
              <w:pStyle w:val="ListParagraph"/>
              <w:numPr>
                <w:ilvl w:val="0"/>
                <w:numId w:val="17"/>
              </w:numPr>
              <w:ind w:left="857" w:hanging="284"/>
              <w:jc w:val="both"/>
              <w:rPr>
                <w:rFonts w:asciiTheme="minorHAnsi" w:hAnsiTheme="minorHAnsi" w:cstheme="minorHAnsi"/>
                <w:b/>
                <w:i/>
                <w:sz w:val="20"/>
                <w:szCs w:val="20"/>
              </w:rPr>
            </w:pPr>
            <w:r w:rsidRPr="00B61386">
              <w:rPr>
                <w:rFonts w:asciiTheme="minorHAnsi" w:hAnsiTheme="minorHAnsi" w:cstheme="minorHAnsi"/>
                <w:b/>
                <w:i/>
                <w:sz w:val="20"/>
                <w:szCs w:val="20"/>
              </w:rPr>
              <w:t>Kelainan fungsi Kelenjar Gondok;</w:t>
            </w:r>
          </w:p>
          <w:p w14:paraId="656B8F87" w14:textId="77777777" w:rsidR="001279F2" w:rsidRPr="00B61386" w:rsidRDefault="001279F2" w:rsidP="001279F2">
            <w:pPr>
              <w:pStyle w:val="ListParagraph"/>
              <w:numPr>
                <w:ilvl w:val="0"/>
                <w:numId w:val="17"/>
              </w:numPr>
              <w:ind w:left="857" w:hanging="284"/>
              <w:jc w:val="both"/>
              <w:rPr>
                <w:rFonts w:asciiTheme="minorHAnsi" w:hAnsiTheme="minorHAnsi" w:cstheme="minorHAnsi"/>
                <w:b/>
                <w:i/>
                <w:sz w:val="20"/>
                <w:szCs w:val="20"/>
              </w:rPr>
            </w:pPr>
            <w:r w:rsidRPr="00B61386">
              <w:rPr>
                <w:rFonts w:asciiTheme="minorHAnsi" w:hAnsiTheme="minorHAnsi" w:cstheme="minorHAnsi"/>
                <w:b/>
                <w:i/>
                <w:sz w:val="20"/>
                <w:szCs w:val="20"/>
              </w:rPr>
              <w:t>Stroke.</w:t>
            </w:r>
          </w:p>
          <w:p w14:paraId="6A6E12F8" w14:textId="07472DE8" w:rsidR="001279F2" w:rsidRPr="00B61386" w:rsidRDefault="001279F2" w:rsidP="001279F2">
            <w:pPr>
              <w:pStyle w:val="ListParagraph"/>
              <w:numPr>
                <w:ilvl w:val="0"/>
                <w:numId w:val="12"/>
              </w:numPr>
              <w:ind w:left="601" w:hanging="283"/>
              <w:jc w:val="both"/>
              <w:rPr>
                <w:rFonts w:asciiTheme="minorHAnsi" w:hAnsiTheme="minorHAnsi" w:cstheme="minorHAnsi"/>
                <w:b/>
                <w:i/>
                <w:sz w:val="20"/>
                <w:szCs w:val="20"/>
              </w:rPr>
            </w:pPr>
            <w:r w:rsidRPr="00B61386">
              <w:rPr>
                <w:rFonts w:asciiTheme="minorHAnsi" w:hAnsiTheme="minorHAnsi" w:cstheme="minorHAnsi"/>
                <w:b/>
                <w:i/>
                <w:sz w:val="20"/>
                <w:szCs w:val="20"/>
              </w:rPr>
              <w:t xml:space="preserve">Tindakan yang disengaja (kehamilan, persalinan, melahirkan anak, infertilitas, keguguran, aborsi, sterilisasi, Vasektomi/MOP dan Tubektomi/MOW dan </w:t>
            </w:r>
            <w:r w:rsidRPr="00B61386">
              <w:rPr>
                <w:rFonts w:asciiTheme="minorHAnsi" w:hAnsiTheme="minorHAnsi" w:cstheme="minorHAnsi"/>
                <w:b/>
                <w:i/>
                <w:sz w:val="20"/>
                <w:szCs w:val="20"/>
              </w:rPr>
              <w:lastRenderedPageBreak/>
              <w:t>kontrasepsi, metode pengendalian kelahiran, pengujian atau pengobatan impotensi, termasuk semua komplikasi yang terjadi dan dialisis, kecanduan alkohol atau obat</w:t>
            </w:r>
            <w:ins w:id="269" w:author="Aswin Nabila" w:date="2026-04-30T22:25:00Z" w16du:dateUtc="2026-04-30T15:25:00Z">
              <w:r w:rsidR="00257FA8">
                <w:rPr>
                  <w:rFonts w:asciiTheme="minorHAnsi" w:hAnsiTheme="minorHAnsi" w:cstheme="minorHAnsi"/>
                  <w:b/>
                  <w:i/>
                  <w:sz w:val="20"/>
                  <w:szCs w:val="20"/>
                </w:rPr>
                <w:t>-</w:t>
              </w:r>
            </w:ins>
            <w:r w:rsidRPr="00B61386">
              <w:rPr>
                <w:rFonts w:asciiTheme="minorHAnsi" w:hAnsiTheme="minorHAnsi" w:cstheme="minorHAnsi"/>
                <w:b/>
                <w:i/>
                <w:sz w:val="20"/>
                <w:szCs w:val="20"/>
              </w:rPr>
              <w:t>obatan, tato, sunat, atau percobaan bunuh diri, pembedahan atau perawatan untuk tujuan kecantikan;</w:t>
            </w:r>
          </w:p>
          <w:p w14:paraId="1BDAA7A3" w14:textId="77777777" w:rsidR="001279F2" w:rsidRPr="00B61386" w:rsidRDefault="001279F2" w:rsidP="001279F2">
            <w:pPr>
              <w:pStyle w:val="ListParagraph"/>
              <w:numPr>
                <w:ilvl w:val="0"/>
                <w:numId w:val="12"/>
              </w:numPr>
              <w:ind w:left="601" w:hanging="283"/>
              <w:jc w:val="both"/>
              <w:rPr>
                <w:rFonts w:asciiTheme="minorHAnsi" w:hAnsiTheme="minorHAnsi" w:cstheme="minorHAnsi"/>
                <w:b/>
                <w:i/>
                <w:sz w:val="20"/>
                <w:szCs w:val="20"/>
              </w:rPr>
            </w:pPr>
            <w:r w:rsidRPr="00B61386">
              <w:rPr>
                <w:rFonts w:asciiTheme="minorHAnsi" w:hAnsiTheme="minorHAnsi" w:cstheme="minorHAnsi"/>
                <w:b/>
                <w:i/>
                <w:sz w:val="20"/>
                <w:szCs w:val="20"/>
              </w:rPr>
              <w:t>Kecelakaan perjalanan pesawat udara kecuali Tertanggung/Peserta adalah penumpang dari maskapai penerbangan komersial dengan jadwal penerbangan tetap;</w:t>
            </w:r>
          </w:p>
          <w:p w14:paraId="2E5DCF24" w14:textId="77777777" w:rsidR="001279F2" w:rsidRPr="00B61386" w:rsidRDefault="001279F2" w:rsidP="001279F2">
            <w:pPr>
              <w:pStyle w:val="ListParagraph"/>
              <w:numPr>
                <w:ilvl w:val="0"/>
                <w:numId w:val="12"/>
              </w:numPr>
              <w:ind w:left="601" w:hanging="283"/>
              <w:jc w:val="both"/>
              <w:rPr>
                <w:rFonts w:asciiTheme="minorHAnsi" w:hAnsiTheme="minorHAnsi" w:cstheme="minorHAnsi"/>
                <w:b/>
                <w:i/>
                <w:sz w:val="20"/>
                <w:szCs w:val="20"/>
              </w:rPr>
            </w:pPr>
            <w:r w:rsidRPr="00B61386">
              <w:rPr>
                <w:rFonts w:asciiTheme="minorHAnsi" w:hAnsiTheme="minorHAnsi" w:cstheme="minorHAnsi"/>
                <w:b/>
                <w:i/>
                <w:sz w:val="20"/>
                <w:szCs w:val="20"/>
              </w:rPr>
              <w:t>Setiap bentuk perbuatan kejahatan atau percobaan bunuh diri;</w:t>
            </w:r>
          </w:p>
          <w:p w14:paraId="5FE05106" w14:textId="77777777" w:rsidR="001279F2" w:rsidRPr="00B61386" w:rsidRDefault="001279F2" w:rsidP="001279F2">
            <w:pPr>
              <w:pStyle w:val="ListParagraph"/>
              <w:numPr>
                <w:ilvl w:val="0"/>
                <w:numId w:val="12"/>
              </w:numPr>
              <w:ind w:left="601" w:hanging="283"/>
              <w:jc w:val="both"/>
              <w:rPr>
                <w:rFonts w:asciiTheme="minorHAnsi" w:hAnsiTheme="minorHAnsi" w:cstheme="minorHAnsi"/>
                <w:b/>
                <w:i/>
                <w:sz w:val="20"/>
                <w:szCs w:val="20"/>
              </w:rPr>
            </w:pPr>
            <w:r w:rsidRPr="00B61386">
              <w:rPr>
                <w:rFonts w:asciiTheme="minorHAnsi" w:hAnsiTheme="minorHAnsi" w:cstheme="minorHAnsi"/>
                <w:b/>
                <w:i/>
                <w:sz w:val="20"/>
                <w:szCs w:val="20"/>
              </w:rPr>
              <w:t>Penyakit atau cedera tubuh yang timbul akibat dari mengikuti segala jenis perlombaan balap (kecuali balap lari), terjun payung, aktivitas bawah laut, yang memerlukan perlengkapan bernafas, olahraga profesional (bayaran) dan melakukan kegiatan yang melanggar hukum;</w:t>
            </w:r>
          </w:p>
          <w:p w14:paraId="3B912ED1" w14:textId="77777777" w:rsidR="001279F2" w:rsidRPr="00B61386" w:rsidRDefault="001279F2" w:rsidP="001279F2">
            <w:pPr>
              <w:pStyle w:val="ListParagraph"/>
              <w:numPr>
                <w:ilvl w:val="0"/>
                <w:numId w:val="12"/>
              </w:numPr>
              <w:ind w:left="601" w:hanging="283"/>
              <w:jc w:val="both"/>
              <w:rPr>
                <w:rFonts w:asciiTheme="minorHAnsi" w:hAnsiTheme="minorHAnsi" w:cstheme="minorHAnsi"/>
                <w:b/>
                <w:i/>
                <w:sz w:val="20"/>
                <w:szCs w:val="20"/>
              </w:rPr>
            </w:pPr>
            <w:r w:rsidRPr="00B61386">
              <w:rPr>
                <w:rFonts w:asciiTheme="minorHAnsi" w:hAnsiTheme="minorHAnsi" w:cstheme="minorHAnsi"/>
                <w:b/>
                <w:i/>
                <w:sz w:val="20"/>
                <w:szCs w:val="20"/>
              </w:rPr>
              <w:t>Akibat atas munculnya reaksi atom atau nuklir;</w:t>
            </w:r>
          </w:p>
          <w:p w14:paraId="4BBDE762" w14:textId="77777777" w:rsidR="001279F2" w:rsidRPr="00B61386" w:rsidRDefault="001279F2" w:rsidP="001279F2">
            <w:pPr>
              <w:pStyle w:val="ListParagraph"/>
              <w:numPr>
                <w:ilvl w:val="0"/>
                <w:numId w:val="12"/>
              </w:numPr>
              <w:ind w:left="601" w:hanging="283"/>
              <w:jc w:val="both"/>
              <w:rPr>
                <w:rFonts w:asciiTheme="minorHAnsi" w:hAnsiTheme="minorHAnsi" w:cstheme="minorHAnsi"/>
                <w:b/>
                <w:i/>
                <w:sz w:val="20"/>
                <w:szCs w:val="20"/>
              </w:rPr>
            </w:pPr>
            <w:r w:rsidRPr="00B61386">
              <w:rPr>
                <w:rFonts w:asciiTheme="minorHAnsi" w:hAnsiTheme="minorHAnsi" w:cstheme="minorHAnsi"/>
                <w:b/>
                <w:i/>
                <w:sz w:val="20"/>
                <w:szCs w:val="20"/>
              </w:rPr>
              <w:t>Pe</w:t>
            </w:r>
            <w:del w:id="270" w:author="Aswin Nabila" w:date="2026-04-30T22:25:00Z" w16du:dateUtc="2026-04-30T15:25:00Z">
              <w:r w:rsidRPr="00B61386" w:rsidDel="00257FA8">
                <w:rPr>
                  <w:rFonts w:asciiTheme="minorHAnsi" w:hAnsiTheme="minorHAnsi" w:cstheme="minorHAnsi"/>
                  <w:b/>
                  <w:i/>
                  <w:sz w:val="20"/>
                  <w:szCs w:val="20"/>
                </w:rPr>
                <w:delText>r</w:delText>
              </w:r>
            </w:del>
            <w:r w:rsidRPr="00B61386">
              <w:rPr>
                <w:rFonts w:asciiTheme="minorHAnsi" w:hAnsiTheme="minorHAnsi" w:cstheme="minorHAnsi"/>
                <w:b/>
                <w:i/>
                <w:sz w:val="20"/>
                <w:szCs w:val="20"/>
              </w:rPr>
              <w:t>perangan baik dinyatakan atau tidak, pemberontakan, penyerbuan, pendudukan, revolusi, pengambilalihan kekuasaan, perang saudara, atau Tertanggung/Peserta menjalani suatu dinas militer;</w:t>
            </w:r>
          </w:p>
          <w:p w14:paraId="4F62842D" w14:textId="77777777" w:rsidR="001279F2" w:rsidRPr="00B61386" w:rsidRDefault="001279F2" w:rsidP="001279F2">
            <w:pPr>
              <w:pStyle w:val="ListParagraph"/>
              <w:numPr>
                <w:ilvl w:val="0"/>
                <w:numId w:val="12"/>
              </w:numPr>
              <w:ind w:left="601" w:hanging="283"/>
              <w:jc w:val="both"/>
              <w:rPr>
                <w:rFonts w:asciiTheme="minorHAnsi" w:hAnsiTheme="minorHAnsi" w:cstheme="minorHAnsi"/>
                <w:b/>
                <w:i/>
                <w:sz w:val="20"/>
                <w:szCs w:val="20"/>
              </w:rPr>
            </w:pPr>
            <w:r w:rsidRPr="00B61386">
              <w:rPr>
                <w:rFonts w:asciiTheme="minorHAnsi" w:hAnsiTheme="minorHAnsi" w:cstheme="minorHAnsi"/>
                <w:b/>
                <w:i/>
                <w:sz w:val="20"/>
                <w:szCs w:val="20"/>
              </w:rPr>
              <w:t>Gangguan psikis, neurosis, Penyakit jiwa atau Penyakit mental lainnya (termasuk manifestasi gangguan kejiwaan atau psikosomatik);</w:t>
            </w:r>
          </w:p>
          <w:p w14:paraId="11758991" w14:textId="77777777" w:rsidR="001279F2" w:rsidRPr="00B61386" w:rsidRDefault="001279F2" w:rsidP="001279F2">
            <w:pPr>
              <w:pStyle w:val="ListParagraph"/>
              <w:numPr>
                <w:ilvl w:val="0"/>
                <w:numId w:val="12"/>
              </w:numPr>
              <w:ind w:left="573" w:hanging="284"/>
              <w:jc w:val="both"/>
              <w:rPr>
                <w:rFonts w:asciiTheme="minorHAnsi" w:hAnsiTheme="minorHAnsi" w:cstheme="minorHAnsi"/>
                <w:b/>
                <w:i/>
                <w:sz w:val="20"/>
                <w:szCs w:val="20"/>
              </w:rPr>
            </w:pPr>
            <w:r w:rsidRPr="00B61386">
              <w:rPr>
                <w:rFonts w:asciiTheme="minorHAnsi" w:hAnsiTheme="minorHAnsi" w:cstheme="minorHAnsi"/>
                <w:b/>
                <w:i/>
                <w:sz w:val="20"/>
                <w:szCs w:val="20"/>
              </w:rPr>
              <w:t>AIDS dan semua penyakit yang disebabkan oleh Human Immunodeficiency Virus (HIV), atau infeksi oportunistik dan atau tumor ganas yang ditemukan akibat adanya HIV, AIDS, atau ARC serta penyakit kelamin lainnya dengan ketentuan:</w:t>
            </w:r>
          </w:p>
          <w:p w14:paraId="652B43A2" w14:textId="77777777" w:rsidR="001279F2" w:rsidRPr="00B61386" w:rsidRDefault="001279F2" w:rsidP="001279F2">
            <w:pPr>
              <w:pStyle w:val="ListParagraph"/>
              <w:ind w:left="573"/>
              <w:jc w:val="both"/>
              <w:rPr>
                <w:rFonts w:asciiTheme="minorHAnsi" w:hAnsiTheme="minorHAnsi" w:cstheme="minorHAnsi"/>
                <w:b/>
                <w:i/>
                <w:sz w:val="20"/>
                <w:szCs w:val="20"/>
              </w:rPr>
            </w:pPr>
          </w:p>
        </w:tc>
        <w:tc>
          <w:tcPr>
            <w:tcW w:w="5188" w:type="dxa"/>
            <w:gridSpan w:val="23"/>
            <w:tcPrChange w:id="271" w:author="Aswin Nabila" w:date="2026-04-30T09:25:00Z" w16du:dateUtc="2026-04-30T02:25:00Z">
              <w:tcPr>
                <w:tcW w:w="5187" w:type="dxa"/>
                <w:gridSpan w:val="25"/>
              </w:tcPr>
            </w:tcPrChange>
          </w:tcPr>
          <w:p w14:paraId="47CE9463" w14:textId="77777777" w:rsidR="001279F2" w:rsidRPr="00B61386" w:rsidRDefault="001279F2" w:rsidP="001279F2">
            <w:pPr>
              <w:jc w:val="both"/>
              <w:rPr>
                <w:rFonts w:asciiTheme="minorHAnsi" w:hAnsiTheme="minorHAnsi" w:cstheme="minorHAnsi"/>
                <w:b/>
                <w:i/>
                <w:sz w:val="20"/>
                <w:szCs w:val="20"/>
              </w:rPr>
            </w:pPr>
          </w:p>
          <w:p w14:paraId="5B1F8171" w14:textId="12CAAD8F" w:rsidR="001279F2" w:rsidRPr="00B61386" w:rsidRDefault="001279F2" w:rsidP="001279F2">
            <w:pPr>
              <w:pStyle w:val="ListParagraph"/>
              <w:numPr>
                <w:ilvl w:val="0"/>
                <w:numId w:val="13"/>
              </w:numPr>
              <w:ind w:left="856" w:hanging="283"/>
              <w:jc w:val="both"/>
              <w:rPr>
                <w:rFonts w:asciiTheme="minorHAnsi" w:hAnsiTheme="minorHAnsi" w:cstheme="minorHAnsi"/>
                <w:b/>
                <w:i/>
                <w:sz w:val="20"/>
                <w:szCs w:val="20"/>
              </w:rPr>
            </w:pPr>
            <w:r w:rsidRPr="00B61386">
              <w:rPr>
                <w:rFonts w:asciiTheme="minorHAnsi" w:hAnsiTheme="minorHAnsi" w:cstheme="minorHAnsi"/>
                <w:b/>
                <w:i/>
                <w:sz w:val="20"/>
                <w:szCs w:val="20"/>
              </w:rPr>
              <w:t>Pengertian AIDS adalah sebagaimana dide</w:t>
            </w:r>
            <w:del w:id="272" w:author="Aswin Nabila" w:date="2026-04-30T22:25:00Z" w16du:dateUtc="2026-04-30T15:25:00Z">
              <w:r w:rsidRPr="00B61386" w:rsidDel="00257FA8">
                <w:rPr>
                  <w:rFonts w:asciiTheme="minorHAnsi" w:hAnsiTheme="minorHAnsi" w:cstheme="minorHAnsi"/>
                  <w:b/>
                  <w:i/>
                  <w:sz w:val="20"/>
                  <w:szCs w:val="20"/>
                </w:rPr>
                <w:softHyphen/>
              </w:r>
            </w:del>
            <w:ins w:id="273" w:author="Aswin Nabila" w:date="2026-04-30T22:25:00Z" w16du:dateUtc="2026-04-30T15:25:00Z">
              <w:r w:rsidR="00257FA8">
                <w:rPr>
                  <w:rFonts w:asciiTheme="minorHAnsi" w:hAnsiTheme="minorHAnsi" w:cstheme="minorHAnsi"/>
                  <w:b/>
                  <w:i/>
                  <w:sz w:val="20"/>
                  <w:szCs w:val="20"/>
                </w:rPr>
                <w:t>fin</w:t>
              </w:r>
            </w:ins>
            <w:del w:id="274" w:author="Aswin Nabila" w:date="2026-04-30T22:25:00Z" w16du:dateUtc="2026-04-30T15:25:00Z">
              <w:r w:rsidRPr="00B61386" w:rsidDel="00257FA8">
                <w:rPr>
                  <w:rFonts w:asciiTheme="minorHAnsi" w:hAnsiTheme="minorHAnsi" w:cstheme="minorHAnsi"/>
                  <w:b/>
                  <w:i/>
                  <w:sz w:val="20"/>
                  <w:szCs w:val="20"/>
                </w:rPr>
                <w:delText>n</w:delText>
              </w:r>
            </w:del>
            <w:r w:rsidRPr="00B61386">
              <w:rPr>
                <w:rFonts w:asciiTheme="minorHAnsi" w:hAnsiTheme="minorHAnsi" w:cstheme="minorHAnsi"/>
                <w:b/>
                <w:i/>
                <w:sz w:val="20"/>
                <w:szCs w:val="20"/>
              </w:rPr>
              <w:t>isikan oleh Organisasi Kesehatan Dunia (WHO);</w:t>
            </w:r>
          </w:p>
          <w:p w14:paraId="62B59FF8" w14:textId="77777777" w:rsidR="001279F2" w:rsidRPr="00B61386" w:rsidRDefault="001279F2" w:rsidP="001279F2">
            <w:pPr>
              <w:pStyle w:val="ListParagraph"/>
              <w:numPr>
                <w:ilvl w:val="0"/>
                <w:numId w:val="13"/>
              </w:numPr>
              <w:ind w:left="856" w:hanging="283"/>
              <w:jc w:val="both"/>
              <w:rPr>
                <w:rFonts w:asciiTheme="minorHAnsi" w:hAnsiTheme="minorHAnsi" w:cstheme="minorHAnsi"/>
                <w:b/>
                <w:i/>
                <w:sz w:val="20"/>
                <w:szCs w:val="20"/>
              </w:rPr>
            </w:pPr>
            <w:r w:rsidRPr="00B61386">
              <w:rPr>
                <w:rFonts w:asciiTheme="minorHAnsi" w:hAnsiTheme="minorHAnsi" w:cstheme="minorHAnsi"/>
                <w:b/>
                <w:i/>
                <w:sz w:val="20"/>
                <w:szCs w:val="20"/>
              </w:rPr>
              <w:t>Infeksi oportunistik termasuk tetapi tidak terbatas pada pneumocystis carinii (penyakit radang paru-paru), organisme virus yang mengakibatkan enteristis yang kronis dan/atau infeksi jamur yang menyebar ke seluruh jaringan tubuh;</w:t>
            </w:r>
          </w:p>
          <w:p w14:paraId="6CC6D7B7" w14:textId="77777777" w:rsidR="001279F2" w:rsidRPr="00B61386" w:rsidRDefault="001279F2" w:rsidP="001279F2">
            <w:pPr>
              <w:pStyle w:val="ListParagraph"/>
              <w:numPr>
                <w:ilvl w:val="0"/>
                <w:numId w:val="13"/>
              </w:numPr>
              <w:ind w:left="856" w:hanging="283"/>
              <w:jc w:val="both"/>
              <w:rPr>
                <w:rFonts w:asciiTheme="minorHAnsi" w:hAnsiTheme="minorHAnsi" w:cstheme="minorHAnsi"/>
                <w:b/>
                <w:i/>
                <w:sz w:val="20"/>
                <w:szCs w:val="20"/>
              </w:rPr>
            </w:pPr>
            <w:r w:rsidRPr="00B61386">
              <w:rPr>
                <w:rFonts w:asciiTheme="minorHAnsi" w:hAnsiTheme="minorHAnsi" w:cstheme="minorHAnsi"/>
                <w:b/>
                <w:i/>
                <w:sz w:val="20"/>
                <w:szCs w:val="20"/>
              </w:rPr>
              <w:t>Tumor ganas mencakup tetapi tidak terbatas pada Karposi’s Sarcoma (kanker tulang), sistem saraf pusat limfoma, dan atau keganasan lainnya yang sekarang diketahui atau yang akan diketahui sebagai penyebab kematian pada penderita AIDS tersebut.</w:t>
            </w:r>
          </w:p>
          <w:p w14:paraId="234E7387" w14:textId="77777777" w:rsidR="001279F2" w:rsidRPr="00B61386" w:rsidRDefault="001279F2" w:rsidP="001279F2">
            <w:pPr>
              <w:pStyle w:val="ListParagraph"/>
              <w:numPr>
                <w:ilvl w:val="0"/>
                <w:numId w:val="12"/>
              </w:numPr>
              <w:ind w:left="573" w:hanging="284"/>
              <w:jc w:val="both"/>
              <w:rPr>
                <w:rFonts w:asciiTheme="minorHAnsi" w:hAnsiTheme="minorHAnsi" w:cstheme="minorHAnsi"/>
                <w:b/>
                <w:i/>
                <w:sz w:val="20"/>
                <w:szCs w:val="20"/>
              </w:rPr>
            </w:pPr>
            <w:r w:rsidRPr="00B61386">
              <w:rPr>
                <w:rFonts w:asciiTheme="minorHAnsi" w:hAnsiTheme="minorHAnsi" w:cstheme="minorHAnsi"/>
                <w:b/>
                <w:i/>
                <w:sz w:val="20"/>
                <w:szCs w:val="20"/>
              </w:rPr>
              <w:t>Keracunan akibat makanan/minuman atau terhirup/tertelan unsur-unsur zat-zat kimia.</w:t>
            </w:r>
          </w:p>
          <w:p w14:paraId="13B2D930" w14:textId="77777777" w:rsidR="001279F2" w:rsidRPr="00B61386" w:rsidRDefault="001279F2" w:rsidP="001279F2">
            <w:pPr>
              <w:pStyle w:val="ListParagraph"/>
              <w:numPr>
                <w:ilvl w:val="0"/>
                <w:numId w:val="11"/>
              </w:numPr>
              <w:ind w:left="318"/>
              <w:jc w:val="both"/>
              <w:rPr>
                <w:rFonts w:asciiTheme="minorHAnsi" w:hAnsiTheme="minorHAnsi" w:cstheme="minorHAnsi"/>
                <w:b/>
                <w:i/>
                <w:sz w:val="20"/>
                <w:szCs w:val="20"/>
              </w:rPr>
            </w:pPr>
            <w:r w:rsidRPr="00B61386">
              <w:rPr>
                <w:rFonts w:asciiTheme="minorHAnsi" w:hAnsiTheme="minorHAnsi" w:cstheme="minorHAnsi"/>
                <w:b/>
                <w:i/>
                <w:sz w:val="20"/>
                <w:szCs w:val="20"/>
              </w:rPr>
              <w:t>Penanggung berhak menolak membayar klaim apabila Tertanggung/Peserta meninggal dunia akibat Kecelakaan yang disebabkan dari salah satu hal di bawah ini:</w:t>
            </w:r>
          </w:p>
          <w:p w14:paraId="4F42C36E" w14:textId="77777777" w:rsidR="001279F2" w:rsidRPr="00B61386" w:rsidRDefault="001279F2" w:rsidP="001279F2">
            <w:pPr>
              <w:pStyle w:val="ListParagraph"/>
              <w:numPr>
                <w:ilvl w:val="0"/>
                <w:numId w:val="14"/>
              </w:numPr>
              <w:ind w:left="573" w:hanging="284"/>
              <w:jc w:val="both"/>
              <w:rPr>
                <w:rFonts w:asciiTheme="minorHAnsi" w:hAnsiTheme="minorHAnsi" w:cstheme="minorHAnsi"/>
                <w:b/>
                <w:i/>
                <w:sz w:val="20"/>
                <w:szCs w:val="20"/>
              </w:rPr>
            </w:pPr>
            <w:r w:rsidRPr="00B61386">
              <w:rPr>
                <w:rFonts w:asciiTheme="minorHAnsi" w:hAnsiTheme="minorHAnsi" w:cstheme="minorHAnsi"/>
                <w:b/>
                <w:i/>
                <w:sz w:val="20"/>
                <w:szCs w:val="20"/>
              </w:rPr>
              <w:t>Berada di bawah pengaruh atau yang diakibatkan (sementara atau lainnya) oleh alkohol, obat-obatan terlarang, zat-zat memabukkan lainnya atau penyakit jiwa/gila;</w:t>
            </w:r>
          </w:p>
          <w:p w14:paraId="4F502741" w14:textId="77777777" w:rsidR="001279F2" w:rsidRPr="00B61386" w:rsidRDefault="001279F2" w:rsidP="001279F2">
            <w:pPr>
              <w:pStyle w:val="ListParagraph"/>
              <w:numPr>
                <w:ilvl w:val="0"/>
                <w:numId w:val="14"/>
              </w:numPr>
              <w:ind w:left="573" w:hanging="284"/>
              <w:jc w:val="both"/>
              <w:rPr>
                <w:rFonts w:asciiTheme="minorHAnsi" w:hAnsiTheme="minorHAnsi" w:cstheme="minorHAnsi"/>
                <w:b/>
                <w:i/>
                <w:sz w:val="20"/>
                <w:szCs w:val="20"/>
              </w:rPr>
            </w:pPr>
            <w:r w:rsidRPr="00B61386">
              <w:rPr>
                <w:rFonts w:asciiTheme="minorHAnsi" w:hAnsiTheme="minorHAnsi" w:cstheme="minorHAnsi"/>
                <w:b/>
                <w:i/>
                <w:sz w:val="20"/>
                <w:szCs w:val="20"/>
              </w:rPr>
              <w:lastRenderedPageBreak/>
              <w:t>Sengaja menghadapi/memasuki bahaya-bahaya yang sebenarnya tidak perlu dilakukan (kecuali dalam mencoba menyelamatkan jiwa);</w:t>
            </w:r>
          </w:p>
          <w:p w14:paraId="50FECFB7" w14:textId="77777777" w:rsidR="001279F2" w:rsidRPr="00B61386" w:rsidRDefault="001279F2" w:rsidP="001279F2">
            <w:pPr>
              <w:pStyle w:val="ListParagraph"/>
              <w:numPr>
                <w:ilvl w:val="0"/>
                <w:numId w:val="14"/>
              </w:numPr>
              <w:ind w:left="573" w:hanging="284"/>
              <w:jc w:val="both"/>
              <w:rPr>
                <w:rFonts w:asciiTheme="minorHAnsi" w:hAnsiTheme="minorHAnsi" w:cstheme="minorHAnsi"/>
                <w:b/>
                <w:i/>
                <w:sz w:val="20"/>
                <w:szCs w:val="20"/>
              </w:rPr>
            </w:pPr>
            <w:r w:rsidRPr="00B61386">
              <w:rPr>
                <w:rFonts w:asciiTheme="minorHAnsi" w:hAnsiTheme="minorHAnsi" w:cstheme="minorHAnsi"/>
                <w:b/>
                <w:i/>
                <w:sz w:val="20"/>
                <w:szCs w:val="20"/>
              </w:rPr>
              <w:t>Setiap bentuk percobaan atau bunuh diri;</w:t>
            </w:r>
          </w:p>
          <w:p w14:paraId="5A7376EC" w14:textId="77777777" w:rsidR="001279F2" w:rsidRPr="00B61386" w:rsidRDefault="001279F2" w:rsidP="001279F2">
            <w:pPr>
              <w:pStyle w:val="ListParagraph"/>
              <w:numPr>
                <w:ilvl w:val="0"/>
                <w:numId w:val="14"/>
              </w:numPr>
              <w:ind w:left="573" w:hanging="284"/>
              <w:jc w:val="both"/>
              <w:rPr>
                <w:rFonts w:asciiTheme="minorHAnsi" w:hAnsiTheme="minorHAnsi" w:cstheme="minorHAnsi"/>
                <w:b/>
                <w:i/>
                <w:sz w:val="20"/>
                <w:szCs w:val="20"/>
              </w:rPr>
            </w:pPr>
            <w:r w:rsidRPr="00B61386">
              <w:rPr>
                <w:rFonts w:asciiTheme="minorHAnsi" w:hAnsiTheme="minorHAnsi" w:cstheme="minorHAnsi"/>
                <w:b/>
                <w:i/>
                <w:sz w:val="20"/>
                <w:szCs w:val="20"/>
              </w:rPr>
              <w:t>Perbuatan melanggar hukum;</w:t>
            </w:r>
          </w:p>
          <w:p w14:paraId="1AA6149A" w14:textId="77777777" w:rsidR="001279F2" w:rsidRPr="00B61386" w:rsidRDefault="001279F2" w:rsidP="001279F2">
            <w:pPr>
              <w:pStyle w:val="ListParagraph"/>
              <w:numPr>
                <w:ilvl w:val="0"/>
                <w:numId w:val="14"/>
              </w:numPr>
              <w:ind w:left="573" w:hanging="284"/>
              <w:jc w:val="both"/>
              <w:rPr>
                <w:rFonts w:asciiTheme="minorHAnsi" w:hAnsiTheme="minorHAnsi" w:cstheme="minorHAnsi"/>
                <w:b/>
                <w:i/>
                <w:sz w:val="20"/>
                <w:szCs w:val="20"/>
              </w:rPr>
            </w:pPr>
            <w:r w:rsidRPr="00B61386">
              <w:rPr>
                <w:rFonts w:asciiTheme="minorHAnsi" w:hAnsiTheme="minorHAnsi" w:cstheme="minorHAnsi"/>
                <w:b/>
                <w:i/>
                <w:sz w:val="20"/>
                <w:szCs w:val="20"/>
              </w:rPr>
              <w:t xml:space="preserve">Terlibat/ikut dalam penerbangan selain penumpang komersial dengan jadwal penerbangan reguler; </w:t>
            </w:r>
          </w:p>
          <w:p w14:paraId="70711BC1" w14:textId="531CA5A1" w:rsidR="001279F2" w:rsidRPr="00B61386" w:rsidRDefault="001279F2" w:rsidP="001279F2">
            <w:pPr>
              <w:pStyle w:val="ListParagraph"/>
              <w:numPr>
                <w:ilvl w:val="0"/>
                <w:numId w:val="14"/>
              </w:numPr>
              <w:ind w:left="573" w:hanging="284"/>
              <w:jc w:val="both"/>
              <w:rPr>
                <w:rFonts w:asciiTheme="minorHAnsi" w:hAnsiTheme="minorHAnsi" w:cstheme="minorHAnsi"/>
                <w:b/>
                <w:i/>
                <w:sz w:val="20"/>
                <w:szCs w:val="20"/>
              </w:rPr>
            </w:pPr>
            <w:r w:rsidRPr="00B61386">
              <w:rPr>
                <w:rFonts w:asciiTheme="minorHAnsi" w:hAnsiTheme="minorHAnsi" w:cstheme="minorHAnsi"/>
                <w:b/>
                <w:i/>
                <w:sz w:val="20"/>
                <w:szCs w:val="20"/>
              </w:rPr>
              <w:t>Terlibat dalam atau berlatih untuk ambil bagian dalam pelatihan untuk akti</w:t>
            </w:r>
            <w:ins w:id="275" w:author="Aswin Nabila" w:date="2026-04-30T22:27:00Z" w16du:dateUtc="2026-04-30T15:27:00Z">
              <w:r w:rsidR="00257FA8">
                <w:rPr>
                  <w:rFonts w:asciiTheme="minorHAnsi" w:hAnsiTheme="minorHAnsi" w:cstheme="minorHAnsi"/>
                  <w:b/>
                  <w:i/>
                  <w:sz w:val="20"/>
                  <w:szCs w:val="20"/>
                </w:rPr>
                <w:t>v</w:t>
              </w:r>
            </w:ins>
            <w:del w:id="276" w:author="Aswin Nabila" w:date="2026-04-30T22:27:00Z" w16du:dateUtc="2026-04-30T15:27:00Z">
              <w:r w:rsidRPr="00B61386" w:rsidDel="00257FA8">
                <w:rPr>
                  <w:rFonts w:asciiTheme="minorHAnsi" w:hAnsiTheme="minorHAnsi" w:cstheme="minorHAnsi"/>
                  <w:b/>
                  <w:i/>
                  <w:sz w:val="20"/>
                  <w:szCs w:val="20"/>
                </w:rPr>
                <w:delText>f</w:delText>
              </w:r>
            </w:del>
            <w:r w:rsidRPr="00B61386">
              <w:rPr>
                <w:rFonts w:asciiTheme="minorHAnsi" w:hAnsiTheme="minorHAnsi" w:cstheme="minorHAnsi"/>
                <w:b/>
                <w:i/>
                <w:sz w:val="20"/>
                <w:szCs w:val="20"/>
              </w:rPr>
              <w:t>itas-akti</w:t>
            </w:r>
            <w:ins w:id="277" w:author="Aswin Nabila" w:date="2026-04-30T22:27:00Z" w16du:dateUtc="2026-04-30T15:27:00Z">
              <w:r w:rsidR="00257FA8">
                <w:rPr>
                  <w:rFonts w:asciiTheme="minorHAnsi" w:hAnsiTheme="minorHAnsi" w:cstheme="minorHAnsi"/>
                  <w:b/>
                  <w:i/>
                  <w:sz w:val="20"/>
                  <w:szCs w:val="20"/>
                </w:rPr>
                <w:t>v</w:t>
              </w:r>
            </w:ins>
            <w:del w:id="278" w:author="Aswin Nabila" w:date="2026-04-30T22:27:00Z" w16du:dateUtc="2026-04-30T15:27:00Z">
              <w:r w:rsidRPr="00B61386" w:rsidDel="00257FA8">
                <w:rPr>
                  <w:rFonts w:asciiTheme="minorHAnsi" w:hAnsiTheme="minorHAnsi" w:cstheme="minorHAnsi"/>
                  <w:b/>
                  <w:i/>
                  <w:sz w:val="20"/>
                  <w:szCs w:val="20"/>
                </w:rPr>
                <w:delText>f</w:delText>
              </w:r>
            </w:del>
            <w:r w:rsidRPr="00B61386">
              <w:rPr>
                <w:rFonts w:asciiTheme="minorHAnsi" w:hAnsiTheme="minorHAnsi" w:cstheme="minorHAnsi"/>
                <w:b/>
                <w:i/>
                <w:sz w:val="20"/>
                <w:szCs w:val="20"/>
              </w:rPr>
              <w:t>itas berikut:</w:t>
            </w:r>
          </w:p>
          <w:p w14:paraId="3E42A3B7" w14:textId="77777777" w:rsidR="001279F2" w:rsidRPr="00B61386" w:rsidRDefault="001279F2" w:rsidP="001279F2">
            <w:pPr>
              <w:pStyle w:val="ListParagraph"/>
              <w:numPr>
                <w:ilvl w:val="0"/>
                <w:numId w:val="18"/>
              </w:numPr>
              <w:ind w:left="857" w:hanging="284"/>
              <w:jc w:val="both"/>
              <w:rPr>
                <w:rFonts w:asciiTheme="minorHAnsi" w:hAnsiTheme="minorHAnsi" w:cstheme="minorHAnsi"/>
                <w:b/>
                <w:i/>
                <w:sz w:val="20"/>
                <w:szCs w:val="20"/>
              </w:rPr>
            </w:pPr>
            <w:r w:rsidRPr="00B61386">
              <w:rPr>
                <w:rFonts w:asciiTheme="minorHAnsi" w:hAnsiTheme="minorHAnsi" w:cstheme="minorHAnsi"/>
                <w:b/>
                <w:i/>
                <w:sz w:val="20"/>
                <w:szCs w:val="20"/>
              </w:rPr>
              <w:t>Kegiatan olahraga sebagai profe</w:t>
            </w:r>
            <w:del w:id="279" w:author="Aswin Nabila" w:date="2026-04-30T22:35:00Z" w16du:dateUtc="2026-04-30T15:35:00Z">
              <w:r w:rsidRPr="00B61386" w:rsidDel="00187CF4">
                <w:rPr>
                  <w:rFonts w:asciiTheme="minorHAnsi" w:hAnsiTheme="minorHAnsi" w:cstheme="minorHAnsi"/>
                  <w:b/>
                  <w:i/>
                  <w:sz w:val="20"/>
                  <w:szCs w:val="20"/>
                </w:rPr>
                <w:delText>s</w:delText>
              </w:r>
            </w:del>
            <w:r w:rsidRPr="00B61386">
              <w:rPr>
                <w:rFonts w:asciiTheme="minorHAnsi" w:hAnsiTheme="minorHAnsi" w:cstheme="minorHAnsi"/>
                <w:b/>
                <w:i/>
                <w:sz w:val="20"/>
                <w:szCs w:val="20"/>
              </w:rPr>
              <w:t>sional;</w:t>
            </w:r>
          </w:p>
          <w:p w14:paraId="1D8F6CD6" w14:textId="77777777" w:rsidR="001279F2" w:rsidRPr="00B61386" w:rsidRDefault="001279F2" w:rsidP="001279F2">
            <w:pPr>
              <w:pStyle w:val="ListParagraph"/>
              <w:numPr>
                <w:ilvl w:val="0"/>
                <w:numId w:val="18"/>
              </w:numPr>
              <w:ind w:left="857" w:hanging="284"/>
              <w:jc w:val="both"/>
              <w:rPr>
                <w:rFonts w:asciiTheme="minorHAnsi" w:hAnsiTheme="minorHAnsi" w:cstheme="minorHAnsi"/>
                <w:b/>
                <w:i/>
                <w:sz w:val="20"/>
                <w:szCs w:val="20"/>
              </w:rPr>
            </w:pPr>
            <w:r w:rsidRPr="00B61386">
              <w:rPr>
                <w:rFonts w:asciiTheme="minorHAnsi" w:hAnsiTheme="minorHAnsi" w:cstheme="minorHAnsi"/>
                <w:b/>
                <w:i/>
                <w:sz w:val="20"/>
                <w:szCs w:val="20"/>
              </w:rPr>
              <w:t>Balap mobil/sepeda motor, olahraga musim dingin (ski dan sejenisnya);</w:t>
            </w:r>
          </w:p>
          <w:p w14:paraId="224F20EA" w14:textId="067C6B23" w:rsidR="001279F2" w:rsidRPr="00B61386" w:rsidRDefault="001279F2" w:rsidP="001279F2">
            <w:pPr>
              <w:pStyle w:val="ListParagraph"/>
              <w:numPr>
                <w:ilvl w:val="0"/>
                <w:numId w:val="18"/>
              </w:numPr>
              <w:ind w:left="857" w:hanging="284"/>
              <w:jc w:val="both"/>
              <w:rPr>
                <w:rFonts w:asciiTheme="minorHAnsi" w:hAnsiTheme="minorHAnsi" w:cstheme="minorHAnsi"/>
                <w:b/>
                <w:i/>
                <w:sz w:val="20"/>
                <w:szCs w:val="20"/>
              </w:rPr>
            </w:pPr>
            <w:r w:rsidRPr="00B61386">
              <w:rPr>
                <w:rFonts w:asciiTheme="minorHAnsi" w:hAnsiTheme="minorHAnsi" w:cstheme="minorHAnsi"/>
                <w:b/>
                <w:i/>
                <w:sz w:val="20"/>
                <w:szCs w:val="20"/>
              </w:rPr>
              <w:t>Mendaki gunung, atau panjat tebing atau karang atau men</w:t>
            </w:r>
            <w:ins w:id="280" w:author="Aswin Nabila" w:date="2026-04-30T22:25:00Z" w16du:dateUtc="2026-04-30T15:25:00Z">
              <w:r w:rsidR="00257FA8">
                <w:rPr>
                  <w:rFonts w:asciiTheme="minorHAnsi" w:hAnsiTheme="minorHAnsi" w:cstheme="minorHAnsi"/>
                  <w:b/>
                  <w:i/>
                  <w:sz w:val="20"/>
                  <w:szCs w:val="20"/>
                </w:rPr>
                <w:t>e</w:t>
              </w:r>
            </w:ins>
            <w:del w:id="281" w:author="Aswin Nabila" w:date="2026-04-30T22:25:00Z" w16du:dateUtc="2026-04-30T15:25:00Z">
              <w:r w:rsidRPr="00B61386" w:rsidDel="00257FA8">
                <w:rPr>
                  <w:rFonts w:asciiTheme="minorHAnsi" w:hAnsiTheme="minorHAnsi" w:cstheme="minorHAnsi"/>
                  <w:b/>
                  <w:i/>
                  <w:sz w:val="20"/>
                  <w:szCs w:val="20"/>
                </w:rPr>
                <w:delText>u</w:delText>
              </w:r>
            </w:del>
            <w:r w:rsidRPr="00B61386">
              <w:rPr>
                <w:rFonts w:asciiTheme="minorHAnsi" w:hAnsiTheme="minorHAnsi" w:cstheme="minorHAnsi"/>
                <w:b/>
                <w:i/>
                <w:sz w:val="20"/>
                <w:szCs w:val="20"/>
              </w:rPr>
              <w:t>lusuri g</w:t>
            </w:r>
            <w:ins w:id="282" w:author="Aswin Nabila" w:date="2026-04-30T22:26:00Z" w16du:dateUtc="2026-04-30T15:26:00Z">
              <w:r w:rsidR="00257FA8">
                <w:rPr>
                  <w:rFonts w:asciiTheme="minorHAnsi" w:hAnsiTheme="minorHAnsi" w:cstheme="minorHAnsi"/>
                  <w:b/>
                  <w:i/>
                  <w:sz w:val="20"/>
                  <w:szCs w:val="20"/>
                </w:rPr>
                <w:t>u</w:t>
              </w:r>
            </w:ins>
            <w:del w:id="283" w:author="Aswin Nabila" w:date="2026-04-30T22:26:00Z" w16du:dateUtc="2026-04-30T15:26:00Z">
              <w:r w:rsidRPr="00B61386" w:rsidDel="00257FA8">
                <w:rPr>
                  <w:rFonts w:asciiTheme="minorHAnsi" w:hAnsiTheme="minorHAnsi" w:cstheme="minorHAnsi"/>
                  <w:b/>
                  <w:i/>
                  <w:sz w:val="20"/>
                  <w:szCs w:val="20"/>
                </w:rPr>
                <w:delText>o</w:delText>
              </w:r>
            </w:del>
            <w:r w:rsidRPr="00B61386">
              <w:rPr>
                <w:rFonts w:asciiTheme="minorHAnsi" w:hAnsiTheme="minorHAnsi" w:cstheme="minorHAnsi"/>
                <w:b/>
                <w:i/>
                <w:sz w:val="20"/>
                <w:szCs w:val="20"/>
              </w:rPr>
              <w:t>a bawah tanah;</w:t>
            </w:r>
          </w:p>
          <w:p w14:paraId="50AE7C4F" w14:textId="77777777" w:rsidR="001279F2" w:rsidRPr="00B61386" w:rsidRDefault="001279F2" w:rsidP="001279F2">
            <w:pPr>
              <w:pStyle w:val="ListParagraph"/>
              <w:numPr>
                <w:ilvl w:val="0"/>
                <w:numId w:val="18"/>
              </w:numPr>
              <w:ind w:left="857" w:hanging="284"/>
              <w:jc w:val="both"/>
              <w:rPr>
                <w:rFonts w:asciiTheme="minorHAnsi" w:hAnsiTheme="minorHAnsi" w:cstheme="minorHAnsi"/>
                <w:b/>
                <w:i/>
                <w:sz w:val="20"/>
                <w:szCs w:val="20"/>
              </w:rPr>
            </w:pPr>
            <w:r w:rsidRPr="00B61386">
              <w:rPr>
                <w:rFonts w:asciiTheme="minorHAnsi" w:hAnsiTheme="minorHAnsi" w:cstheme="minorHAnsi"/>
                <w:b/>
                <w:i/>
                <w:sz w:val="20"/>
                <w:szCs w:val="20"/>
              </w:rPr>
              <w:t>Perlombaan berkuda dengan hambatan;</w:t>
            </w:r>
          </w:p>
          <w:p w14:paraId="50E3D198" w14:textId="5E1E120E" w:rsidR="001279F2" w:rsidRPr="00B61386" w:rsidRDefault="001279F2" w:rsidP="001279F2">
            <w:pPr>
              <w:pStyle w:val="ListParagraph"/>
              <w:numPr>
                <w:ilvl w:val="0"/>
                <w:numId w:val="18"/>
              </w:numPr>
              <w:ind w:left="857" w:hanging="284"/>
              <w:jc w:val="both"/>
              <w:rPr>
                <w:rFonts w:asciiTheme="minorHAnsi" w:hAnsiTheme="minorHAnsi" w:cstheme="minorHAnsi"/>
                <w:b/>
                <w:i/>
                <w:sz w:val="20"/>
                <w:szCs w:val="20"/>
              </w:rPr>
            </w:pPr>
            <w:r w:rsidRPr="00B61386">
              <w:rPr>
                <w:rFonts w:asciiTheme="minorHAnsi" w:hAnsiTheme="minorHAnsi" w:cstheme="minorHAnsi"/>
                <w:b/>
                <w:i/>
                <w:sz w:val="20"/>
                <w:szCs w:val="20"/>
              </w:rPr>
              <w:t>Olahraga di udara lainnya termasuk tetapi tidak terbatas pada terjun payung, terbang layang, layang gantung, lompat dari ketinggian tertentu dengan kaki diikat tali khusus (</w:t>
            </w:r>
            <w:ins w:id="284" w:author="Aswin Nabila" w:date="2026-04-30T22:27:00Z" w16du:dateUtc="2026-04-30T15:27:00Z">
              <w:r w:rsidR="00257FA8">
                <w:rPr>
                  <w:rFonts w:asciiTheme="minorHAnsi" w:hAnsiTheme="minorHAnsi" w:cstheme="minorHAnsi"/>
                  <w:b/>
                  <w:i/>
                  <w:sz w:val="20"/>
                  <w:szCs w:val="20"/>
                </w:rPr>
                <w:t>b</w:t>
              </w:r>
            </w:ins>
            <w:del w:id="285" w:author="Aswin Nabila" w:date="2026-04-30T22:27:00Z" w16du:dateUtc="2026-04-30T15:27:00Z">
              <w:r w:rsidRPr="00B61386" w:rsidDel="00257FA8">
                <w:rPr>
                  <w:rFonts w:asciiTheme="minorHAnsi" w:hAnsiTheme="minorHAnsi" w:cstheme="minorHAnsi"/>
                  <w:b/>
                  <w:i/>
                  <w:sz w:val="20"/>
                  <w:szCs w:val="20"/>
                </w:rPr>
                <w:delText>B</w:delText>
              </w:r>
            </w:del>
            <w:r w:rsidRPr="00B61386">
              <w:rPr>
                <w:rFonts w:asciiTheme="minorHAnsi" w:hAnsiTheme="minorHAnsi" w:cstheme="minorHAnsi"/>
                <w:b/>
                <w:i/>
                <w:sz w:val="20"/>
                <w:szCs w:val="20"/>
              </w:rPr>
              <w:t>ungee jumping), terbang dengan balon udara, terjun bebas dan sejenisnya;</w:t>
            </w:r>
          </w:p>
          <w:p w14:paraId="4EEC8777" w14:textId="77777777" w:rsidR="001279F2" w:rsidRPr="00B61386" w:rsidRDefault="001279F2" w:rsidP="001279F2">
            <w:pPr>
              <w:pStyle w:val="ListParagraph"/>
              <w:numPr>
                <w:ilvl w:val="0"/>
                <w:numId w:val="18"/>
              </w:numPr>
              <w:ind w:left="857" w:hanging="284"/>
              <w:jc w:val="both"/>
              <w:rPr>
                <w:rFonts w:asciiTheme="minorHAnsi" w:hAnsiTheme="minorHAnsi" w:cstheme="minorHAnsi"/>
                <w:b/>
                <w:i/>
                <w:sz w:val="20"/>
                <w:szCs w:val="20"/>
              </w:rPr>
            </w:pPr>
            <w:r w:rsidRPr="00B61386">
              <w:rPr>
                <w:rFonts w:asciiTheme="minorHAnsi" w:hAnsiTheme="minorHAnsi" w:cstheme="minorHAnsi"/>
                <w:b/>
                <w:i/>
                <w:sz w:val="20"/>
                <w:szCs w:val="20"/>
              </w:rPr>
              <w:t>Setiap kegiatan/pekerjaan yang mengandung bahaya-bahaya langsung lainnya.</w:t>
            </w:r>
          </w:p>
          <w:p w14:paraId="6315B280" w14:textId="77777777" w:rsidR="001279F2" w:rsidRPr="00B61386" w:rsidRDefault="001279F2" w:rsidP="001279F2">
            <w:pPr>
              <w:pStyle w:val="ListParagraph"/>
              <w:numPr>
                <w:ilvl w:val="0"/>
                <w:numId w:val="14"/>
              </w:numPr>
              <w:ind w:left="573" w:hanging="284"/>
              <w:jc w:val="both"/>
              <w:rPr>
                <w:rFonts w:asciiTheme="minorHAnsi" w:hAnsiTheme="minorHAnsi" w:cstheme="minorHAnsi"/>
                <w:b/>
                <w:i/>
                <w:sz w:val="20"/>
                <w:szCs w:val="20"/>
              </w:rPr>
            </w:pPr>
            <w:r w:rsidRPr="00B61386">
              <w:rPr>
                <w:rFonts w:asciiTheme="minorHAnsi" w:hAnsiTheme="minorHAnsi" w:cstheme="minorHAnsi"/>
                <w:b/>
                <w:i/>
                <w:sz w:val="20"/>
                <w:szCs w:val="20"/>
              </w:rPr>
              <w:t>Kehamilan, abortus atau melahirkan, Penyakit kelamin, kelemahan atau cacat fisik yang sudah ada sebelumnya;</w:t>
            </w:r>
          </w:p>
          <w:p w14:paraId="526DC346" w14:textId="77777777" w:rsidR="001279F2" w:rsidRPr="00B61386" w:rsidRDefault="001279F2" w:rsidP="001279F2">
            <w:pPr>
              <w:pStyle w:val="ListParagraph"/>
              <w:numPr>
                <w:ilvl w:val="0"/>
                <w:numId w:val="14"/>
              </w:numPr>
              <w:ind w:left="573" w:hanging="284"/>
              <w:jc w:val="both"/>
              <w:rPr>
                <w:rFonts w:asciiTheme="minorHAnsi" w:hAnsiTheme="minorHAnsi" w:cstheme="minorHAnsi"/>
                <w:b/>
                <w:i/>
                <w:sz w:val="20"/>
                <w:szCs w:val="20"/>
              </w:rPr>
            </w:pPr>
            <w:r w:rsidRPr="00B61386">
              <w:rPr>
                <w:rFonts w:asciiTheme="minorHAnsi" w:hAnsiTheme="minorHAnsi" w:cstheme="minorHAnsi"/>
                <w:b/>
                <w:i/>
                <w:sz w:val="20"/>
                <w:szCs w:val="20"/>
              </w:rPr>
              <w:t>Keracunan akibat makanan/minuman atau terhirup/tertelan unsur-unsur/zat-zat kimia;</w:t>
            </w:r>
          </w:p>
          <w:p w14:paraId="17FA7589" w14:textId="54A4E115" w:rsidR="001279F2" w:rsidRPr="00B61386" w:rsidRDefault="001279F2" w:rsidP="001279F2">
            <w:pPr>
              <w:pStyle w:val="ListParagraph"/>
              <w:numPr>
                <w:ilvl w:val="0"/>
                <w:numId w:val="14"/>
              </w:numPr>
              <w:ind w:left="573" w:hanging="284"/>
              <w:jc w:val="both"/>
              <w:rPr>
                <w:rFonts w:asciiTheme="minorHAnsi" w:hAnsiTheme="minorHAnsi" w:cstheme="minorHAnsi"/>
                <w:b/>
                <w:i/>
                <w:sz w:val="20"/>
                <w:szCs w:val="20"/>
              </w:rPr>
            </w:pPr>
            <w:r w:rsidRPr="00B61386">
              <w:rPr>
                <w:rFonts w:asciiTheme="minorHAnsi" w:hAnsiTheme="minorHAnsi" w:cstheme="minorHAnsi"/>
                <w:b/>
                <w:i/>
                <w:sz w:val="20"/>
                <w:szCs w:val="20"/>
              </w:rPr>
              <w:t>Perang, teroris, SRCC, pembajakan, penculikan dan c</w:t>
            </w:r>
            <w:ins w:id="286" w:author="Aswin Nabila" w:date="2026-04-30T22:26:00Z" w16du:dateUtc="2026-04-30T15:26:00Z">
              <w:r w:rsidR="00257FA8">
                <w:rPr>
                  <w:rFonts w:asciiTheme="minorHAnsi" w:hAnsiTheme="minorHAnsi" w:cstheme="minorHAnsi"/>
                  <w:b/>
                  <w:i/>
                  <w:sz w:val="20"/>
                  <w:szCs w:val="20"/>
                </w:rPr>
                <w:t>e</w:t>
              </w:r>
            </w:ins>
            <w:del w:id="287" w:author="Aswin Nabila" w:date="2026-04-30T22:26:00Z" w16du:dateUtc="2026-04-30T15:26:00Z">
              <w:r w:rsidRPr="00B61386" w:rsidDel="00257FA8">
                <w:rPr>
                  <w:rFonts w:asciiTheme="minorHAnsi" w:hAnsiTheme="minorHAnsi" w:cstheme="minorHAnsi"/>
                  <w:b/>
                  <w:i/>
                  <w:sz w:val="20"/>
                  <w:szCs w:val="20"/>
                </w:rPr>
                <w:delText>i</w:delText>
              </w:r>
            </w:del>
            <w:r w:rsidRPr="00B61386">
              <w:rPr>
                <w:rFonts w:asciiTheme="minorHAnsi" w:hAnsiTheme="minorHAnsi" w:cstheme="minorHAnsi"/>
                <w:b/>
                <w:i/>
                <w:sz w:val="20"/>
                <w:szCs w:val="20"/>
              </w:rPr>
              <w:t>dera/meninggal dalam melaksanakan tugas militer.</w:t>
            </w:r>
          </w:p>
          <w:p w14:paraId="26B24979" w14:textId="69A134D0" w:rsidR="001279F2" w:rsidRPr="00B61386" w:rsidRDefault="001279F2">
            <w:pPr>
              <w:pStyle w:val="ListParagraph"/>
              <w:ind w:left="573"/>
              <w:jc w:val="both"/>
              <w:rPr>
                <w:rFonts w:asciiTheme="minorHAnsi" w:hAnsiTheme="minorHAnsi" w:cstheme="minorHAnsi"/>
                <w:b/>
                <w:i/>
                <w:sz w:val="20"/>
                <w:szCs w:val="20"/>
              </w:rPr>
              <w:pPrChange w:id="288" w:author="Aswin Nabila" w:date="2026-04-30T09:26:00Z" w16du:dateUtc="2026-04-30T02:26:00Z">
                <w:pPr>
                  <w:pStyle w:val="ListParagraph"/>
                  <w:numPr>
                    <w:numId w:val="14"/>
                  </w:numPr>
                  <w:ind w:left="573" w:hanging="284"/>
                  <w:jc w:val="both"/>
                </w:pPr>
              </w:pPrChange>
            </w:pPr>
          </w:p>
        </w:tc>
      </w:tr>
      <w:tr w:rsidR="001279F2" w:rsidRPr="00B61386" w14:paraId="2DF32B76" w14:textId="77777777" w:rsidTr="00E05CFE">
        <w:trPr>
          <w:trHeight w:val="283"/>
          <w:trPrChange w:id="289" w:author="Aswin Nabila" w:date="2026-04-30T09:33:00Z" w16du:dateUtc="2026-04-30T02:33:00Z">
            <w:trPr>
              <w:gridBefore w:val="1"/>
              <w:trHeight w:val="122"/>
            </w:trPr>
          </w:trPrChange>
        </w:trPr>
        <w:tc>
          <w:tcPr>
            <w:tcW w:w="10801" w:type="dxa"/>
            <w:gridSpan w:val="45"/>
            <w:tcBorders>
              <w:bottom w:val="single" w:sz="4" w:space="0" w:color="auto"/>
            </w:tcBorders>
            <w:shd w:val="clear" w:color="auto" w:fill="000000" w:themeFill="text1"/>
            <w:vAlign w:val="center"/>
            <w:tcPrChange w:id="290" w:author="Aswin Nabila" w:date="2026-04-30T09:33:00Z" w16du:dateUtc="2026-04-30T02:33:00Z">
              <w:tcPr>
                <w:tcW w:w="10800" w:type="dxa"/>
                <w:gridSpan w:val="46"/>
                <w:tcBorders>
                  <w:bottom w:val="single" w:sz="4" w:space="0" w:color="auto"/>
                </w:tcBorders>
                <w:shd w:val="clear" w:color="auto" w:fill="000000" w:themeFill="text1"/>
                <w:vAlign w:val="center"/>
              </w:tcPr>
            </w:tcPrChange>
          </w:tcPr>
          <w:p w14:paraId="5C0B0607" w14:textId="77777777" w:rsidR="001279F2" w:rsidRPr="00B61386" w:rsidRDefault="001279F2" w:rsidP="001279F2">
            <w:pPr>
              <w:spacing w:after="40"/>
              <w:jc w:val="center"/>
              <w:rPr>
                <w:rFonts w:asciiTheme="minorHAnsi" w:hAnsiTheme="minorHAnsi" w:cstheme="minorHAnsi"/>
                <w:b/>
                <w:sz w:val="20"/>
                <w:szCs w:val="20"/>
              </w:rPr>
            </w:pPr>
            <w:r w:rsidRPr="00B61386">
              <w:rPr>
                <w:rFonts w:asciiTheme="minorHAnsi" w:hAnsiTheme="minorHAnsi" w:cstheme="minorHAnsi"/>
                <w:b/>
                <w:color w:val="FFFFFF" w:themeColor="background1"/>
                <w:sz w:val="20"/>
                <w:szCs w:val="20"/>
              </w:rPr>
              <w:lastRenderedPageBreak/>
              <w:t>Persyaratan dan Tata Cara</w:t>
            </w:r>
          </w:p>
        </w:tc>
      </w:tr>
      <w:tr w:rsidR="001279F2" w:rsidRPr="00B61386" w14:paraId="50FB4C3D" w14:textId="77777777" w:rsidTr="000F6E7E">
        <w:trPr>
          <w:trHeight w:val="530"/>
          <w:trPrChange w:id="291" w:author="Aswin Nabila" w:date="2026-04-30T09:25:00Z" w16du:dateUtc="2026-04-30T02:25:00Z">
            <w:trPr>
              <w:gridBefore w:val="1"/>
              <w:trHeight w:val="530"/>
            </w:trPr>
          </w:trPrChange>
        </w:trPr>
        <w:tc>
          <w:tcPr>
            <w:tcW w:w="5850" w:type="dxa"/>
            <w:gridSpan w:val="25"/>
            <w:tcBorders>
              <w:top w:val="single" w:sz="4" w:space="0" w:color="auto"/>
              <w:left w:val="single" w:sz="4" w:space="0" w:color="auto"/>
              <w:bottom w:val="single" w:sz="4" w:space="0" w:color="auto"/>
              <w:right w:val="nil"/>
            </w:tcBorders>
            <w:tcPrChange w:id="292" w:author="Aswin Nabila" w:date="2026-04-30T09:25:00Z" w16du:dateUtc="2026-04-30T02:25:00Z">
              <w:tcPr>
                <w:tcW w:w="5850" w:type="dxa"/>
                <w:gridSpan w:val="24"/>
                <w:tcBorders>
                  <w:top w:val="single" w:sz="4" w:space="0" w:color="auto"/>
                  <w:left w:val="single" w:sz="4" w:space="0" w:color="auto"/>
                  <w:bottom w:val="single" w:sz="4" w:space="0" w:color="auto"/>
                  <w:right w:val="nil"/>
                </w:tcBorders>
              </w:tcPr>
            </w:tcPrChange>
          </w:tcPr>
          <w:p w14:paraId="6DB7BA1F" w14:textId="77777777" w:rsidR="001279F2" w:rsidRPr="00B61386" w:rsidRDefault="001279F2" w:rsidP="001279F2">
            <w:pPr>
              <w:ind w:left="-62"/>
              <w:jc w:val="both"/>
              <w:rPr>
                <w:rFonts w:asciiTheme="minorHAnsi" w:hAnsiTheme="minorHAnsi" w:cstheme="minorHAnsi"/>
                <w:b/>
                <w:sz w:val="20"/>
                <w:szCs w:val="20"/>
              </w:rPr>
            </w:pPr>
          </w:p>
          <w:p w14:paraId="5527B656" w14:textId="7E7BC815" w:rsidR="001279F2" w:rsidRPr="00B61386" w:rsidRDefault="001279F2" w:rsidP="001279F2">
            <w:pPr>
              <w:ind w:left="-62"/>
              <w:jc w:val="both"/>
              <w:rPr>
                <w:rFonts w:asciiTheme="minorHAnsi" w:hAnsiTheme="minorHAnsi" w:cstheme="minorHAnsi"/>
                <w:b/>
                <w:sz w:val="20"/>
                <w:szCs w:val="20"/>
              </w:rPr>
            </w:pPr>
            <w:r w:rsidRPr="00B61386">
              <w:rPr>
                <w:rFonts w:asciiTheme="minorHAnsi" w:hAnsiTheme="minorHAnsi" w:cstheme="minorHAnsi"/>
                <w:b/>
                <w:sz w:val="20"/>
                <w:szCs w:val="20"/>
              </w:rPr>
              <w:t>Untuk pengajuan asuransi, calon Pemegang Polis harus melengkapi persyaratan:</w:t>
            </w:r>
          </w:p>
          <w:p w14:paraId="6F8AE8DE" w14:textId="77777777" w:rsidR="001279F2" w:rsidRPr="00B61386" w:rsidRDefault="001279F2" w:rsidP="001279F2">
            <w:pPr>
              <w:pStyle w:val="ListParagraph"/>
              <w:numPr>
                <w:ilvl w:val="0"/>
                <w:numId w:val="4"/>
              </w:numPr>
              <w:ind w:left="249" w:hanging="306"/>
              <w:jc w:val="both"/>
              <w:rPr>
                <w:rFonts w:asciiTheme="minorHAnsi" w:hAnsiTheme="minorHAnsi" w:cstheme="minorHAnsi"/>
                <w:sz w:val="20"/>
                <w:szCs w:val="20"/>
              </w:rPr>
            </w:pPr>
            <w:r w:rsidRPr="00B61386">
              <w:rPr>
                <w:rFonts w:asciiTheme="minorHAnsi" w:hAnsiTheme="minorHAnsi" w:cstheme="minorHAnsi"/>
                <w:sz w:val="20"/>
                <w:szCs w:val="20"/>
              </w:rPr>
              <w:t>Usia calon Tertanggung/Peserta 18 tahun - 60 tahun</w:t>
            </w:r>
          </w:p>
          <w:p w14:paraId="3F146E81" w14:textId="77777777" w:rsidR="001279F2" w:rsidRPr="00B61386" w:rsidRDefault="001279F2" w:rsidP="001279F2">
            <w:pPr>
              <w:pStyle w:val="ListParagraph"/>
              <w:numPr>
                <w:ilvl w:val="0"/>
                <w:numId w:val="4"/>
              </w:numPr>
              <w:ind w:left="249" w:hanging="306"/>
              <w:jc w:val="both"/>
              <w:rPr>
                <w:rFonts w:asciiTheme="minorHAnsi" w:hAnsiTheme="minorHAnsi" w:cstheme="minorHAnsi"/>
                <w:sz w:val="20"/>
                <w:szCs w:val="20"/>
              </w:rPr>
            </w:pPr>
            <w:r w:rsidRPr="00B61386">
              <w:rPr>
                <w:rFonts w:asciiTheme="minorHAnsi" w:hAnsiTheme="minorHAnsi" w:cstheme="minorHAnsi"/>
                <w:sz w:val="20"/>
                <w:szCs w:val="20"/>
              </w:rPr>
              <w:t xml:space="preserve">Melengkapi dan menyetujui data pengajuan asuransi termasuk nomor telepon yang memiliki </w:t>
            </w:r>
            <w:r w:rsidRPr="00B61386">
              <w:rPr>
                <w:rFonts w:asciiTheme="minorHAnsi" w:hAnsiTheme="minorHAnsi" w:cstheme="minorHAnsi"/>
                <w:i/>
                <w:iCs/>
                <w:sz w:val="20"/>
                <w:szCs w:val="20"/>
              </w:rPr>
              <w:t>Whatsapp</w:t>
            </w:r>
            <w:r w:rsidRPr="00B61386">
              <w:rPr>
                <w:rFonts w:asciiTheme="minorHAnsi" w:hAnsiTheme="minorHAnsi" w:cstheme="minorHAnsi"/>
                <w:sz w:val="20"/>
                <w:szCs w:val="20"/>
              </w:rPr>
              <w:t xml:space="preserve"> aktif.</w:t>
            </w:r>
          </w:p>
          <w:p w14:paraId="0DE02D66" w14:textId="77777777" w:rsidR="001279F2" w:rsidRPr="00B61386" w:rsidRDefault="001279F2" w:rsidP="001279F2">
            <w:pPr>
              <w:pStyle w:val="ListParagraph"/>
              <w:numPr>
                <w:ilvl w:val="0"/>
                <w:numId w:val="4"/>
              </w:numPr>
              <w:ind w:left="249" w:hanging="306"/>
              <w:jc w:val="both"/>
              <w:rPr>
                <w:rFonts w:asciiTheme="minorHAnsi" w:hAnsiTheme="minorHAnsi" w:cstheme="minorHAnsi"/>
                <w:sz w:val="20"/>
                <w:szCs w:val="20"/>
              </w:rPr>
            </w:pPr>
            <w:r w:rsidRPr="00B61386">
              <w:rPr>
                <w:rFonts w:asciiTheme="minorHAnsi" w:hAnsiTheme="minorHAnsi" w:cstheme="minorHAnsi"/>
                <w:sz w:val="20"/>
                <w:szCs w:val="20"/>
              </w:rPr>
              <w:t>Pembayaran Premi pertama</w:t>
            </w:r>
          </w:p>
          <w:p w14:paraId="6C3A500F" w14:textId="77777777" w:rsidR="001279F2" w:rsidRPr="00B61386" w:rsidRDefault="001279F2" w:rsidP="001279F2">
            <w:pPr>
              <w:pStyle w:val="ListParagraph"/>
              <w:numPr>
                <w:ilvl w:val="0"/>
                <w:numId w:val="4"/>
              </w:numPr>
              <w:ind w:left="249" w:hanging="306"/>
              <w:jc w:val="both"/>
              <w:rPr>
                <w:rFonts w:asciiTheme="minorHAnsi" w:hAnsiTheme="minorHAnsi" w:cstheme="minorHAnsi"/>
                <w:sz w:val="20"/>
                <w:szCs w:val="20"/>
              </w:rPr>
            </w:pPr>
            <w:r w:rsidRPr="00B61386">
              <w:rPr>
                <w:rFonts w:asciiTheme="minorHAnsi" w:hAnsiTheme="minorHAnsi" w:cstheme="minorHAnsi"/>
                <w:sz w:val="20"/>
                <w:szCs w:val="20"/>
              </w:rPr>
              <w:t xml:space="preserve">Tertanggung/Peserta diperbolehkan sama ataupun berbeda dengan Pemegang Polis dengan tetap memperhatikan </w:t>
            </w:r>
            <w:r w:rsidRPr="00B61386">
              <w:rPr>
                <w:rFonts w:asciiTheme="minorHAnsi" w:hAnsiTheme="minorHAnsi" w:cstheme="minorHAnsi"/>
                <w:i/>
                <w:sz w:val="20"/>
                <w:szCs w:val="20"/>
              </w:rPr>
              <w:t>insurability interest</w:t>
            </w:r>
            <w:r w:rsidRPr="00B61386">
              <w:rPr>
                <w:rFonts w:asciiTheme="minorHAnsi" w:hAnsiTheme="minorHAnsi" w:cstheme="minorHAnsi"/>
                <w:sz w:val="20"/>
                <w:szCs w:val="20"/>
              </w:rPr>
              <w:t xml:space="preserve"> antara kedua belah pihak.</w:t>
            </w:r>
          </w:p>
          <w:p w14:paraId="2268B26D" w14:textId="77777777" w:rsidR="001279F2" w:rsidRPr="00B61386" w:rsidRDefault="001279F2" w:rsidP="001279F2">
            <w:pPr>
              <w:ind w:left="-57"/>
              <w:jc w:val="both"/>
              <w:rPr>
                <w:rFonts w:asciiTheme="minorHAnsi" w:hAnsiTheme="minorHAnsi" w:cstheme="minorHAnsi"/>
                <w:sz w:val="20"/>
                <w:szCs w:val="20"/>
              </w:rPr>
            </w:pPr>
            <w:r w:rsidRPr="00B61386">
              <w:rPr>
                <w:rFonts w:asciiTheme="minorHAnsi" w:hAnsiTheme="minorHAnsi" w:cstheme="minorHAnsi"/>
                <w:sz w:val="20"/>
                <w:szCs w:val="20"/>
              </w:rPr>
              <w:t>Pengajuan asuransi dinyatakan diterima apabila semua syarat dan ketentuan sudah dipenuhi dan Penanggung telah menerima Premi pertama sebagai salah satu syarat penerbitan dan berlakunya Polis.</w:t>
            </w:r>
          </w:p>
          <w:p w14:paraId="6FC63E30" w14:textId="77777777" w:rsidR="001279F2" w:rsidRDefault="001279F2" w:rsidP="001279F2">
            <w:pPr>
              <w:ind w:left="-57"/>
              <w:jc w:val="both"/>
              <w:rPr>
                <w:ins w:id="293" w:author="Aswin Nabila" w:date="2026-04-30T09:27:00Z" w16du:dateUtc="2026-04-30T02:27:00Z"/>
                <w:rFonts w:asciiTheme="minorHAnsi" w:hAnsiTheme="minorHAnsi" w:cstheme="minorHAnsi"/>
                <w:sz w:val="20"/>
                <w:szCs w:val="20"/>
              </w:rPr>
            </w:pPr>
          </w:p>
          <w:p w14:paraId="50DD63F2" w14:textId="77777777" w:rsidR="000F6E7E" w:rsidRDefault="000F6E7E" w:rsidP="001279F2">
            <w:pPr>
              <w:ind w:left="-57"/>
              <w:jc w:val="both"/>
              <w:rPr>
                <w:ins w:id="294" w:author="Aswin Nabila" w:date="2026-04-30T09:27:00Z" w16du:dateUtc="2026-04-30T02:27:00Z"/>
                <w:rFonts w:asciiTheme="minorHAnsi" w:hAnsiTheme="minorHAnsi" w:cstheme="minorHAnsi"/>
                <w:sz w:val="20"/>
                <w:szCs w:val="20"/>
              </w:rPr>
            </w:pPr>
          </w:p>
          <w:p w14:paraId="481FF2AD" w14:textId="036837BA" w:rsidR="000F6E7E" w:rsidRPr="00B61386" w:rsidRDefault="000F6E7E" w:rsidP="001279F2">
            <w:pPr>
              <w:ind w:left="-57"/>
              <w:jc w:val="both"/>
              <w:rPr>
                <w:rFonts w:asciiTheme="minorHAnsi" w:hAnsiTheme="minorHAnsi" w:cstheme="minorHAnsi"/>
                <w:sz w:val="20"/>
                <w:szCs w:val="20"/>
              </w:rPr>
            </w:pPr>
          </w:p>
        </w:tc>
        <w:tc>
          <w:tcPr>
            <w:tcW w:w="269" w:type="dxa"/>
            <w:gridSpan w:val="2"/>
            <w:tcBorders>
              <w:top w:val="single" w:sz="4" w:space="0" w:color="auto"/>
              <w:left w:val="nil"/>
              <w:bottom w:val="single" w:sz="4" w:space="0" w:color="auto"/>
              <w:right w:val="nil"/>
            </w:tcBorders>
            <w:tcPrChange w:id="295" w:author="Aswin Nabila" w:date="2026-04-30T09:25:00Z" w16du:dateUtc="2026-04-30T02:25:00Z">
              <w:tcPr>
                <w:tcW w:w="269" w:type="dxa"/>
                <w:gridSpan w:val="2"/>
                <w:tcBorders>
                  <w:top w:val="single" w:sz="4" w:space="0" w:color="auto"/>
                  <w:left w:val="nil"/>
                  <w:bottom w:val="single" w:sz="4" w:space="0" w:color="auto"/>
                  <w:right w:val="nil"/>
                </w:tcBorders>
              </w:tcPr>
            </w:tcPrChange>
          </w:tcPr>
          <w:p w14:paraId="280DE446" w14:textId="2E3526D8" w:rsidR="001279F2" w:rsidRPr="00B61386" w:rsidRDefault="001279F2" w:rsidP="001279F2">
            <w:pPr>
              <w:ind w:left="-57"/>
              <w:jc w:val="both"/>
              <w:rPr>
                <w:rFonts w:asciiTheme="minorHAnsi" w:hAnsiTheme="minorHAnsi" w:cstheme="minorHAnsi"/>
                <w:sz w:val="20"/>
                <w:szCs w:val="20"/>
              </w:rPr>
            </w:pPr>
          </w:p>
        </w:tc>
        <w:tc>
          <w:tcPr>
            <w:tcW w:w="4682" w:type="dxa"/>
            <w:gridSpan w:val="18"/>
            <w:tcBorders>
              <w:top w:val="single" w:sz="4" w:space="0" w:color="auto"/>
              <w:left w:val="nil"/>
              <w:bottom w:val="single" w:sz="4" w:space="0" w:color="auto"/>
              <w:right w:val="single" w:sz="4" w:space="0" w:color="auto"/>
            </w:tcBorders>
            <w:tcPrChange w:id="296" w:author="Aswin Nabila" w:date="2026-04-30T09:25:00Z" w16du:dateUtc="2026-04-30T02:25:00Z">
              <w:tcPr>
                <w:tcW w:w="4681" w:type="dxa"/>
                <w:gridSpan w:val="20"/>
                <w:tcBorders>
                  <w:top w:val="single" w:sz="4" w:space="0" w:color="auto"/>
                  <w:left w:val="nil"/>
                  <w:bottom w:val="single" w:sz="4" w:space="0" w:color="auto"/>
                  <w:right w:val="single" w:sz="4" w:space="0" w:color="auto"/>
                </w:tcBorders>
              </w:tcPr>
            </w:tcPrChange>
          </w:tcPr>
          <w:p w14:paraId="1EAFA0F2" w14:textId="77777777" w:rsidR="001279F2" w:rsidRPr="00B61386" w:rsidRDefault="001279F2" w:rsidP="001279F2">
            <w:pPr>
              <w:ind w:left="-62"/>
              <w:jc w:val="both"/>
              <w:rPr>
                <w:rFonts w:asciiTheme="minorHAnsi" w:hAnsiTheme="minorHAnsi" w:cstheme="minorHAnsi"/>
                <w:b/>
                <w:sz w:val="20"/>
                <w:szCs w:val="20"/>
              </w:rPr>
            </w:pPr>
          </w:p>
          <w:p w14:paraId="35599A0C" w14:textId="3C6C3810" w:rsidR="001279F2" w:rsidRPr="00B61386" w:rsidRDefault="001279F2">
            <w:pPr>
              <w:ind w:left="113"/>
              <w:jc w:val="both"/>
              <w:rPr>
                <w:rFonts w:asciiTheme="minorHAnsi" w:hAnsiTheme="minorHAnsi" w:cstheme="minorHAnsi"/>
                <w:b/>
                <w:sz w:val="20"/>
                <w:szCs w:val="20"/>
              </w:rPr>
              <w:pPrChange w:id="297" w:author="Aswin Nabila" w:date="2026-04-30T22:30:00Z" w16du:dateUtc="2026-04-30T15:30:00Z">
                <w:pPr>
                  <w:ind w:left="-62"/>
                  <w:jc w:val="both"/>
                </w:pPr>
              </w:pPrChange>
            </w:pPr>
            <w:r w:rsidRPr="00B61386">
              <w:rPr>
                <w:rFonts w:asciiTheme="minorHAnsi" w:hAnsiTheme="minorHAnsi" w:cstheme="minorHAnsi"/>
                <w:b/>
                <w:sz w:val="20"/>
                <w:szCs w:val="20"/>
              </w:rPr>
              <w:t>Pertanyaan dan pengaduan dapat disampaikan melalui:</w:t>
            </w:r>
          </w:p>
          <w:tbl>
            <w:tblPr>
              <w:tblStyle w:val="TableGrid"/>
              <w:tblW w:w="4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284"/>
              <w:gridCol w:w="2977"/>
            </w:tblGrid>
            <w:tr w:rsidR="001279F2" w:rsidRPr="00B61386" w14:paraId="552CB86E" w14:textId="77777777" w:rsidTr="0053043E">
              <w:tc>
                <w:tcPr>
                  <w:tcW w:w="1276" w:type="dxa"/>
                </w:tcPr>
                <w:p w14:paraId="49778F95" w14:textId="77777777" w:rsidR="001279F2" w:rsidRPr="00B61386" w:rsidRDefault="001279F2" w:rsidP="001279F2">
                  <w:pPr>
                    <w:pStyle w:val="ListParagraph"/>
                    <w:ind w:left="96" w:hanging="86"/>
                    <w:jc w:val="both"/>
                    <w:rPr>
                      <w:rFonts w:asciiTheme="minorHAnsi" w:hAnsiTheme="minorHAnsi" w:cstheme="minorHAnsi"/>
                      <w:sz w:val="20"/>
                      <w:szCs w:val="20"/>
                    </w:rPr>
                  </w:pPr>
                  <w:r w:rsidRPr="00B61386">
                    <w:rPr>
                      <w:rFonts w:asciiTheme="minorHAnsi" w:hAnsiTheme="minorHAnsi" w:cstheme="minorHAnsi"/>
                      <w:sz w:val="20"/>
                      <w:szCs w:val="20"/>
                    </w:rPr>
                    <w:t>Kantor Pusat</w:t>
                  </w:r>
                </w:p>
              </w:tc>
              <w:tc>
                <w:tcPr>
                  <w:tcW w:w="284" w:type="dxa"/>
                </w:tcPr>
                <w:p w14:paraId="0ACC1D13" w14:textId="77777777" w:rsidR="001279F2" w:rsidRPr="00B61386" w:rsidRDefault="001279F2" w:rsidP="001279F2">
                  <w:pPr>
                    <w:pStyle w:val="ListParagraph"/>
                    <w:ind w:left="0"/>
                    <w:jc w:val="both"/>
                    <w:rPr>
                      <w:rFonts w:asciiTheme="minorHAnsi" w:hAnsiTheme="minorHAnsi" w:cstheme="minorHAnsi"/>
                      <w:sz w:val="20"/>
                      <w:szCs w:val="20"/>
                    </w:rPr>
                  </w:pPr>
                  <w:r w:rsidRPr="00B61386">
                    <w:rPr>
                      <w:rFonts w:asciiTheme="minorHAnsi" w:hAnsiTheme="minorHAnsi" w:cstheme="minorHAnsi"/>
                      <w:sz w:val="20"/>
                      <w:szCs w:val="20"/>
                    </w:rPr>
                    <w:t>:</w:t>
                  </w:r>
                </w:p>
              </w:tc>
              <w:tc>
                <w:tcPr>
                  <w:tcW w:w="2977" w:type="dxa"/>
                </w:tcPr>
                <w:p w14:paraId="5384227D" w14:textId="77777777" w:rsidR="001279F2" w:rsidRPr="00B61386" w:rsidRDefault="001279F2" w:rsidP="001279F2">
                  <w:pPr>
                    <w:pStyle w:val="ListParagraph"/>
                    <w:ind w:left="0"/>
                    <w:jc w:val="both"/>
                    <w:rPr>
                      <w:rFonts w:asciiTheme="minorHAnsi" w:hAnsiTheme="minorHAnsi" w:cstheme="minorHAnsi"/>
                      <w:b/>
                      <w:sz w:val="20"/>
                      <w:szCs w:val="20"/>
                    </w:rPr>
                  </w:pPr>
                  <w:r w:rsidRPr="00B61386">
                    <w:rPr>
                      <w:rFonts w:asciiTheme="minorHAnsi" w:hAnsiTheme="minorHAnsi" w:cstheme="minorHAnsi"/>
                      <w:b/>
                      <w:sz w:val="20"/>
                      <w:szCs w:val="20"/>
                    </w:rPr>
                    <w:t>PT PFI Mega Life Insurance</w:t>
                  </w:r>
                </w:p>
                <w:p w14:paraId="0F2C0548" w14:textId="77777777" w:rsidR="001279F2" w:rsidRPr="00B61386" w:rsidRDefault="001279F2" w:rsidP="001279F2">
                  <w:pPr>
                    <w:pStyle w:val="ListParagraph"/>
                    <w:ind w:left="0"/>
                    <w:jc w:val="both"/>
                    <w:rPr>
                      <w:rFonts w:asciiTheme="minorHAnsi" w:hAnsiTheme="minorHAnsi" w:cstheme="minorHAnsi"/>
                      <w:bCs/>
                      <w:sz w:val="20"/>
                      <w:szCs w:val="20"/>
                    </w:rPr>
                  </w:pPr>
                  <w:r w:rsidRPr="00B61386">
                    <w:rPr>
                      <w:rFonts w:asciiTheme="minorHAnsi" w:hAnsiTheme="minorHAnsi" w:cstheme="minorHAnsi"/>
                      <w:bCs/>
                      <w:sz w:val="20"/>
                      <w:szCs w:val="20"/>
                    </w:rPr>
                    <w:t>GKM Green Tower Lantai 17</w:t>
                  </w:r>
                </w:p>
                <w:p w14:paraId="26D355E7" w14:textId="77777777" w:rsidR="001279F2" w:rsidRPr="00B61386" w:rsidRDefault="001279F2" w:rsidP="001279F2">
                  <w:pPr>
                    <w:pStyle w:val="ListParagraph"/>
                    <w:ind w:left="0"/>
                    <w:jc w:val="both"/>
                    <w:rPr>
                      <w:rFonts w:asciiTheme="minorHAnsi" w:hAnsiTheme="minorHAnsi" w:cstheme="minorHAnsi"/>
                      <w:sz w:val="20"/>
                      <w:szCs w:val="20"/>
                    </w:rPr>
                  </w:pPr>
                  <w:r w:rsidRPr="00B61386">
                    <w:rPr>
                      <w:rFonts w:asciiTheme="minorHAnsi" w:hAnsiTheme="minorHAnsi" w:cstheme="minorHAnsi"/>
                      <w:sz w:val="20"/>
                      <w:szCs w:val="20"/>
                    </w:rPr>
                    <w:t xml:space="preserve">Jl. T.B. Simatupang Kav. 89G, </w:t>
                  </w:r>
                </w:p>
                <w:p w14:paraId="149341FB" w14:textId="77777777" w:rsidR="001279F2" w:rsidRPr="00B61386" w:rsidRDefault="001279F2" w:rsidP="001279F2">
                  <w:pPr>
                    <w:pStyle w:val="ListParagraph"/>
                    <w:ind w:left="0"/>
                    <w:jc w:val="both"/>
                    <w:rPr>
                      <w:rFonts w:asciiTheme="minorHAnsi" w:hAnsiTheme="minorHAnsi" w:cstheme="minorHAnsi"/>
                      <w:sz w:val="20"/>
                      <w:szCs w:val="20"/>
                    </w:rPr>
                  </w:pPr>
                  <w:r w:rsidRPr="00B61386">
                    <w:rPr>
                      <w:rFonts w:asciiTheme="minorHAnsi" w:hAnsiTheme="minorHAnsi" w:cstheme="minorHAnsi"/>
                      <w:sz w:val="20"/>
                      <w:szCs w:val="20"/>
                    </w:rPr>
                    <w:t xml:space="preserve">Kebagusan, Pasar Minggu, </w:t>
                  </w:r>
                </w:p>
                <w:p w14:paraId="70570376" w14:textId="77777777" w:rsidR="001279F2" w:rsidRPr="00B61386" w:rsidRDefault="001279F2" w:rsidP="001279F2">
                  <w:pPr>
                    <w:pStyle w:val="ListParagraph"/>
                    <w:ind w:left="0"/>
                    <w:jc w:val="both"/>
                    <w:rPr>
                      <w:rFonts w:asciiTheme="minorHAnsi" w:hAnsiTheme="minorHAnsi" w:cstheme="minorHAnsi"/>
                      <w:sz w:val="20"/>
                      <w:szCs w:val="20"/>
                    </w:rPr>
                  </w:pPr>
                  <w:r w:rsidRPr="00B61386">
                    <w:rPr>
                      <w:rFonts w:asciiTheme="minorHAnsi" w:hAnsiTheme="minorHAnsi" w:cstheme="minorHAnsi"/>
                      <w:sz w:val="20"/>
                      <w:szCs w:val="20"/>
                    </w:rPr>
                    <w:t>Jakarta Selatan 12520, Indonesia</w:t>
                  </w:r>
                </w:p>
              </w:tc>
            </w:tr>
            <w:tr w:rsidR="001279F2" w:rsidRPr="00B61386" w14:paraId="75C67483" w14:textId="77777777" w:rsidTr="0053043E">
              <w:tc>
                <w:tcPr>
                  <w:tcW w:w="1276" w:type="dxa"/>
                </w:tcPr>
                <w:p w14:paraId="2FAC49D3" w14:textId="77777777" w:rsidR="001279F2" w:rsidRPr="00B61386" w:rsidRDefault="001279F2" w:rsidP="001279F2">
                  <w:pPr>
                    <w:pStyle w:val="ListParagraph"/>
                    <w:ind w:left="96" w:hanging="86"/>
                    <w:jc w:val="both"/>
                    <w:rPr>
                      <w:rFonts w:asciiTheme="minorHAnsi" w:hAnsiTheme="minorHAnsi" w:cstheme="minorHAnsi"/>
                      <w:i/>
                      <w:sz w:val="20"/>
                      <w:szCs w:val="20"/>
                    </w:rPr>
                  </w:pPr>
                  <w:r w:rsidRPr="00B61386">
                    <w:rPr>
                      <w:rFonts w:asciiTheme="minorHAnsi" w:hAnsiTheme="minorHAnsi" w:cstheme="minorHAnsi"/>
                      <w:i/>
                      <w:sz w:val="20"/>
                      <w:szCs w:val="20"/>
                    </w:rPr>
                    <w:t>Website</w:t>
                  </w:r>
                </w:p>
              </w:tc>
              <w:tc>
                <w:tcPr>
                  <w:tcW w:w="284" w:type="dxa"/>
                </w:tcPr>
                <w:p w14:paraId="7F98F2C6" w14:textId="77777777" w:rsidR="001279F2" w:rsidRPr="00B61386" w:rsidRDefault="001279F2" w:rsidP="001279F2">
                  <w:pPr>
                    <w:pStyle w:val="ListParagraph"/>
                    <w:ind w:left="0"/>
                    <w:jc w:val="both"/>
                    <w:rPr>
                      <w:rFonts w:asciiTheme="minorHAnsi" w:hAnsiTheme="minorHAnsi" w:cstheme="minorHAnsi"/>
                      <w:sz w:val="20"/>
                      <w:szCs w:val="20"/>
                    </w:rPr>
                  </w:pPr>
                  <w:r w:rsidRPr="00B61386">
                    <w:rPr>
                      <w:rFonts w:asciiTheme="minorHAnsi" w:hAnsiTheme="minorHAnsi" w:cstheme="minorHAnsi"/>
                      <w:sz w:val="20"/>
                      <w:szCs w:val="20"/>
                    </w:rPr>
                    <w:t>:</w:t>
                  </w:r>
                </w:p>
              </w:tc>
              <w:tc>
                <w:tcPr>
                  <w:tcW w:w="2977" w:type="dxa"/>
                </w:tcPr>
                <w:p w14:paraId="29A68EF1" w14:textId="77777777" w:rsidR="001279F2" w:rsidRPr="00B61386" w:rsidRDefault="001279F2" w:rsidP="001279F2">
                  <w:pPr>
                    <w:pStyle w:val="ListParagraph"/>
                    <w:ind w:left="0"/>
                    <w:jc w:val="both"/>
                    <w:rPr>
                      <w:rFonts w:asciiTheme="minorHAnsi" w:hAnsiTheme="minorHAnsi" w:cstheme="minorHAnsi"/>
                      <w:sz w:val="20"/>
                      <w:szCs w:val="20"/>
                    </w:rPr>
                  </w:pPr>
                  <w:r>
                    <w:fldChar w:fldCharType="begin"/>
                  </w:r>
                  <w:r>
                    <w:instrText>HYPERLINK "http://www.pfimegalife.co.id"</w:instrText>
                  </w:r>
                  <w:r>
                    <w:fldChar w:fldCharType="separate"/>
                  </w:r>
                  <w:r w:rsidRPr="00B61386">
                    <w:rPr>
                      <w:rStyle w:val="Hyperlink"/>
                      <w:rFonts w:asciiTheme="minorHAnsi" w:hAnsiTheme="minorHAnsi" w:cstheme="minorHAnsi"/>
                      <w:sz w:val="20"/>
                      <w:szCs w:val="20"/>
                    </w:rPr>
                    <w:t>www.pfimegalife.co.id</w:t>
                  </w:r>
                  <w:r>
                    <w:fldChar w:fldCharType="end"/>
                  </w:r>
                </w:p>
              </w:tc>
            </w:tr>
            <w:tr w:rsidR="001279F2" w:rsidRPr="00B61386" w14:paraId="2CC67E9D" w14:textId="77777777" w:rsidTr="0053043E">
              <w:tc>
                <w:tcPr>
                  <w:tcW w:w="1276" w:type="dxa"/>
                </w:tcPr>
                <w:p w14:paraId="5970B1EF" w14:textId="77777777" w:rsidR="001279F2" w:rsidRPr="00B61386" w:rsidRDefault="001279F2" w:rsidP="001279F2">
                  <w:pPr>
                    <w:pStyle w:val="ListParagraph"/>
                    <w:ind w:left="96" w:hanging="86"/>
                    <w:jc w:val="both"/>
                    <w:rPr>
                      <w:rFonts w:asciiTheme="minorHAnsi" w:hAnsiTheme="minorHAnsi" w:cstheme="minorHAnsi"/>
                      <w:i/>
                      <w:sz w:val="20"/>
                      <w:szCs w:val="20"/>
                    </w:rPr>
                  </w:pPr>
                  <w:r w:rsidRPr="00B61386">
                    <w:rPr>
                      <w:rFonts w:asciiTheme="minorHAnsi" w:hAnsiTheme="minorHAnsi" w:cstheme="minorHAnsi"/>
                      <w:i/>
                      <w:sz w:val="20"/>
                      <w:szCs w:val="20"/>
                    </w:rPr>
                    <w:t>Call Center</w:t>
                  </w:r>
                </w:p>
              </w:tc>
              <w:tc>
                <w:tcPr>
                  <w:tcW w:w="284" w:type="dxa"/>
                </w:tcPr>
                <w:p w14:paraId="536710D7" w14:textId="77777777" w:rsidR="001279F2" w:rsidRPr="00B61386" w:rsidRDefault="001279F2" w:rsidP="001279F2">
                  <w:pPr>
                    <w:pStyle w:val="ListParagraph"/>
                    <w:ind w:left="0"/>
                    <w:jc w:val="both"/>
                    <w:rPr>
                      <w:rFonts w:asciiTheme="minorHAnsi" w:hAnsiTheme="minorHAnsi" w:cstheme="minorHAnsi"/>
                      <w:sz w:val="20"/>
                      <w:szCs w:val="20"/>
                    </w:rPr>
                  </w:pPr>
                  <w:r w:rsidRPr="00B61386">
                    <w:rPr>
                      <w:rFonts w:asciiTheme="minorHAnsi" w:hAnsiTheme="minorHAnsi" w:cstheme="minorHAnsi"/>
                      <w:sz w:val="20"/>
                      <w:szCs w:val="20"/>
                    </w:rPr>
                    <w:t>:</w:t>
                  </w:r>
                </w:p>
              </w:tc>
              <w:tc>
                <w:tcPr>
                  <w:tcW w:w="2977" w:type="dxa"/>
                </w:tcPr>
                <w:p w14:paraId="33FDDAFA" w14:textId="77777777" w:rsidR="001279F2" w:rsidRPr="00B61386" w:rsidRDefault="001279F2" w:rsidP="001279F2">
                  <w:pPr>
                    <w:pStyle w:val="ListParagraph"/>
                    <w:ind w:left="0"/>
                    <w:jc w:val="both"/>
                    <w:rPr>
                      <w:rFonts w:asciiTheme="minorHAnsi" w:hAnsiTheme="minorHAnsi" w:cstheme="minorHAnsi"/>
                      <w:sz w:val="20"/>
                      <w:szCs w:val="20"/>
                    </w:rPr>
                  </w:pPr>
                  <w:r w:rsidRPr="00B61386">
                    <w:rPr>
                      <w:rFonts w:asciiTheme="minorHAnsi" w:hAnsiTheme="minorHAnsi" w:cstheme="minorHAnsi"/>
                      <w:sz w:val="20"/>
                      <w:szCs w:val="20"/>
                    </w:rPr>
                    <w:t>+62 21 29545555</w:t>
                  </w:r>
                </w:p>
              </w:tc>
            </w:tr>
            <w:tr w:rsidR="001279F2" w:rsidRPr="00B61386" w14:paraId="28A98BBF" w14:textId="77777777" w:rsidTr="0053043E">
              <w:tc>
                <w:tcPr>
                  <w:tcW w:w="1276" w:type="dxa"/>
                </w:tcPr>
                <w:p w14:paraId="55F4260D" w14:textId="77777777" w:rsidR="001279F2" w:rsidRPr="00B61386" w:rsidRDefault="001279F2" w:rsidP="001279F2">
                  <w:pPr>
                    <w:pStyle w:val="ListParagraph"/>
                    <w:ind w:left="96" w:hanging="86"/>
                    <w:jc w:val="both"/>
                    <w:rPr>
                      <w:rFonts w:asciiTheme="minorHAnsi" w:hAnsiTheme="minorHAnsi" w:cstheme="minorHAnsi"/>
                      <w:i/>
                      <w:sz w:val="20"/>
                      <w:szCs w:val="20"/>
                    </w:rPr>
                  </w:pPr>
                  <w:r w:rsidRPr="00B61386">
                    <w:rPr>
                      <w:rFonts w:asciiTheme="minorHAnsi" w:hAnsiTheme="minorHAnsi" w:cstheme="minorHAnsi"/>
                      <w:i/>
                      <w:sz w:val="20"/>
                      <w:szCs w:val="20"/>
                    </w:rPr>
                    <w:t>E-mail</w:t>
                  </w:r>
                </w:p>
              </w:tc>
              <w:tc>
                <w:tcPr>
                  <w:tcW w:w="284" w:type="dxa"/>
                </w:tcPr>
                <w:p w14:paraId="12649279" w14:textId="77777777" w:rsidR="001279F2" w:rsidRPr="00B61386" w:rsidRDefault="001279F2" w:rsidP="001279F2">
                  <w:pPr>
                    <w:pStyle w:val="ListParagraph"/>
                    <w:ind w:left="0"/>
                    <w:jc w:val="both"/>
                    <w:rPr>
                      <w:rFonts w:asciiTheme="minorHAnsi" w:hAnsiTheme="minorHAnsi" w:cstheme="minorHAnsi"/>
                      <w:sz w:val="20"/>
                      <w:szCs w:val="20"/>
                    </w:rPr>
                  </w:pPr>
                  <w:r w:rsidRPr="00B61386">
                    <w:rPr>
                      <w:rFonts w:asciiTheme="minorHAnsi" w:hAnsiTheme="minorHAnsi" w:cstheme="minorHAnsi"/>
                      <w:sz w:val="20"/>
                      <w:szCs w:val="20"/>
                    </w:rPr>
                    <w:t>:</w:t>
                  </w:r>
                </w:p>
              </w:tc>
              <w:tc>
                <w:tcPr>
                  <w:tcW w:w="2977" w:type="dxa"/>
                </w:tcPr>
                <w:p w14:paraId="3753E5F4" w14:textId="77777777" w:rsidR="001279F2" w:rsidRPr="00B61386" w:rsidRDefault="001279F2" w:rsidP="001279F2">
                  <w:pPr>
                    <w:pStyle w:val="ListParagraph"/>
                    <w:ind w:left="0"/>
                    <w:jc w:val="both"/>
                    <w:rPr>
                      <w:rFonts w:asciiTheme="minorHAnsi" w:hAnsiTheme="minorHAnsi" w:cstheme="minorHAnsi"/>
                      <w:sz w:val="20"/>
                      <w:szCs w:val="20"/>
                    </w:rPr>
                  </w:pPr>
                  <w:r>
                    <w:fldChar w:fldCharType="begin"/>
                  </w:r>
                  <w:r>
                    <w:instrText>HYPERLINK "mailto:cs@pfimegalife.co.id"</w:instrText>
                  </w:r>
                  <w:r>
                    <w:fldChar w:fldCharType="separate"/>
                  </w:r>
                  <w:r w:rsidRPr="00B61386">
                    <w:rPr>
                      <w:rStyle w:val="Hyperlink"/>
                      <w:rFonts w:asciiTheme="minorHAnsi" w:hAnsiTheme="minorHAnsi" w:cstheme="minorHAnsi"/>
                      <w:sz w:val="20"/>
                      <w:szCs w:val="20"/>
                    </w:rPr>
                    <w:t>cs@pfimegalife.co.id</w:t>
                  </w:r>
                  <w:r>
                    <w:fldChar w:fldCharType="end"/>
                  </w:r>
                </w:p>
              </w:tc>
            </w:tr>
            <w:tr w:rsidR="001279F2" w:rsidRPr="00B61386" w14:paraId="554A0FC7" w14:textId="77777777" w:rsidTr="0053043E">
              <w:tc>
                <w:tcPr>
                  <w:tcW w:w="1276" w:type="dxa"/>
                </w:tcPr>
                <w:p w14:paraId="0B62EA84" w14:textId="77777777" w:rsidR="001279F2" w:rsidRPr="00B61386" w:rsidRDefault="001279F2" w:rsidP="001279F2">
                  <w:pPr>
                    <w:pStyle w:val="ListParagraph"/>
                    <w:ind w:left="96" w:hanging="86"/>
                    <w:jc w:val="both"/>
                    <w:rPr>
                      <w:rFonts w:asciiTheme="minorHAnsi" w:hAnsiTheme="minorHAnsi" w:cstheme="minorHAnsi"/>
                      <w:sz w:val="20"/>
                      <w:szCs w:val="20"/>
                    </w:rPr>
                  </w:pPr>
                  <w:r w:rsidRPr="00B61386">
                    <w:rPr>
                      <w:rFonts w:asciiTheme="minorHAnsi" w:hAnsiTheme="minorHAnsi" w:cstheme="minorHAnsi"/>
                      <w:sz w:val="20"/>
                      <w:szCs w:val="20"/>
                    </w:rPr>
                    <w:t>Telepon</w:t>
                  </w:r>
                </w:p>
              </w:tc>
              <w:tc>
                <w:tcPr>
                  <w:tcW w:w="284" w:type="dxa"/>
                </w:tcPr>
                <w:p w14:paraId="6CCB9268" w14:textId="77777777" w:rsidR="001279F2" w:rsidRPr="00B61386" w:rsidRDefault="001279F2" w:rsidP="001279F2">
                  <w:pPr>
                    <w:pStyle w:val="ListParagraph"/>
                    <w:ind w:left="0"/>
                    <w:jc w:val="both"/>
                    <w:rPr>
                      <w:rFonts w:asciiTheme="minorHAnsi" w:hAnsiTheme="minorHAnsi" w:cstheme="minorHAnsi"/>
                      <w:sz w:val="20"/>
                      <w:szCs w:val="20"/>
                    </w:rPr>
                  </w:pPr>
                  <w:r w:rsidRPr="00B61386">
                    <w:rPr>
                      <w:rFonts w:asciiTheme="minorHAnsi" w:hAnsiTheme="minorHAnsi" w:cstheme="minorHAnsi"/>
                      <w:sz w:val="20"/>
                      <w:szCs w:val="20"/>
                    </w:rPr>
                    <w:t>:</w:t>
                  </w:r>
                </w:p>
              </w:tc>
              <w:tc>
                <w:tcPr>
                  <w:tcW w:w="2977" w:type="dxa"/>
                </w:tcPr>
                <w:p w14:paraId="58BC926C" w14:textId="77777777" w:rsidR="001279F2" w:rsidRPr="00B61386" w:rsidRDefault="001279F2" w:rsidP="001279F2">
                  <w:pPr>
                    <w:pStyle w:val="ListParagraph"/>
                    <w:ind w:left="0"/>
                    <w:jc w:val="both"/>
                    <w:rPr>
                      <w:rFonts w:asciiTheme="minorHAnsi" w:hAnsiTheme="minorHAnsi" w:cstheme="minorHAnsi"/>
                      <w:sz w:val="20"/>
                      <w:szCs w:val="20"/>
                    </w:rPr>
                  </w:pPr>
                  <w:r w:rsidRPr="00B61386">
                    <w:rPr>
                      <w:rFonts w:asciiTheme="minorHAnsi" w:hAnsiTheme="minorHAnsi" w:cstheme="minorHAnsi"/>
                      <w:sz w:val="20"/>
                      <w:szCs w:val="20"/>
                    </w:rPr>
                    <w:t>+62 21 50812100</w:t>
                  </w:r>
                </w:p>
              </w:tc>
            </w:tr>
            <w:tr w:rsidR="001279F2" w:rsidRPr="00B61386" w14:paraId="114811CA" w14:textId="77777777" w:rsidTr="0053043E">
              <w:tc>
                <w:tcPr>
                  <w:tcW w:w="1276" w:type="dxa"/>
                </w:tcPr>
                <w:p w14:paraId="154C1744" w14:textId="77777777" w:rsidR="001279F2" w:rsidRPr="00B61386" w:rsidRDefault="001279F2" w:rsidP="001279F2">
                  <w:pPr>
                    <w:pStyle w:val="ListParagraph"/>
                    <w:ind w:left="96" w:hanging="86"/>
                    <w:jc w:val="both"/>
                    <w:rPr>
                      <w:rFonts w:asciiTheme="minorHAnsi" w:hAnsiTheme="minorHAnsi" w:cstheme="minorHAnsi"/>
                      <w:sz w:val="20"/>
                      <w:szCs w:val="20"/>
                    </w:rPr>
                  </w:pPr>
                </w:p>
              </w:tc>
              <w:tc>
                <w:tcPr>
                  <w:tcW w:w="284" w:type="dxa"/>
                </w:tcPr>
                <w:p w14:paraId="23255A9B" w14:textId="77777777" w:rsidR="001279F2" w:rsidRPr="00B61386" w:rsidRDefault="001279F2" w:rsidP="001279F2">
                  <w:pPr>
                    <w:pStyle w:val="ListParagraph"/>
                    <w:ind w:left="0"/>
                    <w:jc w:val="both"/>
                    <w:rPr>
                      <w:rFonts w:asciiTheme="minorHAnsi" w:hAnsiTheme="minorHAnsi" w:cstheme="minorHAnsi"/>
                      <w:sz w:val="20"/>
                      <w:szCs w:val="20"/>
                    </w:rPr>
                  </w:pPr>
                </w:p>
              </w:tc>
              <w:tc>
                <w:tcPr>
                  <w:tcW w:w="2977" w:type="dxa"/>
                </w:tcPr>
                <w:p w14:paraId="6B11AA0C" w14:textId="77777777" w:rsidR="001279F2" w:rsidRPr="00B61386" w:rsidRDefault="001279F2" w:rsidP="001279F2">
                  <w:pPr>
                    <w:pStyle w:val="ListParagraph"/>
                    <w:ind w:left="0"/>
                    <w:jc w:val="both"/>
                    <w:rPr>
                      <w:rFonts w:asciiTheme="minorHAnsi" w:hAnsiTheme="minorHAnsi" w:cstheme="minorHAnsi"/>
                      <w:sz w:val="20"/>
                      <w:szCs w:val="20"/>
                    </w:rPr>
                  </w:pPr>
                </w:p>
                <w:p w14:paraId="1FB581FA" w14:textId="77777777" w:rsidR="001279F2" w:rsidRPr="00B61386" w:rsidRDefault="001279F2" w:rsidP="001279F2">
                  <w:pPr>
                    <w:pStyle w:val="ListParagraph"/>
                    <w:ind w:left="0"/>
                    <w:jc w:val="both"/>
                    <w:rPr>
                      <w:rFonts w:asciiTheme="minorHAnsi" w:hAnsiTheme="minorHAnsi" w:cstheme="minorHAnsi"/>
                      <w:sz w:val="20"/>
                      <w:szCs w:val="20"/>
                    </w:rPr>
                  </w:pPr>
                </w:p>
              </w:tc>
            </w:tr>
          </w:tbl>
          <w:p w14:paraId="14DF2E2E" w14:textId="77777777" w:rsidR="001279F2" w:rsidRPr="00B61386" w:rsidRDefault="001279F2" w:rsidP="001279F2">
            <w:pPr>
              <w:jc w:val="both"/>
              <w:rPr>
                <w:rFonts w:asciiTheme="minorHAnsi" w:hAnsiTheme="minorHAnsi" w:cstheme="minorHAnsi"/>
                <w:sz w:val="20"/>
                <w:szCs w:val="20"/>
              </w:rPr>
            </w:pPr>
          </w:p>
        </w:tc>
      </w:tr>
      <w:tr w:rsidR="001279F2" w:rsidRPr="00B61386" w14:paraId="0B9E944C" w14:textId="77777777" w:rsidTr="00E05CFE">
        <w:trPr>
          <w:trHeight w:val="283"/>
          <w:trPrChange w:id="298" w:author="Aswin Nabila" w:date="2026-04-30T09:33:00Z" w16du:dateUtc="2026-04-30T02:33:00Z">
            <w:trPr>
              <w:gridBefore w:val="1"/>
              <w:trHeight w:val="122"/>
            </w:trPr>
          </w:trPrChange>
        </w:trPr>
        <w:tc>
          <w:tcPr>
            <w:tcW w:w="10801" w:type="dxa"/>
            <w:gridSpan w:val="45"/>
            <w:shd w:val="clear" w:color="auto" w:fill="000000" w:themeFill="text1"/>
            <w:vAlign w:val="center"/>
            <w:tcPrChange w:id="299" w:author="Aswin Nabila" w:date="2026-04-30T09:33:00Z" w16du:dateUtc="2026-04-30T02:33:00Z">
              <w:tcPr>
                <w:tcW w:w="10800" w:type="dxa"/>
                <w:gridSpan w:val="46"/>
                <w:shd w:val="clear" w:color="auto" w:fill="000000" w:themeFill="text1"/>
                <w:vAlign w:val="center"/>
              </w:tcPr>
            </w:tcPrChange>
          </w:tcPr>
          <w:p w14:paraId="1BFB1D45" w14:textId="77777777" w:rsidR="001279F2" w:rsidRPr="00B61386" w:rsidRDefault="001279F2" w:rsidP="001279F2">
            <w:pPr>
              <w:spacing w:after="40"/>
              <w:jc w:val="center"/>
              <w:rPr>
                <w:rFonts w:asciiTheme="minorHAnsi" w:hAnsiTheme="minorHAnsi" w:cstheme="minorHAnsi"/>
                <w:b/>
                <w:sz w:val="20"/>
                <w:szCs w:val="20"/>
              </w:rPr>
            </w:pPr>
            <w:r w:rsidRPr="00B61386">
              <w:rPr>
                <w:rFonts w:asciiTheme="minorHAnsi" w:hAnsiTheme="minorHAnsi" w:cstheme="minorHAnsi"/>
                <w:b/>
                <w:color w:val="FFFFFF" w:themeColor="background1"/>
                <w:sz w:val="20"/>
                <w:szCs w:val="20"/>
              </w:rPr>
              <w:lastRenderedPageBreak/>
              <w:t>Simulasi</w:t>
            </w:r>
          </w:p>
        </w:tc>
      </w:tr>
      <w:tr w:rsidR="001279F2" w:rsidRPr="00B61386" w14:paraId="3264D6B6" w14:textId="77777777" w:rsidTr="000F6E7E">
        <w:trPr>
          <w:trHeight w:val="122"/>
          <w:trPrChange w:id="300" w:author="Aswin Nabila" w:date="2026-04-30T09:25:00Z" w16du:dateUtc="2026-04-30T02:25:00Z">
            <w:trPr>
              <w:gridBefore w:val="1"/>
              <w:trHeight w:val="122"/>
            </w:trPr>
          </w:trPrChange>
        </w:trPr>
        <w:tc>
          <w:tcPr>
            <w:tcW w:w="10801" w:type="dxa"/>
            <w:gridSpan w:val="45"/>
            <w:vAlign w:val="center"/>
            <w:tcPrChange w:id="301" w:author="Aswin Nabila" w:date="2026-04-30T09:25:00Z" w16du:dateUtc="2026-04-30T02:25:00Z">
              <w:tcPr>
                <w:tcW w:w="10800" w:type="dxa"/>
                <w:gridSpan w:val="46"/>
                <w:vAlign w:val="center"/>
              </w:tcPr>
            </w:tcPrChange>
          </w:tcPr>
          <w:p w14:paraId="4189AC2F" w14:textId="77777777" w:rsidR="001279F2" w:rsidRPr="00B33679" w:rsidRDefault="001279F2" w:rsidP="001279F2">
            <w:pPr>
              <w:pStyle w:val="ListParagraph"/>
              <w:ind w:left="306"/>
              <w:jc w:val="both"/>
              <w:rPr>
                <w:rFonts w:asciiTheme="minorHAnsi" w:hAnsiTheme="minorHAnsi" w:cstheme="minorHAnsi"/>
                <w:sz w:val="20"/>
                <w:szCs w:val="20"/>
              </w:rPr>
            </w:pPr>
          </w:p>
          <w:p w14:paraId="599F5D64" w14:textId="77777777" w:rsidR="001279F2" w:rsidRPr="00B5274F" w:rsidRDefault="001279F2" w:rsidP="001279F2">
            <w:pPr>
              <w:pStyle w:val="ListParagraph"/>
              <w:numPr>
                <w:ilvl w:val="0"/>
                <w:numId w:val="5"/>
              </w:numPr>
              <w:ind w:left="306"/>
              <w:jc w:val="both"/>
              <w:rPr>
                <w:rFonts w:asciiTheme="minorHAnsi" w:hAnsiTheme="minorHAnsi" w:cstheme="minorHAnsi"/>
                <w:sz w:val="20"/>
                <w:szCs w:val="20"/>
              </w:rPr>
            </w:pPr>
            <w:r w:rsidRPr="00B5274F">
              <w:rPr>
                <w:rFonts w:asciiTheme="minorHAnsi" w:hAnsiTheme="minorHAnsi" w:cstheme="minorHAnsi"/>
                <w:sz w:val="20"/>
                <w:szCs w:val="20"/>
              </w:rPr>
              <w:t xml:space="preserve">Tertanggung/Peserta seorang </w:t>
            </w:r>
            <w:r w:rsidRPr="00DB4026">
              <w:rPr>
                <w:rFonts w:asciiTheme="minorHAnsi" w:hAnsiTheme="minorHAnsi" w:cstheme="minorHAnsi"/>
                <w:i/>
                <w:iCs/>
                <w:color w:val="5B9BD5" w:themeColor="accent5"/>
                <w:sz w:val="20"/>
                <w:szCs w:val="20"/>
                <w:highlight w:val="yellow"/>
              </w:rPr>
              <w:t>[Gender]</w:t>
            </w:r>
            <w:r w:rsidRPr="00B5274F">
              <w:rPr>
                <w:rFonts w:asciiTheme="minorHAnsi" w:hAnsiTheme="minorHAnsi" w:cstheme="minorHAnsi"/>
                <w:sz w:val="20"/>
                <w:szCs w:val="20"/>
              </w:rPr>
              <w:t xml:space="preserve"> berusia </w:t>
            </w:r>
            <w:r w:rsidRPr="00DB4026">
              <w:rPr>
                <w:rFonts w:asciiTheme="minorHAnsi" w:hAnsiTheme="minorHAnsi" w:cstheme="minorHAnsi"/>
                <w:i/>
                <w:iCs/>
                <w:color w:val="5B9BD5" w:themeColor="accent5"/>
                <w:sz w:val="20"/>
                <w:szCs w:val="20"/>
                <w:highlight w:val="yellow"/>
              </w:rPr>
              <w:t>[insuredage]</w:t>
            </w:r>
            <w:r w:rsidRPr="00B5274F">
              <w:rPr>
                <w:rFonts w:asciiTheme="minorHAnsi" w:hAnsiTheme="minorHAnsi" w:cstheme="minorHAnsi"/>
                <w:sz w:val="20"/>
                <w:szCs w:val="20"/>
              </w:rPr>
              <w:t xml:space="preserve"> tahun. </w:t>
            </w:r>
          </w:p>
          <w:p w14:paraId="51CEA8C2" w14:textId="77777777" w:rsidR="001279F2" w:rsidRPr="00B33679" w:rsidRDefault="001279F2" w:rsidP="001279F2">
            <w:pPr>
              <w:pStyle w:val="ListParagraph"/>
              <w:numPr>
                <w:ilvl w:val="0"/>
                <w:numId w:val="5"/>
              </w:numPr>
              <w:ind w:left="306"/>
              <w:jc w:val="both"/>
              <w:rPr>
                <w:rFonts w:asciiTheme="minorHAnsi" w:hAnsiTheme="minorHAnsi" w:cstheme="minorHAnsi"/>
                <w:sz w:val="20"/>
                <w:szCs w:val="20"/>
              </w:rPr>
            </w:pPr>
            <w:r w:rsidRPr="00B33679">
              <w:rPr>
                <w:rFonts w:asciiTheme="minorHAnsi" w:hAnsiTheme="minorHAnsi" w:cstheme="minorHAnsi"/>
                <w:sz w:val="20"/>
                <w:szCs w:val="20"/>
              </w:rPr>
              <w:t>Manfaat Asuransi Mega Warisan yang dipilih adalah</w:t>
            </w:r>
            <w:r>
              <w:rPr>
                <w:rFonts w:asciiTheme="minorHAnsi" w:hAnsiTheme="minorHAnsi" w:cstheme="minorHAnsi"/>
                <w:sz w:val="20"/>
                <w:szCs w:val="20"/>
              </w:rPr>
              <w:t xml:space="preserve"> </w:t>
            </w:r>
            <w:r w:rsidRPr="00786388">
              <w:rPr>
                <w:rFonts w:asciiTheme="minorHAnsi" w:hAnsiTheme="minorHAnsi" w:cstheme="minorHAnsi"/>
                <w:i/>
                <w:iCs/>
                <w:color w:val="5B9BD5" w:themeColor="accent5"/>
                <w:sz w:val="20"/>
                <w:szCs w:val="20"/>
                <w:highlight w:val="yellow"/>
              </w:rPr>
              <w:t>[PlanName]</w:t>
            </w:r>
            <w:r w:rsidRPr="00786388">
              <w:rPr>
                <w:rFonts w:asciiTheme="minorHAnsi" w:hAnsiTheme="minorHAnsi" w:cstheme="minorHAnsi"/>
                <w:sz w:val="20"/>
                <w:szCs w:val="20"/>
                <w:highlight w:val="yellow"/>
              </w:rPr>
              <w:t>.</w:t>
            </w:r>
          </w:p>
          <w:p w14:paraId="002CF5BE" w14:textId="1F645318" w:rsidR="001279F2" w:rsidRPr="00786388" w:rsidRDefault="001279F2" w:rsidP="001279F2">
            <w:pPr>
              <w:pStyle w:val="ListParagraph"/>
              <w:numPr>
                <w:ilvl w:val="0"/>
                <w:numId w:val="6"/>
              </w:numPr>
              <w:jc w:val="both"/>
              <w:rPr>
                <w:rFonts w:asciiTheme="minorHAnsi" w:hAnsiTheme="minorHAnsi" w:cstheme="minorHAnsi"/>
                <w:sz w:val="20"/>
                <w:szCs w:val="20"/>
              </w:rPr>
            </w:pPr>
            <w:r w:rsidRPr="00786388">
              <w:rPr>
                <w:rFonts w:asciiTheme="minorHAnsi" w:hAnsiTheme="minorHAnsi" w:cstheme="minorHAnsi"/>
                <w:sz w:val="20"/>
                <w:szCs w:val="20"/>
              </w:rPr>
              <w:t>Uang Pertanggungan</w:t>
            </w:r>
            <w:ins w:id="302" w:author="Aswin Nabila" w:date="2026-04-30T09:27:00Z" w16du:dateUtc="2026-04-30T02:27:00Z">
              <w:r w:rsidR="000F6E7E">
                <w:rPr>
                  <w:rFonts w:asciiTheme="minorHAnsi" w:hAnsiTheme="minorHAnsi" w:cstheme="minorHAnsi"/>
                  <w:sz w:val="20"/>
                  <w:szCs w:val="20"/>
                </w:rPr>
                <w:tab/>
              </w:r>
              <w:r w:rsidR="000F6E7E">
                <w:rPr>
                  <w:rFonts w:asciiTheme="minorHAnsi" w:hAnsiTheme="minorHAnsi" w:cstheme="minorHAnsi"/>
                  <w:sz w:val="20"/>
                  <w:szCs w:val="20"/>
                </w:rPr>
                <w:tab/>
              </w:r>
            </w:ins>
            <w:del w:id="303" w:author="Aswin Nabila" w:date="2026-04-30T09:27:00Z" w16du:dateUtc="2026-04-30T02:27:00Z">
              <w:r w:rsidRPr="00786388" w:rsidDel="000F6E7E">
                <w:rPr>
                  <w:rFonts w:asciiTheme="minorHAnsi" w:hAnsiTheme="minorHAnsi" w:cstheme="minorHAnsi"/>
                  <w:sz w:val="20"/>
                  <w:szCs w:val="20"/>
                </w:rPr>
                <w:tab/>
                <w:delText xml:space="preserve">      </w:delText>
              </w:r>
            </w:del>
            <w:r w:rsidRPr="00786388">
              <w:rPr>
                <w:rFonts w:asciiTheme="minorHAnsi" w:hAnsiTheme="minorHAnsi" w:cstheme="minorHAnsi"/>
                <w:sz w:val="20"/>
                <w:szCs w:val="20"/>
              </w:rPr>
              <w:t>: IDR</w:t>
            </w:r>
            <w:r w:rsidRPr="00786388">
              <w:rPr>
                <w:rFonts w:asciiTheme="minorHAnsi" w:hAnsiTheme="minorHAnsi" w:cstheme="minorHAnsi"/>
                <w:i/>
                <w:iCs/>
                <w:color w:val="5B9BD5" w:themeColor="accent5"/>
                <w:sz w:val="20"/>
                <w:szCs w:val="20"/>
                <w:highlight w:val="yellow"/>
              </w:rPr>
              <w:t>[SumAssured</w:t>
            </w:r>
            <w:r w:rsidRPr="00786388">
              <w:rPr>
                <w:rFonts w:asciiTheme="minorHAnsi" w:hAnsiTheme="minorHAnsi" w:cstheme="minorHAnsi"/>
                <w:i/>
                <w:iCs/>
                <w:color w:val="5B9BD5" w:themeColor="accent5"/>
                <w:sz w:val="20"/>
                <w:szCs w:val="20"/>
              </w:rPr>
              <w:t>]</w:t>
            </w:r>
          </w:p>
          <w:p w14:paraId="57DC36A4" w14:textId="62C790C4" w:rsidR="001279F2" w:rsidRPr="00786388" w:rsidRDefault="001279F2" w:rsidP="001279F2">
            <w:pPr>
              <w:pStyle w:val="ListParagraph"/>
              <w:numPr>
                <w:ilvl w:val="0"/>
                <w:numId w:val="6"/>
              </w:numPr>
              <w:jc w:val="both"/>
              <w:rPr>
                <w:rFonts w:asciiTheme="minorHAnsi" w:hAnsiTheme="minorHAnsi" w:cstheme="minorHAnsi"/>
                <w:sz w:val="20"/>
                <w:szCs w:val="20"/>
              </w:rPr>
            </w:pPr>
            <w:r w:rsidRPr="00786388">
              <w:rPr>
                <w:rFonts w:asciiTheme="minorHAnsi" w:hAnsiTheme="minorHAnsi" w:cstheme="minorHAnsi"/>
                <w:sz w:val="20"/>
                <w:szCs w:val="20"/>
              </w:rPr>
              <w:t xml:space="preserve">Premi </w:t>
            </w:r>
            <w:r w:rsidRPr="000F6E7E">
              <w:rPr>
                <w:rFonts w:asciiTheme="minorHAnsi" w:hAnsiTheme="minorHAnsi" w:cstheme="minorHAnsi"/>
                <w:i/>
                <w:iCs/>
                <w:color w:val="00B0F0"/>
                <w:sz w:val="20"/>
                <w:szCs w:val="20"/>
                <w:highlight w:val="yellow"/>
                <w:rPrChange w:id="304" w:author="Aswin Nabila" w:date="2026-04-30T09:28:00Z" w16du:dateUtc="2026-04-30T02:28:00Z">
                  <w:rPr>
                    <w:rFonts w:asciiTheme="minorHAnsi" w:hAnsiTheme="minorHAnsi" w:cstheme="minorHAnsi"/>
                    <w:sz w:val="20"/>
                    <w:szCs w:val="20"/>
                  </w:rPr>
                </w:rPrChange>
              </w:rPr>
              <w:t>[Premiumfrequency]</w:t>
            </w:r>
            <w:ins w:id="305" w:author="Aswin Nabila" w:date="2026-04-30T09:27:00Z" w16du:dateUtc="2026-04-30T02:27:00Z">
              <w:r w:rsidR="000F6E7E">
                <w:rPr>
                  <w:rFonts w:asciiTheme="minorHAnsi" w:hAnsiTheme="minorHAnsi" w:cstheme="minorHAnsi"/>
                  <w:sz w:val="20"/>
                  <w:szCs w:val="20"/>
                </w:rPr>
                <w:tab/>
              </w:r>
              <w:r w:rsidR="000F6E7E">
                <w:rPr>
                  <w:rFonts w:asciiTheme="minorHAnsi" w:hAnsiTheme="minorHAnsi" w:cstheme="minorHAnsi"/>
                  <w:sz w:val="20"/>
                  <w:szCs w:val="20"/>
                </w:rPr>
                <w:tab/>
              </w:r>
            </w:ins>
            <w:del w:id="306" w:author="Aswin Nabila" w:date="2026-04-30T09:27:00Z" w16du:dateUtc="2026-04-30T02:27:00Z">
              <w:r w:rsidRPr="00786388" w:rsidDel="000F6E7E">
                <w:rPr>
                  <w:rFonts w:asciiTheme="minorHAnsi" w:hAnsiTheme="minorHAnsi" w:cstheme="minorHAnsi"/>
                  <w:sz w:val="20"/>
                  <w:szCs w:val="20"/>
                </w:rPr>
                <w:delText xml:space="preserve">       </w:delText>
              </w:r>
            </w:del>
            <w:r w:rsidRPr="00786388">
              <w:rPr>
                <w:rFonts w:asciiTheme="minorHAnsi" w:hAnsiTheme="minorHAnsi" w:cstheme="minorHAnsi"/>
                <w:sz w:val="20"/>
                <w:szCs w:val="20"/>
              </w:rPr>
              <w:t>: IDR</w:t>
            </w:r>
            <w:r w:rsidRPr="00786388">
              <w:rPr>
                <w:rFonts w:asciiTheme="minorHAnsi" w:hAnsiTheme="minorHAnsi" w:cstheme="minorHAnsi"/>
                <w:i/>
                <w:iCs/>
                <w:color w:val="5B9BD5" w:themeColor="accent5"/>
                <w:sz w:val="20"/>
                <w:szCs w:val="20"/>
                <w:highlight w:val="yellow"/>
              </w:rPr>
              <w:t>[Premium]</w:t>
            </w:r>
          </w:p>
          <w:p w14:paraId="36290965" w14:textId="0C07B092" w:rsidR="001279F2" w:rsidRPr="00786388" w:rsidRDefault="001279F2" w:rsidP="001279F2">
            <w:pPr>
              <w:pStyle w:val="ListParagraph"/>
              <w:numPr>
                <w:ilvl w:val="0"/>
                <w:numId w:val="6"/>
              </w:numPr>
              <w:jc w:val="both"/>
              <w:rPr>
                <w:rFonts w:asciiTheme="minorHAnsi" w:hAnsiTheme="minorHAnsi" w:cstheme="minorHAnsi"/>
                <w:sz w:val="20"/>
                <w:szCs w:val="20"/>
              </w:rPr>
            </w:pPr>
            <w:r w:rsidRPr="00786388">
              <w:rPr>
                <w:rFonts w:asciiTheme="minorHAnsi" w:hAnsiTheme="minorHAnsi" w:cstheme="minorHAnsi"/>
                <w:sz w:val="20"/>
                <w:szCs w:val="20"/>
              </w:rPr>
              <w:t>Masa Pembayaran Premi</w:t>
            </w:r>
            <w:ins w:id="307" w:author="Aswin Nabila" w:date="2026-04-30T09:27:00Z" w16du:dateUtc="2026-04-30T02:27:00Z">
              <w:r w:rsidR="000F6E7E">
                <w:rPr>
                  <w:rFonts w:asciiTheme="minorHAnsi" w:hAnsiTheme="minorHAnsi" w:cstheme="minorHAnsi"/>
                  <w:sz w:val="20"/>
                  <w:szCs w:val="20"/>
                </w:rPr>
                <w:tab/>
              </w:r>
              <w:r w:rsidR="000F6E7E">
                <w:rPr>
                  <w:rFonts w:asciiTheme="minorHAnsi" w:hAnsiTheme="minorHAnsi" w:cstheme="minorHAnsi"/>
                  <w:sz w:val="20"/>
                  <w:szCs w:val="20"/>
                </w:rPr>
                <w:tab/>
              </w:r>
            </w:ins>
            <w:del w:id="308" w:author="Aswin Nabila" w:date="2026-04-30T09:27:00Z" w16du:dateUtc="2026-04-30T02:27:00Z">
              <w:r w:rsidRPr="00786388" w:rsidDel="000F6E7E">
                <w:rPr>
                  <w:rFonts w:asciiTheme="minorHAnsi" w:hAnsiTheme="minorHAnsi" w:cstheme="minorHAnsi"/>
                  <w:sz w:val="20"/>
                  <w:szCs w:val="20"/>
                </w:rPr>
                <w:delText xml:space="preserve">          </w:delText>
              </w:r>
            </w:del>
            <w:r w:rsidRPr="00786388">
              <w:rPr>
                <w:rFonts w:asciiTheme="minorHAnsi" w:hAnsiTheme="minorHAnsi" w:cstheme="minorHAnsi"/>
                <w:sz w:val="20"/>
                <w:szCs w:val="20"/>
              </w:rPr>
              <w:t>: 5 tahun</w:t>
            </w:r>
          </w:p>
          <w:p w14:paraId="5F5A4B6B" w14:textId="46EBF5DA" w:rsidR="001279F2" w:rsidRPr="00786388" w:rsidRDefault="001279F2" w:rsidP="001279F2">
            <w:pPr>
              <w:pStyle w:val="ListParagraph"/>
              <w:numPr>
                <w:ilvl w:val="0"/>
                <w:numId w:val="6"/>
              </w:numPr>
              <w:jc w:val="both"/>
              <w:rPr>
                <w:rFonts w:asciiTheme="minorHAnsi" w:hAnsiTheme="minorHAnsi" w:cstheme="minorHAnsi"/>
                <w:sz w:val="20"/>
                <w:szCs w:val="20"/>
              </w:rPr>
            </w:pPr>
            <w:r w:rsidRPr="00786388">
              <w:rPr>
                <w:rFonts w:asciiTheme="minorHAnsi" w:hAnsiTheme="minorHAnsi" w:cstheme="minorHAnsi"/>
                <w:sz w:val="20"/>
                <w:szCs w:val="20"/>
              </w:rPr>
              <w:t>Masa Asuransi</w:t>
            </w:r>
            <w:del w:id="309" w:author="Aswin Nabila" w:date="2026-04-30T09:28:00Z" w16du:dateUtc="2026-04-30T02:28:00Z">
              <w:r w:rsidRPr="00786388" w:rsidDel="000F6E7E">
                <w:rPr>
                  <w:rFonts w:asciiTheme="minorHAnsi" w:hAnsiTheme="minorHAnsi" w:cstheme="minorHAnsi"/>
                  <w:sz w:val="20"/>
                  <w:szCs w:val="20"/>
                </w:rPr>
                <w:delText xml:space="preserve">                   </w:delText>
              </w:r>
            </w:del>
            <w:ins w:id="310" w:author="Aswin Nabila" w:date="2026-04-30T09:28:00Z" w16du:dateUtc="2026-04-30T02:28:00Z">
              <w:r w:rsidR="000F6E7E">
                <w:rPr>
                  <w:rFonts w:asciiTheme="minorHAnsi" w:hAnsiTheme="minorHAnsi" w:cstheme="minorHAnsi"/>
                  <w:sz w:val="20"/>
                  <w:szCs w:val="20"/>
                </w:rPr>
                <w:tab/>
              </w:r>
              <w:r w:rsidR="000F6E7E">
                <w:rPr>
                  <w:rFonts w:asciiTheme="minorHAnsi" w:hAnsiTheme="minorHAnsi" w:cstheme="minorHAnsi"/>
                  <w:sz w:val="20"/>
                  <w:szCs w:val="20"/>
                </w:rPr>
                <w:tab/>
              </w:r>
              <w:r w:rsidR="000F6E7E">
                <w:rPr>
                  <w:rFonts w:asciiTheme="minorHAnsi" w:hAnsiTheme="minorHAnsi" w:cstheme="minorHAnsi"/>
                  <w:sz w:val="20"/>
                  <w:szCs w:val="20"/>
                </w:rPr>
                <w:tab/>
              </w:r>
            </w:ins>
            <w:del w:id="311" w:author="Aswin Nabila" w:date="2026-04-30T09:28:00Z" w16du:dateUtc="2026-04-30T02:28:00Z">
              <w:r w:rsidRPr="00786388" w:rsidDel="000F6E7E">
                <w:rPr>
                  <w:rFonts w:asciiTheme="minorHAnsi" w:hAnsiTheme="minorHAnsi" w:cstheme="minorHAnsi"/>
                  <w:sz w:val="20"/>
                  <w:szCs w:val="20"/>
                </w:rPr>
                <w:delText xml:space="preserve"> </w:delText>
              </w:r>
            </w:del>
            <w:del w:id="312" w:author="Aswin Nabila" w:date="2026-04-30T09:27:00Z" w16du:dateUtc="2026-04-30T02:27:00Z">
              <w:r w:rsidRPr="00786388" w:rsidDel="000F6E7E">
                <w:rPr>
                  <w:rFonts w:asciiTheme="minorHAnsi" w:hAnsiTheme="minorHAnsi" w:cstheme="minorHAnsi"/>
                  <w:sz w:val="20"/>
                  <w:szCs w:val="20"/>
                </w:rPr>
                <w:delText xml:space="preserve">         </w:delText>
              </w:r>
            </w:del>
            <w:r w:rsidRPr="00786388">
              <w:rPr>
                <w:rFonts w:asciiTheme="minorHAnsi" w:hAnsiTheme="minorHAnsi" w:cstheme="minorHAnsi"/>
                <w:sz w:val="20"/>
                <w:szCs w:val="20"/>
              </w:rPr>
              <w:t>: 10 tahun</w:t>
            </w:r>
          </w:p>
          <w:p w14:paraId="260C3F02" w14:textId="77777777" w:rsidR="001279F2" w:rsidRPr="00B33679" w:rsidRDefault="001279F2" w:rsidP="001279F2">
            <w:pPr>
              <w:ind w:left="-54"/>
              <w:jc w:val="both"/>
              <w:rPr>
                <w:rFonts w:asciiTheme="minorHAnsi" w:hAnsiTheme="minorHAnsi" w:cstheme="minorHAnsi"/>
                <w:sz w:val="20"/>
                <w:szCs w:val="20"/>
              </w:rPr>
            </w:pPr>
          </w:p>
          <w:p w14:paraId="3EDA0239" w14:textId="77777777" w:rsidR="001279F2" w:rsidRPr="00B33679" w:rsidRDefault="001279F2" w:rsidP="001279F2">
            <w:pPr>
              <w:ind w:left="-54"/>
              <w:jc w:val="both"/>
              <w:rPr>
                <w:rFonts w:asciiTheme="minorHAnsi" w:hAnsiTheme="minorHAnsi" w:cstheme="minorHAnsi"/>
                <w:b/>
                <w:sz w:val="20"/>
                <w:szCs w:val="20"/>
                <w:u w:val="single"/>
              </w:rPr>
            </w:pPr>
            <w:r w:rsidRPr="00B33679">
              <w:rPr>
                <w:rFonts w:asciiTheme="minorHAnsi" w:hAnsiTheme="minorHAnsi" w:cstheme="minorHAnsi"/>
                <w:b/>
                <w:sz w:val="20"/>
                <w:szCs w:val="20"/>
                <w:u w:val="single"/>
              </w:rPr>
              <w:t>Simulasi Manfaat Asuransi</w:t>
            </w:r>
          </w:p>
          <w:p w14:paraId="4C941E05" w14:textId="77777777" w:rsidR="001279F2" w:rsidRPr="00B33679" w:rsidRDefault="001279F2" w:rsidP="001279F2">
            <w:pPr>
              <w:pStyle w:val="ListParagraph"/>
              <w:numPr>
                <w:ilvl w:val="0"/>
                <w:numId w:val="7"/>
              </w:numPr>
              <w:jc w:val="both"/>
              <w:rPr>
                <w:rFonts w:asciiTheme="minorHAnsi" w:hAnsiTheme="minorHAnsi" w:cstheme="minorHAnsi"/>
                <w:b/>
                <w:sz w:val="20"/>
                <w:szCs w:val="20"/>
              </w:rPr>
            </w:pPr>
            <w:r w:rsidRPr="00B33679">
              <w:rPr>
                <w:rFonts w:asciiTheme="minorHAnsi" w:hAnsiTheme="minorHAnsi" w:cstheme="minorHAnsi"/>
                <w:b/>
                <w:sz w:val="20"/>
                <w:szCs w:val="20"/>
              </w:rPr>
              <w:t>Akhir Masa Asuransi</w:t>
            </w:r>
          </w:p>
          <w:p w14:paraId="6950936F" w14:textId="77777777" w:rsidR="001279F2" w:rsidRPr="00B5274F" w:rsidRDefault="001279F2" w:rsidP="001279F2">
            <w:pPr>
              <w:pStyle w:val="ListParagraph"/>
              <w:tabs>
                <w:tab w:val="left" w:pos="3216"/>
              </w:tabs>
              <w:ind w:left="318"/>
              <w:jc w:val="both"/>
              <w:rPr>
                <w:rFonts w:asciiTheme="minorHAnsi" w:hAnsiTheme="minorHAnsi" w:cstheme="minorHAnsi"/>
                <w:sz w:val="20"/>
                <w:szCs w:val="20"/>
              </w:rPr>
            </w:pPr>
            <w:r w:rsidRPr="00B33679">
              <w:rPr>
                <w:rFonts w:asciiTheme="minorHAnsi" w:hAnsiTheme="minorHAnsi" w:cstheme="minorHAnsi"/>
                <w:sz w:val="20"/>
                <w:szCs w:val="20"/>
              </w:rPr>
              <w:t>Tertanggung/Peserta hidup sampai dengan akhir Masa Asuransi, maka Manfaat Asuransi yang akan dibayarkan kepada Pemegang Polis sebesar IDR</w:t>
            </w:r>
            <w:r w:rsidRPr="005608D7">
              <w:rPr>
                <w:rFonts w:asciiTheme="minorHAnsi" w:hAnsiTheme="minorHAnsi" w:cstheme="minorHAnsi"/>
                <w:i/>
                <w:iCs/>
                <w:color w:val="5B9BD5" w:themeColor="accent5"/>
                <w:sz w:val="20"/>
                <w:szCs w:val="20"/>
                <w:highlight w:val="yellow"/>
              </w:rPr>
              <w:t>[</w:t>
            </w:r>
            <w:r>
              <w:rPr>
                <w:rFonts w:asciiTheme="minorHAnsi" w:hAnsiTheme="minorHAnsi" w:cstheme="minorHAnsi"/>
                <w:i/>
                <w:iCs/>
                <w:color w:val="5B9BD5" w:themeColor="accent5"/>
                <w:sz w:val="20"/>
                <w:szCs w:val="20"/>
                <w:highlight w:val="yellow"/>
              </w:rPr>
              <w:t>Maturitybenefitamount=Total Premium paid*110%</w:t>
            </w:r>
            <w:r w:rsidRPr="005608D7">
              <w:rPr>
                <w:rFonts w:asciiTheme="minorHAnsi" w:hAnsiTheme="minorHAnsi" w:cstheme="minorHAnsi"/>
                <w:i/>
                <w:iCs/>
                <w:color w:val="5B9BD5" w:themeColor="accent5"/>
                <w:sz w:val="20"/>
                <w:szCs w:val="20"/>
                <w:highlight w:val="yellow"/>
              </w:rPr>
              <w:t>]</w:t>
            </w:r>
            <w:r>
              <w:rPr>
                <w:rFonts w:asciiTheme="minorHAnsi" w:hAnsiTheme="minorHAnsi" w:cstheme="minorHAnsi"/>
                <w:i/>
                <w:iCs/>
                <w:color w:val="5B9BD5" w:themeColor="accent5"/>
                <w:sz w:val="20"/>
                <w:szCs w:val="20"/>
              </w:rPr>
              <w:t>.</w:t>
            </w:r>
          </w:p>
          <w:p w14:paraId="5334FF8F" w14:textId="77777777" w:rsidR="001279F2" w:rsidRPr="00B33679" w:rsidRDefault="001279F2" w:rsidP="001279F2">
            <w:pPr>
              <w:pStyle w:val="ListParagraph"/>
              <w:ind w:left="318"/>
              <w:jc w:val="both"/>
              <w:rPr>
                <w:rFonts w:asciiTheme="minorHAnsi" w:hAnsiTheme="minorHAnsi" w:cstheme="minorHAnsi"/>
                <w:sz w:val="20"/>
                <w:szCs w:val="20"/>
              </w:rPr>
            </w:pPr>
          </w:p>
          <w:p w14:paraId="333D02EB" w14:textId="77777777" w:rsidR="001279F2" w:rsidRPr="00B33679" w:rsidRDefault="001279F2" w:rsidP="001279F2">
            <w:pPr>
              <w:pStyle w:val="ListParagraph"/>
              <w:numPr>
                <w:ilvl w:val="0"/>
                <w:numId w:val="7"/>
              </w:numPr>
              <w:jc w:val="both"/>
              <w:rPr>
                <w:rFonts w:asciiTheme="minorHAnsi" w:hAnsiTheme="minorHAnsi" w:cstheme="minorHAnsi"/>
                <w:b/>
                <w:sz w:val="20"/>
                <w:szCs w:val="20"/>
              </w:rPr>
            </w:pPr>
            <w:r w:rsidRPr="00B33679">
              <w:rPr>
                <w:rFonts w:asciiTheme="minorHAnsi" w:hAnsiTheme="minorHAnsi" w:cstheme="minorHAnsi"/>
                <w:b/>
                <w:sz w:val="20"/>
                <w:szCs w:val="20"/>
              </w:rPr>
              <w:t>Meninggal Dunia bukan akibat Kecelakaan</w:t>
            </w:r>
          </w:p>
          <w:p w14:paraId="46A5AF69" w14:textId="77777777" w:rsidR="001279F2" w:rsidRPr="00B33679" w:rsidRDefault="001279F2" w:rsidP="001279F2">
            <w:pPr>
              <w:ind w:left="312"/>
              <w:jc w:val="both"/>
              <w:rPr>
                <w:rFonts w:asciiTheme="minorHAnsi" w:hAnsiTheme="minorHAnsi" w:cstheme="minorHAnsi"/>
                <w:sz w:val="20"/>
                <w:szCs w:val="20"/>
              </w:rPr>
            </w:pPr>
            <w:r w:rsidRPr="00B33679">
              <w:rPr>
                <w:rFonts w:asciiTheme="minorHAnsi" w:hAnsiTheme="minorHAnsi" w:cstheme="minorHAnsi"/>
                <w:sz w:val="20"/>
                <w:szCs w:val="20"/>
              </w:rPr>
              <w:t>Tertanggung/Peserta meninggal dunia bukan karena Kecelakaan dalam Masa Asuransi, maka Manfaat Asuransi yang akan dibayarkan kepada Penerima Manfaat sebesar IDR</w:t>
            </w:r>
            <w:r w:rsidRPr="005608D7">
              <w:rPr>
                <w:rFonts w:asciiTheme="minorHAnsi" w:hAnsiTheme="minorHAnsi" w:cstheme="minorHAnsi"/>
                <w:i/>
                <w:iCs/>
                <w:color w:val="5B9BD5" w:themeColor="accent5"/>
                <w:sz w:val="20"/>
                <w:szCs w:val="20"/>
                <w:highlight w:val="yellow"/>
              </w:rPr>
              <w:t>[</w:t>
            </w:r>
            <w:r>
              <w:rPr>
                <w:rFonts w:asciiTheme="minorHAnsi" w:hAnsiTheme="minorHAnsi" w:cstheme="minorHAnsi"/>
                <w:i/>
                <w:iCs/>
                <w:color w:val="5B9BD5" w:themeColor="accent5"/>
                <w:sz w:val="20"/>
                <w:szCs w:val="20"/>
                <w:highlight w:val="yellow"/>
              </w:rPr>
              <w:t>NonAccidentalDeathSumAssured=100%SA</w:t>
            </w:r>
            <w:r w:rsidRPr="005608D7">
              <w:rPr>
                <w:rFonts w:asciiTheme="minorHAnsi" w:hAnsiTheme="minorHAnsi" w:cstheme="minorHAnsi"/>
                <w:i/>
                <w:iCs/>
                <w:color w:val="5B9BD5" w:themeColor="accent5"/>
                <w:sz w:val="20"/>
                <w:szCs w:val="20"/>
                <w:highlight w:val="yellow"/>
              </w:rPr>
              <w:t>]</w:t>
            </w:r>
            <w:r>
              <w:rPr>
                <w:rFonts w:asciiTheme="minorHAnsi" w:hAnsiTheme="minorHAnsi" w:cstheme="minorHAnsi"/>
                <w:i/>
                <w:iCs/>
                <w:color w:val="5B9BD5" w:themeColor="accent5"/>
                <w:sz w:val="20"/>
                <w:szCs w:val="20"/>
              </w:rPr>
              <w:t xml:space="preserve"> </w:t>
            </w:r>
            <w:r w:rsidRPr="00B33679">
              <w:rPr>
                <w:rFonts w:asciiTheme="minorHAnsi" w:hAnsiTheme="minorHAnsi" w:cstheme="minorHAnsi"/>
                <w:sz w:val="20"/>
                <w:szCs w:val="20"/>
              </w:rPr>
              <w:t>dan Polis menjadi berakhir setelah Manfaat Asuransi dibayarkan kepada Penerima Manfaat.</w:t>
            </w:r>
          </w:p>
          <w:p w14:paraId="5D473844" w14:textId="77777777" w:rsidR="001279F2" w:rsidRPr="00B33679" w:rsidRDefault="001279F2" w:rsidP="001279F2">
            <w:pPr>
              <w:ind w:left="312"/>
              <w:jc w:val="both"/>
              <w:rPr>
                <w:rFonts w:asciiTheme="minorHAnsi" w:hAnsiTheme="minorHAnsi" w:cstheme="minorHAnsi"/>
                <w:sz w:val="20"/>
                <w:szCs w:val="20"/>
              </w:rPr>
            </w:pPr>
          </w:p>
          <w:p w14:paraId="104682D7" w14:textId="77777777" w:rsidR="001279F2" w:rsidRPr="00B33679" w:rsidRDefault="001279F2" w:rsidP="001279F2">
            <w:pPr>
              <w:pStyle w:val="ListParagraph"/>
              <w:numPr>
                <w:ilvl w:val="0"/>
                <w:numId w:val="7"/>
              </w:numPr>
              <w:jc w:val="both"/>
              <w:rPr>
                <w:rFonts w:asciiTheme="minorHAnsi" w:hAnsiTheme="minorHAnsi" w:cstheme="minorHAnsi"/>
                <w:b/>
                <w:sz w:val="20"/>
                <w:szCs w:val="20"/>
              </w:rPr>
            </w:pPr>
            <w:r w:rsidRPr="00B33679">
              <w:rPr>
                <w:rFonts w:asciiTheme="minorHAnsi" w:hAnsiTheme="minorHAnsi" w:cstheme="minorHAnsi"/>
                <w:b/>
                <w:sz w:val="20"/>
                <w:szCs w:val="20"/>
              </w:rPr>
              <w:t xml:space="preserve">Meninggal Dunia akibat Kecelakaan </w:t>
            </w:r>
          </w:p>
          <w:p w14:paraId="7C16286D" w14:textId="77777777" w:rsidR="001279F2" w:rsidRPr="00B33679" w:rsidRDefault="001279F2" w:rsidP="001279F2">
            <w:pPr>
              <w:ind w:left="312"/>
              <w:jc w:val="both"/>
              <w:rPr>
                <w:rFonts w:asciiTheme="minorHAnsi" w:hAnsiTheme="minorHAnsi" w:cstheme="minorHAnsi"/>
                <w:sz w:val="20"/>
                <w:szCs w:val="20"/>
              </w:rPr>
            </w:pPr>
            <w:r w:rsidRPr="00B33679">
              <w:rPr>
                <w:rFonts w:asciiTheme="minorHAnsi" w:hAnsiTheme="minorHAnsi" w:cstheme="minorHAnsi"/>
                <w:sz w:val="20"/>
                <w:szCs w:val="20"/>
              </w:rPr>
              <w:t>Tertanggung/Peserta meninggal dunia disebabkan karena kecelakaan dalam Masa Asuransi, maka Manfaat Asuransi yang akan dibayarkan kepada Penerima Manfaat sebesar ID</w:t>
            </w:r>
            <w:r>
              <w:rPr>
                <w:rFonts w:asciiTheme="minorHAnsi" w:hAnsiTheme="minorHAnsi" w:cstheme="minorHAnsi"/>
                <w:sz w:val="20"/>
                <w:szCs w:val="20"/>
              </w:rPr>
              <w:t>R</w:t>
            </w:r>
            <w:r w:rsidRPr="005608D7">
              <w:rPr>
                <w:rFonts w:asciiTheme="minorHAnsi" w:hAnsiTheme="minorHAnsi" w:cstheme="minorHAnsi"/>
                <w:i/>
                <w:iCs/>
                <w:color w:val="5B9BD5" w:themeColor="accent5"/>
                <w:sz w:val="20"/>
                <w:szCs w:val="20"/>
                <w:highlight w:val="yellow"/>
              </w:rPr>
              <w:t>[</w:t>
            </w:r>
            <w:r>
              <w:rPr>
                <w:rFonts w:asciiTheme="minorHAnsi" w:hAnsiTheme="minorHAnsi" w:cstheme="minorHAnsi"/>
                <w:i/>
                <w:iCs/>
                <w:color w:val="5B9BD5" w:themeColor="accent5"/>
                <w:sz w:val="20"/>
                <w:szCs w:val="20"/>
                <w:highlight w:val="yellow"/>
              </w:rPr>
              <w:t>AccidentalDeathSumAssured=200%SA</w:t>
            </w:r>
            <w:r w:rsidRPr="005608D7">
              <w:rPr>
                <w:rFonts w:asciiTheme="minorHAnsi" w:hAnsiTheme="minorHAnsi" w:cstheme="minorHAnsi"/>
                <w:i/>
                <w:iCs/>
                <w:color w:val="5B9BD5" w:themeColor="accent5"/>
                <w:sz w:val="20"/>
                <w:szCs w:val="20"/>
                <w:highlight w:val="yellow"/>
              </w:rPr>
              <w:t>]</w:t>
            </w:r>
            <w:r>
              <w:rPr>
                <w:rFonts w:asciiTheme="minorHAnsi" w:hAnsiTheme="minorHAnsi" w:cstheme="minorHAnsi"/>
                <w:sz w:val="20"/>
                <w:szCs w:val="20"/>
              </w:rPr>
              <w:t xml:space="preserve"> </w:t>
            </w:r>
            <w:r w:rsidRPr="00B33679">
              <w:rPr>
                <w:rFonts w:asciiTheme="minorHAnsi" w:hAnsiTheme="minorHAnsi" w:cstheme="minorHAnsi"/>
                <w:sz w:val="20"/>
                <w:szCs w:val="20"/>
              </w:rPr>
              <w:t xml:space="preserve">dan Polis menjadi berakhir setelah Manfaat Asuransi dibayarkan kepada Penerima Manfaat. </w:t>
            </w:r>
          </w:p>
          <w:p w14:paraId="7919D1E2" w14:textId="77777777" w:rsidR="001279F2" w:rsidRPr="00B33679" w:rsidRDefault="001279F2" w:rsidP="001279F2">
            <w:pPr>
              <w:ind w:left="312"/>
              <w:jc w:val="both"/>
              <w:rPr>
                <w:rFonts w:asciiTheme="minorHAnsi" w:hAnsiTheme="minorHAnsi" w:cstheme="minorHAnsi"/>
                <w:sz w:val="20"/>
                <w:szCs w:val="20"/>
              </w:rPr>
            </w:pPr>
          </w:p>
          <w:p w14:paraId="6E95C7B4" w14:textId="77777777" w:rsidR="001279F2" w:rsidRPr="00B33679" w:rsidRDefault="001279F2" w:rsidP="001279F2">
            <w:pPr>
              <w:pStyle w:val="ListParagraph"/>
              <w:numPr>
                <w:ilvl w:val="0"/>
                <w:numId w:val="7"/>
              </w:numPr>
              <w:jc w:val="both"/>
              <w:rPr>
                <w:rFonts w:asciiTheme="minorHAnsi" w:hAnsiTheme="minorHAnsi" w:cstheme="minorHAnsi"/>
                <w:b/>
                <w:sz w:val="20"/>
                <w:szCs w:val="20"/>
              </w:rPr>
            </w:pPr>
            <w:r w:rsidRPr="00B33679">
              <w:rPr>
                <w:rFonts w:asciiTheme="minorHAnsi" w:hAnsiTheme="minorHAnsi" w:cstheme="minorHAnsi"/>
                <w:b/>
                <w:sz w:val="20"/>
                <w:szCs w:val="20"/>
              </w:rPr>
              <w:t>Pembatalan Polis</w:t>
            </w:r>
          </w:p>
          <w:p w14:paraId="031B474B" w14:textId="77777777" w:rsidR="001279F2" w:rsidRPr="00B33679" w:rsidRDefault="001279F2" w:rsidP="001279F2">
            <w:pPr>
              <w:tabs>
                <w:tab w:val="left" w:pos="2882"/>
                <w:tab w:val="left" w:pos="2980"/>
              </w:tabs>
              <w:ind w:left="312"/>
              <w:jc w:val="both"/>
              <w:rPr>
                <w:rFonts w:asciiTheme="minorHAnsi" w:hAnsiTheme="minorHAnsi" w:cstheme="minorHAnsi"/>
                <w:sz w:val="20"/>
                <w:szCs w:val="20"/>
              </w:rPr>
            </w:pPr>
            <w:r w:rsidRPr="00B33679">
              <w:rPr>
                <w:rFonts w:asciiTheme="minorHAnsi" w:hAnsiTheme="minorHAnsi" w:cstheme="minorHAnsi"/>
                <w:sz w:val="20"/>
                <w:szCs w:val="20"/>
              </w:rPr>
              <w:t>Apabila Tertanggung/Peserta mengajukan pembatalan Polis pada tahun polis ke 6, maka 70% dari total Premi yang sudah dibayarkan akan dikembalikan, maka Manfaat Pengembalian Premi yang akan dibayarkan kepada Pemegang Polis sebesar IDR</w:t>
            </w:r>
            <w:r w:rsidRPr="005608D7">
              <w:rPr>
                <w:rFonts w:asciiTheme="minorHAnsi" w:hAnsiTheme="minorHAnsi" w:cstheme="minorHAnsi"/>
                <w:i/>
                <w:iCs/>
                <w:color w:val="5B9BD5" w:themeColor="accent5"/>
                <w:sz w:val="20"/>
                <w:szCs w:val="20"/>
                <w:highlight w:val="yellow"/>
              </w:rPr>
              <w:t>[</w:t>
            </w:r>
            <w:r>
              <w:rPr>
                <w:rFonts w:asciiTheme="minorHAnsi" w:hAnsiTheme="minorHAnsi" w:cstheme="minorHAnsi"/>
                <w:i/>
                <w:iCs/>
                <w:color w:val="5B9BD5" w:themeColor="accent5"/>
                <w:sz w:val="20"/>
                <w:szCs w:val="20"/>
                <w:highlight w:val="yellow"/>
              </w:rPr>
              <w:t>Surendervalue = Total Premium paid*70%</w:t>
            </w:r>
            <w:r w:rsidRPr="005608D7">
              <w:rPr>
                <w:rFonts w:asciiTheme="minorHAnsi" w:hAnsiTheme="minorHAnsi" w:cstheme="minorHAnsi"/>
                <w:i/>
                <w:iCs/>
                <w:color w:val="5B9BD5" w:themeColor="accent5"/>
                <w:sz w:val="20"/>
                <w:szCs w:val="20"/>
                <w:highlight w:val="yellow"/>
              </w:rPr>
              <w:t>]</w:t>
            </w:r>
            <w:r>
              <w:rPr>
                <w:rFonts w:asciiTheme="minorHAnsi" w:hAnsiTheme="minorHAnsi" w:cstheme="minorHAnsi"/>
                <w:sz w:val="20"/>
                <w:szCs w:val="20"/>
              </w:rPr>
              <w:t>.</w:t>
            </w:r>
          </w:p>
          <w:p w14:paraId="488AC84F" w14:textId="77777777" w:rsidR="001279F2" w:rsidRPr="00B33679" w:rsidRDefault="001279F2" w:rsidP="001279F2">
            <w:pPr>
              <w:tabs>
                <w:tab w:val="left" w:pos="2882"/>
                <w:tab w:val="left" w:pos="2980"/>
              </w:tabs>
              <w:ind w:left="312"/>
              <w:jc w:val="both"/>
              <w:rPr>
                <w:rFonts w:asciiTheme="minorHAnsi" w:hAnsiTheme="minorHAnsi" w:cstheme="minorHAnsi"/>
                <w:sz w:val="20"/>
                <w:szCs w:val="20"/>
              </w:rPr>
            </w:pPr>
          </w:p>
          <w:p w14:paraId="0F336428" w14:textId="77777777" w:rsidR="001279F2" w:rsidRPr="00B33679" w:rsidRDefault="001279F2" w:rsidP="001279F2">
            <w:pPr>
              <w:tabs>
                <w:tab w:val="left" w:pos="2880"/>
                <w:tab w:val="left" w:pos="2982"/>
              </w:tabs>
              <w:jc w:val="both"/>
              <w:rPr>
                <w:rFonts w:asciiTheme="minorHAnsi" w:hAnsiTheme="minorHAnsi" w:cstheme="minorHAnsi"/>
                <w:b/>
                <w:sz w:val="20"/>
                <w:szCs w:val="20"/>
                <w:u w:val="single"/>
              </w:rPr>
            </w:pPr>
            <w:r w:rsidRPr="00B33679">
              <w:rPr>
                <w:rFonts w:asciiTheme="minorHAnsi" w:hAnsiTheme="minorHAnsi" w:cstheme="minorHAnsi"/>
                <w:b/>
                <w:sz w:val="20"/>
                <w:szCs w:val="20"/>
                <w:u w:val="single"/>
              </w:rPr>
              <w:t>Catatan Penting</w:t>
            </w:r>
          </w:p>
          <w:p w14:paraId="41961AC3" w14:textId="77777777" w:rsidR="001279F2" w:rsidRPr="00B33679" w:rsidRDefault="001279F2" w:rsidP="001279F2">
            <w:pPr>
              <w:pStyle w:val="ListParagraph"/>
              <w:tabs>
                <w:tab w:val="left" w:pos="2880"/>
                <w:tab w:val="left" w:pos="2982"/>
              </w:tabs>
              <w:ind w:left="0"/>
              <w:jc w:val="both"/>
              <w:rPr>
                <w:rFonts w:asciiTheme="minorHAnsi" w:hAnsiTheme="minorHAnsi" w:cstheme="minorHAnsi"/>
                <w:i/>
                <w:iCs/>
                <w:sz w:val="20"/>
                <w:szCs w:val="20"/>
              </w:rPr>
            </w:pPr>
            <w:r w:rsidRPr="00B33679">
              <w:rPr>
                <w:rFonts w:asciiTheme="minorHAnsi" w:hAnsiTheme="minorHAnsi" w:cstheme="minorHAnsi"/>
                <w:b/>
                <w:i/>
                <w:iCs/>
                <w:sz w:val="20"/>
                <w:szCs w:val="20"/>
              </w:rPr>
              <w:t>Ilustrasi ini bersifat umum dan tidak mengikat dan bukan merupakan perjanjian asuransi dan bukan merupakan bagian dari Polis. Hak dan kewajiban sebagai Pemegang Polis atau Tertanggung/Peserta dan ketentuan mengenai produk ini tercantum dalam Polis. Syarat, penjelasan dan ketentuan lebih lengkap tentang produk ini baik Premi yang harus dibayarkan, Uang Pertanggungan dan lain sebagainya tercantum dalam ketentuan Polis.</w:t>
            </w:r>
          </w:p>
          <w:p w14:paraId="23FCC02A" w14:textId="77777777" w:rsidR="001279F2" w:rsidRPr="00B61386" w:rsidRDefault="001279F2" w:rsidP="001279F2">
            <w:pPr>
              <w:tabs>
                <w:tab w:val="left" w:pos="2880"/>
                <w:tab w:val="left" w:pos="2982"/>
              </w:tabs>
              <w:jc w:val="both"/>
              <w:rPr>
                <w:rFonts w:asciiTheme="minorHAnsi" w:hAnsiTheme="minorHAnsi" w:cstheme="minorHAnsi"/>
                <w:sz w:val="20"/>
                <w:szCs w:val="20"/>
              </w:rPr>
            </w:pPr>
          </w:p>
        </w:tc>
      </w:tr>
      <w:tr w:rsidR="001279F2" w:rsidRPr="00B61386" w14:paraId="1A077780" w14:textId="77777777" w:rsidTr="00E05CFE">
        <w:trPr>
          <w:trHeight w:val="283"/>
          <w:trPrChange w:id="313" w:author="Aswin Nabila" w:date="2026-04-30T09:33:00Z" w16du:dateUtc="2026-04-30T02:33:00Z">
            <w:trPr>
              <w:gridBefore w:val="1"/>
              <w:trHeight w:val="122"/>
            </w:trPr>
          </w:trPrChange>
        </w:trPr>
        <w:tc>
          <w:tcPr>
            <w:tcW w:w="10801" w:type="dxa"/>
            <w:gridSpan w:val="45"/>
            <w:shd w:val="clear" w:color="auto" w:fill="000000" w:themeFill="text1"/>
            <w:vAlign w:val="center"/>
            <w:tcPrChange w:id="314" w:author="Aswin Nabila" w:date="2026-04-30T09:33:00Z" w16du:dateUtc="2026-04-30T02:33:00Z">
              <w:tcPr>
                <w:tcW w:w="10800" w:type="dxa"/>
                <w:gridSpan w:val="46"/>
                <w:shd w:val="clear" w:color="auto" w:fill="000000" w:themeFill="text1"/>
                <w:vAlign w:val="center"/>
              </w:tcPr>
            </w:tcPrChange>
          </w:tcPr>
          <w:p w14:paraId="618DDA95" w14:textId="77777777" w:rsidR="001279F2" w:rsidRPr="00B61386" w:rsidRDefault="001279F2" w:rsidP="001279F2">
            <w:pPr>
              <w:spacing w:after="40"/>
              <w:jc w:val="center"/>
              <w:rPr>
                <w:rFonts w:asciiTheme="minorHAnsi" w:hAnsiTheme="minorHAnsi" w:cstheme="minorHAnsi"/>
                <w:b/>
                <w:sz w:val="20"/>
                <w:szCs w:val="20"/>
              </w:rPr>
            </w:pPr>
            <w:r w:rsidRPr="00B61386">
              <w:rPr>
                <w:rFonts w:asciiTheme="minorHAnsi" w:hAnsiTheme="minorHAnsi" w:cstheme="minorHAnsi"/>
                <w:b/>
                <w:color w:val="FFFFFF" w:themeColor="background1"/>
                <w:sz w:val="20"/>
                <w:szCs w:val="20"/>
              </w:rPr>
              <w:t>Informasi Tambahan</w:t>
            </w:r>
          </w:p>
        </w:tc>
      </w:tr>
      <w:tr w:rsidR="001279F2" w:rsidRPr="00B61386" w14:paraId="60A9C61A" w14:textId="77777777" w:rsidTr="000F6E7E">
        <w:trPr>
          <w:trHeight w:val="122"/>
          <w:trPrChange w:id="315" w:author="Aswin Nabila" w:date="2026-04-30T09:25:00Z" w16du:dateUtc="2026-04-30T02:25:00Z">
            <w:trPr>
              <w:gridBefore w:val="1"/>
              <w:trHeight w:val="122"/>
            </w:trPr>
          </w:trPrChange>
        </w:trPr>
        <w:tc>
          <w:tcPr>
            <w:tcW w:w="10801" w:type="dxa"/>
            <w:gridSpan w:val="45"/>
            <w:tcBorders>
              <w:bottom w:val="single" w:sz="4" w:space="0" w:color="auto"/>
            </w:tcBorders>
            <w:vAlign w:val="center"/>
            <w:tcPrChange w:id="316" w:author="Aswin Nabila" w:date="2026-04-30T09:25:00Z" w16du:dateUtc="2026-04-30T02:25:00Z">
              <w:tcPr>
                <w:tcW w:w="10800" w:type="dxa"/>
                <w:gridSpan w:val="46"/>
                <w:tcBorders>
                  <w:bottom w:val="single" w:sz="4" w:space="0" w:color="auto"/>
                </w:tcBorders>
                <w:vAlign w:val="center"/>
              </w:tcPr>
            </w:tcPrChange>
          </w:tcPr>
          <w:p w14:paraId="604E3B1C" w14:textId="77777777" w:rsidR="001279F2" w:rsidRPr="00B61386" w:rsidRDefault="001279F2" w:rsidP="001279F2">
            <w:pPr>
              <w:pStyle w:val="ListParagraph"/>
              <w:ind w:left="249"/>
              <w:jc w:val="both"/>
              <w:rPr>
                <w:rFonts w:asciiTheme="minorHAnsi" w:hAnsiTheme="minorHAnsi" w:cstheme="minorHAnsi"/>
                <w:sz w:val="20"/>
                <w:szCs w:val="20"/>
              </w:rPr>
            </w:pPr>
          </w:p>
          <w:p w14:paraId="343E9A2F" w14:textId="77777777" w:rsidR="001279F2" w:rsidRPr="00B61386" w:rsidRDefault="001279F2" w:rsidP="001279F2">
            <w:pPr>
              <w:pStyle w:val="ListParagraph"/>
              <w:numPr>
                <w:ilvl w:val="0"/>
                <w:numId w:val="3"/>
              </w:numPr>
              <w:ind w:left="249" w:hanging="306"/>
              <w:jc w:val="both"/>
              <w:rPr>
                <w:rFonts w:asciiTheme="minorHAnsi" w:hAnsiTheme="minorHAnsi" w:cstheme="minorHAnsi"/>
                <w:sz w:val="20"/>
                <w:szCs w:val="20"/>
              </w:rPr>
            </w:pPr>
            <w:r w:rsidRPr="00B61386">
              <w:rPr>
                <w:rFonts w:asciiTheme="minorHAnsi" w:hAnsiTheme="minorHAnsi" w:cstheme="minorHAnsi"/>
                <w:sz w:val="20"/>
                <w:szCs w:val="20"/>
              </w:rPr>
              <w:t>Definisi-definisi penting:</w:t>
            </w:r>
          </w:p>
          <w:p w14:paraId="60ADBDF6" w14:textId="77777777" w:rsidR="001279F2" w:rsidRPr="00B61386" w:rsidRDefault="001279F2" w:rsidP="001279F2">
            <w:pPr>
              <w:pStyle w:val="ListParagraph"/>
              <w:numPr>
                <w:ilvl w:val="0"/>
                <w:numId w:val="8"/>
              </w:numPr>
              <w:jc w:val="both"/>
              <w:rPr>
                <w:rFonts w:asciiTheme="minorHAnsi" w:hAnsiTheme="minorHAnsi" w:cstheme="minorHAnsi"/>
                <w:sz w:val="20"/>
                <w:szCs w:val="20"/>
              </w:rPr>
            </w:pPr>
            <w:r w:rsidRPr="00B61386">
              <w:rPr>
                <w:rFonts w:asciiTheme="minorHAnsi" w:hAnsiTheme="minorHAnsi" w:cstheme="minorHAnsi"/>
                <w:sz w:val="20"/>
                <w:szCs w:val="20"/>
              </w:rPr>
              <w:t xml:space="preserve">Pemegang Polis adalah pihak yang mengikatkan diri berdasarkan perjanjian asuransi dengan Penanggung untuk mendapatkan perlindungan atau pengelolaan atas risiko bagi dirinya atau Tertanggung/Peserta sesuai ketentuan Polis. </w:t>
            </w:r>
          </w:p>
          <w:p w14:paraId="045D6BC0" w14:textId="77777777" w:rsidR="001279F2" w:rsidRPr="00B61386" w:rsidRDefault="001279F2" w:rsidP="001279F2">
            <w:pPr>
              <w:pStyle w:val="ListParagraph"/>
              <w:numPr>
                <w:ilvl w:val="0"/>
                <w:numId w:val="8"/>
              </w:numPr>
              <w:jc w:val="both"/>
              <w:rPr>
                <w:rFonts w:asciiTheme="minorHAnsi" w:hAnsiTheme="minorHAnsi" w:cstheme="minorHAnsi"/>
                <w:sz w:val="20"/>
                <w:szCs w:val="20"/>
              </w:rPr>
            </w:pPr>
            <w:r w:rsidRPr="00B61386">
              <w:rPr>
                <w:rFonts w:asciiTheme="minorHAnsi" w:hAnsiTheme="minorHAnsi" w:cstheme="minorHAnsi"/>
                <w:sz w:val="20"/>
                <w:szCs w:val="20"/>
              </w:rPr>
              <w:t>Penanggung adalah PT PFI Mega Life Insurance.</w:t>
            </w:r>
          </w:p>
          <w:p w14:paraId="0EFB4F03" w14:textId="77777777" w:rsidR="001279F2" w:rsidRPr="00B61386" w:rsidRDefault="001279F2" w:rsidP="001279F2">
            <w:pPr>
              <w:pStyle w:val="ListParagraph"/>
              <w:numPr>
                <w:ilvl w:val="0"/>
                <w:numId w:val="8"/>
              </w:numPr>
              <w:jc w:val="both"/>
              <w:rPr>
                <w:rFonts w:asciiTheme="minorHAnsi" w:hAnsiTheme="minorHAnsi" w:cstheme="minorHAnsi"/>
                <w:sz w:val="20"/>
                <w:szCs w:val="20"/>
              </w:rPr>
            </w:pPr>
            <w:r w:rsidRPr="00B61386">
              <w:rPr>
                <w:rFonts w:asciiTheme="minorHAnsi" w:hAnsiTheme="minorHAnsi" w:cstheme="minorHAnsi"/>
                <w:sz w:val="20"/>
                <w:szCs w:val="20"/>
              </w:rPr>
              <w:t>Penerima Manfaat adalah ahli waris yang berhak menerima warisan berdasarkan hukum yang berlaku atau perorangan yang ditunjuk berdasarkan Polis untuk menerima Manfaat Asuransi apabila Tertanggung/Peserta meninggal dunia.</w:t>
            </w:r>
          </w:p>
          <w:p w14:paraId="5A12EAA6" w14:textId="77777777" w:rsidR="001279F2" w:rsidRPr="00B61386" w:rsidRDefault="001279F2" w:rsidP="001279F2">
            <w:pPr>
              <w:pStyle w:val="ListParagraph"/>
              <w:numPr>
                <w:ilvl w:val="0"/>
                <w:numId w:val="8"/>
              </w:numPr>
              <w:jc w:val="both"/>
              <w:rPr>
                <w:rFonts w:asciiTheme="minorHAnsi" w:hAnsiTheme="minorHAnsi" w:cstheme="minorHAnsi"/>
                <w:sz w:val="20"/>
                <w:szCs w:val="20"/>
              </w:rPr>
            </w:pPr>
            <w:r w:rsidRPr="00B61386">
              <w:rPr>
                <w:rFonts w:asciiTheme="minorHAnsi" w:hAnsiTheme="minorHAnsi" w:cstheme="minorHAnsi"/>
                <w:sz w:val="20"/>
                <w:szCs w:val="20"/>
              </w:rPr>
              <w:t>Tertanggung/Peserta adalah perorangan yang atas jiwa dan/atau kesehatannya diadakan perjanjian asuransi jiwa.</w:t>
            </w:r>
          </w:p>
          <w:p w14:paraId="22C0C3DD" w14:textId="77777777" w:rsidR="001279F2" w:rsidRPr="00B61386" w:rsidRDefault="001279F2" w:rsidP="001279F2">
            <w:pPr>
              <w:pStyle w:val="ListParagraph"/>
              <w:numPr>
                <w:ilvl w:val="0"/>
                <w:numId w:val="8"/>
              </w:numPr>
              <w:jc w:val="both"/>
              <w:rPr>
                <w:rFonts w:asciiTheme="minorHAnsi" w:hAnsiTheme="minorHAnsi" w:cstheme="minorHAnsi"/>
                <w:sz w:val="20"/>
                <w:szCs w:val="20"/>
              </w:rPr>
            </w:pPr>
            <w:r w:rsidRPr="00B61386">
              <w:rPr>
                <w:rFonts w:asciiTheme="minorHAnsi" w:hAnsiTheme="minorHAnsi" w:cstheme="minorHAnsi"/>
                <w:sz w:val="20"/>
                <w:szCs w:val="20"/>
              </w:rPr>
              <w:t>Manfaat Asuransi adalah manfaat yang diperjanjikan sebagaimana yang tercantum dalam Polis yang dapat dibayarkan oleh Penanggung dengan tunduk pada syarat-syarat dan ketentuan dari Polis ini sehubungan dengan masing-masing peristiwa yang dijamin berdasarkan Polis.</w:t>
            </w:r>
          </w:p>
          <w:p w14:paraId="5826BBCB" w14:textId="77777777" w:rsidR="001279F2" w:rsidRPr="00B61386" w:rsidRDefault="001279F2" w:rsidP="001279F2">
            <w:pPr>
              <w:pStyle w:val="ListParagraph"/>
              <w:numPr>
                <w:ilvl w:val="0"/>
                <w:numId w:val="8"/>
              </w:numPr>
              <w:jc w:val="both"/>
              <w:rPr>
                <w:rFonts w:asciiTheme="minorHAnsi" w:hAnsiTheme="minorHAnsi" w:cstheme="minorHAnsi"/>
                <w:sz w:val="20"/>
                <w:szCs w:val="20"/>
              </w:rPr>
            </w:pPr>
            <w:r w:rsidRPr="00B61386">
              <w:rPr>
                <w:rFonts w:asciiTheme="minorHAnsi" w:hAnsiTheme="minorHAnsi" w:cstheme="minorHAnsi"/>
                <w:sz w:val="20"/>
                <w:szCs w:val="20"/>
              </w:rPr>
              <w:t>Masa Leluasa (</w:t>
            </w:r>
            <w:r w:rsidRPr="00B61386">
              <w:rPr>
                <w:rFonts w:asciiTheme="minorHAnsi" w:hAnsiTheme="minorHAnsi" w:cstheme="minorHAnsi"/>
                <w:i/>
                <w:sz w:val="20"/>
                <w:szCs w:val="20"/>
              </w:rPr>
              <w:t>Grace Period</w:t>
            </w:r>
            <w:r w:rsidRPr="00B61386">
              <w:rPr>
                <w:rFonts w:asciiTheme="minorHAnsi" w:hAnsiTheme="minorHAnsi" w:cstheme="minorHAnsi"/>
                <w:sz w:val="20"/>
                <w:szCs w:val="20"/>
              </w:rPr>
              <w:t>) adalah masa tenggang waktu pembayaran Premi, dimana asuransi tetap berlaku, yaitu selama 30 (tiga puluh) hari kalender terhitung sejak tanggal jatuh tempo pembayaran Premi.</w:t>
            </w:r>
          </w:p>
          <w:p w14:paraId="60FF31A9" w14:textId="77777777" w:rsidR="001279F2" w:rsidRPr="00B61386" w:rsidRDefault="001279F2" w:rsidP="001279F2">
            <w:pPr>
              <w:pStyle w:val="ListParagraph"/>
              <w:numPr>
                <w:ilvl w:val="0"/>
                <w:numId w:val="8"/>
              </w:numPr>
              <w:jc w:val="both"/>
              <w:rPr>
                <w:rFonts w:asciiTheme="minorHAnsi" w:hAnsiTheme="minorHAnsi" w:cstheme="minorHAnsi"/>
                <w:sz w:val="20"/>
                <w:szCs w:val="20"/>
              </w:rPr>
            </w:pPr>
            <w:r w:rsidRPr="00B61386">
              <w:rPr>
                <w:rFonts w:asciiTheme="minorHAnsi" w:hAnsiTheme="minorHAnsi" w:cstheme="minorHAnsi"/>
                <w:sz w:val="20"/>
                <w:szCs w:val="20"/>
              </w:rPr>
              <w:lastRenderedPageBreak/>
              <w:t>Kecelakaan adalah suatu peristiwa yang terjadi secara tiba-tiba, tidak terduga sebelumnya dan datang dari luar diri Tertanggung/Peserta, bersifat kekerasan, tidak dikehendaki serta tidak ada unsur kesengajaan dalam peristiwa yang mengakibatkan Tertanggung/Peserta cedera secara fisik dan dapat dilihat secara kasat mata serta memerlukan perawatan dokter atau Rawat Inap/bedah di Rumah Sakit.</w:t>
            </w:r>
          </w:p>
          <w:p w14:paraId="39211535" w14:textId="77777777" w:rsidR="001279F2" w:rsidRPr="00B61386" w:rsidRDefault="001279F2" w:rsidP="001279F2">
            <w:pPr>
              <w:pStyle w:val="ListParagraph"/>
              <w:numPr>
                <w:ilvl w:val="0"/>
                <w:numId w:val="8"/>
              </w:numPr>
              <w:jc w:val="both"/>
              <w:rPr>
                <w:rFonts w:asciiTheme="minorHAnsi" w:hAnsiTheme="minorHAnsi" w:cstheme="minorHAnsi"/>
                <w:sz w:val="20"/>
                <w:szCs w:val="20"/>
              </w:rPr>
            </w:pPr>
            <w:r w:rsidRPr="00B61386">
              <w:rPr>
                <w:rFonts w:asciiTheme="minorHAnsi" w:hAnsiTheme="minorHAnsi" w:cstheme="minorHAnsi"/>
                <w:sz w:val="20"/>
                <w:szCs w:val="20"/>
              </w:rPr>
              <w:t>Tanggal Berlakunya Polis adalah tanggal pertanggungan mulai berlaku sebagaimana dicantumkan dalam Ikhtisar Polis dan segala perubahannya (jika ada).</w:t>
            </w:r>
          </w:p>
          <w:p w14:paraId="453772E9" w14:textId="77777777" w:rsidR="001279F2" w:rsidRPr="00B61386" w:rsidRDefault="001279F2" w:rsidP="001279F2">
            <w:pPr>
              <w:pStyle w:val="ListParagraph"/>
              <w:numPr>
                <w:ilvl w:val="0"/>
                <w:numId w:val="8"/>
              </w:numPr>
              <w:jc w:val="both"/>
              <w:rPr>
                <w:rFonts w:asciiTheme="minorHAnsi" w:hAnsiTheme="minorHAnsi" w:cstheme="minorHAnsi"/>
                <w:sz w:val="20"/>
                <w:szCs w:val="20"/>
              </w:rPr>
            </w:pPr>
            <w:r w:rsidRPr="00B61386">
              <w:rPr>
                <w:rFonts w:asciiTheme="minorHAnsi" w:hAnsiTheme="minorHAnsi" w:cstheme="minorHAnsi"/>
                <w:sz w:val="20"/>
                <w:szCs w:val="20"/>
              </w:rPr>
              <w:t xml:space="preserve">Polis adalah dokumen perjanjian asuransi jiwa antara Penanggung dan Pemegang Polis, termasuk namun tidak terbatas kepada Ikhtisar Polis, Ketentuan Polis dan/atau </w:t>
            </w:r>
            <w:r w:rsidRPr="00E05CFE">
              <w:rPr>
                <w:rFonts w:asciiTheme="minorHAnsi" w:hAnsiTheme="minorHAnsi" w:cstheme="minorHAnsi"/>
                <w:sz w:val="20"/>
                <w:szCs w:val="20"/>
              </w:rPr>
              <w:t>Endorsemen</w:t>
            </w:r>
            <w:del w:id="317" w:author="Aswin Nabila" w:date="2026-04-30T09:36:00Z" w16du:dateUtc="2026-04-30T02:36:00Z">
              <w:r w:rsidRPr="00E05CFE" w:rsidDel="00E05CFE">
                <w:rPr>
                  <w:rFonts w:asciiTheme="minorHAnsi" w:hAnsiTheme="minorHAnsi" w:cstheme="minorHAnsi"/>
                  <w:sz w:val="20"/>
                  <w:szCs w:val="20"/>
                </w:rPr>
                <w:delText>t</w:delText>
              </w:r>
            </w:del>
            <w:r w:rsidRPr="00B61386">
              <w:rPr>
                <w:rFonts w:asciiTheme="minorHAnsi" w:hAnsiTheme="minorHAnsi" w:cstheme="minorHAnsi"/>
                <w:sz w:val="20"/>
                <w:szCs w:val="20"/>
              </w:rPr>
              <w:t xml:space="preserve"> (apabila ada), yang secara keseluruhan merupakan satu kesatuan dan menjadi bagian yang tidak terpisahkan dari Polis.</w:t>
            </w:r>
          </w:p>
          <w:p w14:paraId="7B403A9E" w14:textId="77777777" w:rsidR="001279F2" w:rsidRPr="00B61386" w:rsidRDefault="001279F2" w:rsidP="001279F2">
            <w:pPr>
              <w:pStyle w:val="ListParagraph"/>
              <w:numPr>
                <w:ilvl w:val="0"/>
                <w:numId w:val="8"/>
              </w:numPr>
              <w:jc w:val="both"/>
              <w:rPr>
                <w:rFonts w:asciiTheme="minorHAnsi" w:hAnsiTheme="minorHAnsi" w:cstheme="minorHAnsi"/>
                <w:sz w:val="20"/>
                <w:szCs w:val="20"/>
              </w:rPr>
            </w:pPr>
            <w:r w:rsidRPr="00B61386">
              <w:rPr>
                <w:rFonts w:asciiTheme="minorHAnsi" w:hAnsiTheme="minorHAnsi" w:cstheme="minorHAnsi"/>
                <w:sz w:val="20"/>
                <w:szCs w:val="20"/>
              </w:rPr>
              <w:t>Premi adalah sejumlah uang yang ditetapkan oleh Penanggung dan disetujui oleh Pemegang Polis yang wajib dibayar oleh Pemegang Polis atau pembayar Premi (apabila berbeda dengan Pemegang Polis) kepada Penanggung sebagaimana disebutkan dalam Ikhtisar Polis.</w:t>
            </w:r>
          </w:p>
          <w:p w14:paraId="6A15C7C4" w14:textId="77777777" w:rsidR="001279F2" w:rsidRPr="00B61386" w:rsidRDefault="001279F2" w:rsidP="001279F2">
            <w:pPr>
              <w:pStyle w:val="ListParagraph"/>
              <w:numPr>
                <w:ilvl w:val="0"/>
                <w:numId w:val="3"/>
              </w:numPr>
              <w:ind w:left="249" w:hanging="306"/>
              <w:jc w:val="both"/>
              <w:rPr>
                <w:rFonts w:asciiTheme="minorHAnsi" w:hAnsiTheme="minorHAnsi" w:cstheme="minorHAnsi"/>
                <w:sz w:val="20"/>
                <w:szCs w:val="20"/>
              </w:rPr>
            </w:pPr>
            <w:r w:rsidRPr="00B61386">
              <w:rPr>
                <w:rFonts w:asciiTheme="minorHAnsi" w:hAnsiTheme="minorHAnsi" w:cstheme="minorHAnsi"/>
                <w:sz w:val="20"/>
                <w:szCs w:val="20"/>
              </w:rPr>
              <w:t>Apabila Tertanggung/Peserta mengundurkan diri dari pertanggungan asuransi, maka Penanggung akan membayarkan Nilai Tunai yang tersedia pada saat Tertanggung/Peserta mengundurkan diri (jika ada). Adapun ketentuan mengenai pembayaran Nilai Tunai sebagai berikut:</w:t>
            </w:r>
          </w:p>
          <w:p w14:paraId="609D9A85" w14:textId="77777777" w:rsidR="001279F2" w:rsidRPr="00B61386" w:rsidRDefault="001279F2" w:rsidP="00581577">
            <w:pPr>
              <w:pStyle w:val="ListParagraph"/>
              <w:numPr>
                <w:ilvl w:val="0"/>
                <w:numId w:val="22"/>
              </w:numPr>
              <w:ind w:left="658" w:hanging="357"/>
              <w:jc w:val="both"/>
              <w:rPr>
                <w:rFonts w:asciiTheme="minorHAnsi" w:hAnsiTheme="minorHAnsi" w:cstheme="minorHAnsi"/>
                <w:sz w:val="20"/>
                <w:szCs w:val="20"/>
              </w:rPr>
            </w:pPr>
            <w:r w:rsidRPr="00B61386">
              <w:rPr>
                <w:rFonts w:asciiTheme="minorHAnsi" w:hAnsiTheme="minorHAnsi" w:cstheme="minorHAnsi"/>
                <w:sz w:val="20"/>
                <w:szCs w:val="20"/>
              </w:rPr>
              <w:t>Premi Berkala</w:t>
            </w:r>
          </w:p>
          <w:p w14:paraId="193DC4DF" w14:textId="77777777" w:rsidR="001279F2" w:rsidRPr="00B61386" w:rsidRDefault="001279F2" w:rsidP="00581577">
            <w:pPr>
              <w:pStyle w:val="ListParagraph"/>
              <w:numPr>
                <w:ilvl w:val="0"/>
                <w:numId w:val="23"/>
              </w:numPr>
              <w:ind w:left="1066" w:hanging="380"/>
              <w:jc w:val="both"/>
              <w:rPr>
                <w:rFonts w:asciiTheme="minorHAnsi" w:hAnsiTheme="minorHAnsi" w:cstheme="minorHAnsi"/>
                <w:sz w:val="20"/>
                <w:szCs w:val="20"/>
              </w:rPr>
            </w:pPr>
            <w:r w:rsidRPr="00B61386">
              <w:rPr>
                <w:rFonts w:asciiTheme="minorHAnsi" w:hAnsiTheme="minorHAnsi" w:cstheme="minorHAnsi"/>
                <w:sz w:val="20"/>
                <w:szCs w:val="20"/>
              </w:rPr>
              <w:t>Pembatalan Polis yang terjadi sebelum tahun Polis ke 5 (lima), maka tidak ada pengembalian Nilai Tunai apapun.</w:t>
            </w:r>
          </w:p>
          <w:p w14:paraId="6709C8F2" w14:textId="6A32DB15" w:rsidR="00550415" w:rsidRPr="00550415" w:rsidRDefault="00550415" w:rsidP="00581577">
            <w:pPr>
              <w:pStyle w:val="ListParagraph"/>
              <w:numPr>
                <w:ilvl w:val="0"/>
                <w:numId w:val="23"/>
              </w:numPr>
              <w:ind w:left="1066" w:hanging="380"/>
              <w:jc w:val="both"/>
              <w:rPr>
                <w:rFonts w:asciiTheme="minorHAnsi" w:hAnsiTheme="minorHAnsi" w:cstheme="minorHAnsi"/>
                <w:sz w:val="20"/>
                <w:szCs w:val="20"/>
              </w:rPr>
            </w:pPr>
            <w:r w:rsidRPr="00550415">
              <w:rPr>
                <w:rFonts w:asciiTheme="minorHAnsi" w:hAnsiTheme="minorHAnsi" w:cstheme="minorHAnsi"/>
                <w:sz w:val="20"/>
                <w:szCs w:val="20"/>
              </w:rPr>
              <w:t xml:space="preserve">Pembatalan </w:t>
            </w:r>
            <w:ins w:id="318" w:author="Aswin Nabila" w:date="2026-04-30T09:36:00Z" w16du:dateUtc="2026-04-30T02:36:00Z">
              <w:r w:rsidR="00E05CFE">
                <w:rPr>
                  <w:rFonts w:asciiTheme="minorHAnsi" w:hAnsiTheme="minorHAnsi" w:cstheme="minorHAnsi"/>
                  <w:sz w:val="20"/>
                  <w:szCs w:val="20"/>
                </w:rPr>
                <w:t>P</w:t>
              </w:r>
            </w:ins>
            <w:del w:id="319" w:author="Aswin Nabila" w:date="2026-04-30T09:36:00Z" w16du:dateUtc="2026-04-30T02:36:00Z">
              <w:r w:rsidRPr="00550415" w:rsidDel="00E05CFE">
                <w:rPr>
                  <w:rFonts w:asciiTheme="minorHAnsi" w:hAnsiTheme="minorHAnsi" w:cstheme="minorHAnsi"/>
                  <w:sz w:val="20"/>
                  <w:szCs w:val="20"/>
                </w:rPr>
                <w:delText>p</w:delText>
              </w:r>
            </w:del>
            <w:r w:rsidRPr="00550415">
              <w:rPr>
                <w:rFonts w:asciiTheme="minorHAnsi" w:hAnsiTheme="minorHAnsi" w:cstheme="minorHAnsi"/>
                <w:sz w:val="20"/>
                <w:szCs w:val="20"/>
              </w:rPr>
              <w:t>olis yang terjadi setelah tahun Polis ke-5 (lima) dan Premi sudah dibayarkan secara penuh, maka pengembalian Nilai Tunai akan dibayarkan sebesar 70% dari total Premi yang sudah dibayarkan.</w:t>
            </w:r>
          </w:p>
          <w:p w14:paraId="7EE864A4" w14:textId="77777777" w:rsidR="001279F2" w:rsidRPr="00B61386" w:rsidRDefault="001279F2" w:rsidP="00581577">
            <w:pPr>
              <w:pStyle w:val="ListParagraph"/>
              <w:numPr>
                <w:ilvl w:val="0"/>
                <w:numId w:val="22"/>
              </w:numPr>
              <w:ind w:left="658" w:hanging="357"/>
              <w:jc w:val="both"/>
              <w:rPr>
                <w:rFonts w:asciiTheme="minorHAnsi" w:hAnsiTheme="minorHAnsi" w:cstheme="minorHAnsi"/>
                <w:sz w:val="20"/>
                <w:szCs w:val="20"/>
              </w:rPr>
            </w:pPr>
            <w:r w:rsidRPr="00B61386">
              <w:rPr>
                <w:rFonts w:asciiTheme="minorHAnsi" w:hAnsiTheme="minorHAnsi" w:cstheme="minorHAnsi"/>
                <w:sz w:val="20"/>
                <w:szCs w:val="20"/>
              </w:rPr>
              <w:t>Premi tunggal</w:t>
            </w:r>
          </w:p>
          <w:p w14:paraId="3469EB61" w14:textId="77777777" w:rsidR="001279F2" w:rsidRPr="00B61386" w:rsidRDefault="001279F2" w:rsidP="00581577">
            <w:pPr>
              <w:pStyle w:val="ListParagraph"/>
              <w:numPr>
                <w:ilvl w:val="0"/>
                <w:numId w:val="24"/>
              </w:numPr>
              <w:ind w:left="1066" w:hanging="380"/>
              <w:jc w:val="both"/>
              <w:rPr>
                <w:rFonts w:asciiTheme="minorHAnsi" w:hAnsiTheme="minorHAnsi" w:cstheme="minorHAnsi"/>
                <w:sz w:val="20"/>
                <w:szCs w:val="20"/>
              </w:rPr>
            </w:pPr>
            <w:r w:rsidRPr="00B61386">
              <w:rPr>
                <w:rFonts w:asciiTheme="minorHAnsi" w:hAnsiTheme="minorHAnsi" w:cstheme="minorHAnsi"/>
                <w:sz w:val="20"/>
                <w:szCs w:val="20"/>
              </w:rPr>
              <w:t>Pembatalan Polis yang terjadi sebelum tahun Polis ke 3 (tiga), maka tidak ada pengembalian Nilai Tunai apapun.</w:t>
            </w:r>
          </w:p>
          <w:p w14:paraId="5E77AF32" w14:textId="77777777" w:rsidR="001279F2" w:rsidRPr="00B61386" w:rsidRDefault="001279F2" w:rsidP="00581577">
            <w:pPr>
              <w:pStyle w:val="ListParagraph"/>
              <w:numPr>
                <w:ilvl w:val="0"/>
                <w:numId w:val="24"/>
              </w:numPr>
              <w:ind w:left="1066" w:hanging="380"/>
              <w:jc w:val="both"/>
              <w:rPr>
                <w:rFonts w:asciiTheme="minorHAnsi" w:hAnsiTheme="minorHAnsi" w:cstheme="minorHAnsi"/>
                <w:sz w:val="20"/>
                <w:szCs w:val="20"/>
              </w:rPr>
            </w:pPr>
            <w:r w:rsidRPr="00B61386">
              <w:rPr>
                <w:rFonts w:asciiTheme="minorHAnsi" w:hAnsiTheme="minorHAnsi" w:cstheme="minorHAnsi"/>
                <w:sz w:val="20"/>
                <w:szCs w:val="20"/>
              </w:rPr>
              <w:t>Pembatalan Polis yang terjadi setelah tahun Polis ke 3 (tiga), maka pengembalian Nilai Tunai akan dibayarkan sebesar 70% dari total Premi yang sudah dibayarkan.</w:t>
            </w:r>
          </w:p>
          <w:p w14:paraId="3088EB87" w14:textId="77777777" w:rsidR="001279F2" w:rsidRPr="00B61386" w:rsidRDefault="001279F2" w:rsidP="001279F2">
            <w:pPr>
              <w:ind w:firstLine="318"/>
              <w:rPr>
                <w:rFonts w:asciiTheme="minorHAnsi" w:hAnsiTheme="minorHAnsi" w:cstheme="minorHAnsi"/>
                <w:sz w:val="20"/>
                <w:szCs w:val="20"/>
              </w:rPr>
            </w:pPr>
            <w:r w:rsidRPr="00B61386">
              <w:rPr>
                <w:rFonts w:asciiTheme="minorHAnsi" w:hAnsiTheme="minorHAnsi" w:cstheme="minorHAnsi"/>
                <w:sz w:val="20"/>
                <w:szCs w:val="20"/>
              </w:rPr>
              <w:t>Dengan telah dibayarkannya Nilai Tunai maka saat itu Asuransi atas diri Tertanggung/Peserta berakhir.</w:t>
            </w:r>
          </w:p>
          <w:p w14:paraId="0FC07622" w14:textId="77777777" w:rsidR="001279F2" w:rsidRPr="00B61386" w:rsidRDefault="001279F2" w:rsidP="001279F2">
            <w:pPr>
              <w:pStyle w:val="ListParagraph"/>
              <w:numPr>
                <w:ilvl w:val="0"/>
                <w:numId w:val="3"/>
              </w:numPr>
              <w:ind w:left="249" w:hanging="306"/>
              <w:jc w:val="both"/>
              <w:rPr>
                <w:rFonts w:asciiTheme="minorHAnsi" w:hAnsiTheme="minorHAnsi" w:cstheme="minorHAnsi"/>
                <w:sz w:val="20"/>
                <w:szCs w:val="20"/>
              </w:rPr>
            </w:pPr>
            <w:r w:rsidRPr="00B61386">
              <w:rPr>
                <w:rFonts w:asciiTheme="minorHAnsi" w:hAnsiTheme="minorHAnsi" w:cstheme="minorHAnsi"/>
                <w:sz w:val="20"/>
                <w:szCs w:val="20"/>
              </w:rPr>
              <w:t>Prosedur dan ketentuan klaim</w:t>
            </w:r>
          </w:p>
          <w:p w14:paraId="6580B2E4" w14:textId="77777777" w:rsidR="001279F2" w:rsidRPr="00B61386" w:rsidRDefault="001279F2" w:rsidP="001279F2">
            <w:pPr>
              <w:pStyle w:val="ListParagraph"/>
              <w:numPr>
                <w:ilvl w:val="0"/>
                <w:numId w:val="9"/>
              </w:numPr>
              <w:ind w:left="658" w:hanging="357"/>
              <w:jc w:val="both"/>
              <w:rPr>
                <w:rFonts w:asciiTheme="minorHAnsi" w:hAnsiTheme="minorHAnsi" w:cstheme="minorHAnsi"/>
                <w:sz w:val="20"/>
                <w:szCs w:val="20"/>
              </w:rPr>
            </w:pPr>
            <w:r w:rsidRPr="00B61386">
              <w:rPr>
                <w:rFonts w:asciiTheme="minorHAnsi" w:hAnsiTheme="minorHAnsi" w:cstheme="minorHAnsi"/>
                <w:sz w:val="20"/>
                <w:szCs w:val="20"/>
              </w:rPr>
              <w:t>Pengajuan klaim untuk pembayaran Manfaat Asuransi harus disampaikan secara resmi dan tertulis serta mengirimkan dokumen klaim secara lengkap kepada pihak Penanggung selambat-lambatnya 90 (sembilan puluh) hari kalender sejak Tertanggung/Peserta meninggal dunia dengan melampirkan dokumen klaim sebagai berikut:</w:t>
            </w:r>
          </w:p>
          <w:p w14:paraId="155BCC0B" w14:textId="77777777" w:rsidR="001279F2" w:rsidRPr="00B61386" w:rsidRDefault="001279F2" w:rsidP="001279F2">
            <w:pPr>
              <w:pStyle w:val="ListParagraph"/>
              <w:numPr>
                <w:ilvl w:val="0"/>
                <w:numId w:val="20"/>
              </w:numPr>
              <w:ind w:left="1066" w:hanging="380"/>
              <w:jc w:val="both"/>
              <w:rPr>
                <w:rFonts w:asciiTheme="minorHAnsi" w:hAnsiTheme="minorHAnsi" w:cstheme="minorHAnsi"/>
                <w:sz w:val="20"/>
                <w:szCs w:val="20"/>
              </w:rPr>
            </w:pPr>
            <w:r w:rsidRPr="00B61386">
              <w:rPr>
                <w:rFonts w:asciiTheme="minorHAnsi" w:hAnsiTheme="minorHAnsi" w:cstheme="minorHAnsi"/>
                <w:sz w:val="20"/>
                <w:szCs w:val="20"/>
              </w:rPr>
              <w:t>Klaim Meninggal Dunia</w:t>
            </w:r>
          </w:p>
          <w:p w14:paraId="7DAF7518" w14:textId="77777777" w:rsidR="001279F2" w:rsidRPr="00B61386" w:rsidRDefault="001279F2" w:rsidP="001279F2">
            <w:pPr>
              <w:pStyle w:val="ListParagraph"/>
              <w:numPr>
                <w:ilvl w:val="0"/>
                <w:numId w:val="19"/>
              </w:numPr>
              <w:ind w:left="1474" w:hanging="397"/>
              <w:jc w:val="both"/>
              <w:rPr>
                <w:rFonts w:asciiTheme="minorHAnsi" w:hAnsiTheme="minorHAnsi" w:cstheme="minorHAnsi"/>
                <w:sz w:val="20"/>
                <w:szCs w:val="20"/>
              </w:rPr>
            </w:pPr>
            <w:r w:rsidRPr="00B61386">
              <w:rPr>
                <w:rFonts w:asciiTheme="minorHAnsi" w:hAnsiTheme="minorHAnsi" w:cstheme="minorHAnsi"/>
                <w:sz w:val="20"/>
                <w:szCs w:val="20"/>
              </w:rPr>
              <w:t>Formulir Pengajuan Klaim Meninggal Dunia yang diisi dan ditandatangani oleh Penerima Manfaat (</w:t>
            </w:r>
            <w:r w:rsidRPr="00B61386">
              <w:rPr>
                <w:rFonts w:asciiTheme="minorHAnsi" w:hAnsiTheme="minorHAnsi" w:cstheme="minorHAnsi"/>
                <w:b/>
                <w:sz w:val="20"/>
                <w:szCs w:val="20"/>
              </w:rPr>
              <w:t>Formulir Penanggung</w:t>
            </w:r>
            <w:r w:rsidRPr="00B61386">
              <w:rPr>
                <w:rFonts w:asciiTheme="minorHAnsi" w:hAnsiTheme="minorHAnsi" w:cstheme="minorHAnsi"/>
                <w:sz w:val="20"/>
                <w:szCs w:val="20"/>
              </w:rPr>
              <w:t>);</w:t>
            </w:r>
          </w:p>
          <w:p w14:paraId="4F2C1546" w14:textId="77777777" w:rsidR="001279F2" w:rsidRPr="00B61386" w:rsidRDefault="001279F2" w:rsidP="001279F2">
            <w:pPr>
              <w:pStyle w:val="ListParagraph"/>
              <w:numPr>
                <w:ilvl w:val="0"/>
                <w:numId w:val="19"/>
              </w:numPr>
              <w:ind w:left="1474" w:hanging="397"/>
              <w:jc w:val="both"/>
              <w:rPr>
                <w:rFonts w:asciiTheme="minorHAnsi" w:hAnsiTheme="minorHAnsi" w:cstheme="minorHAnsi"/>
                <w:sz w:val="20"/>
                <w:szCs w:val="20"/>
              </w:rPr>
            </w:pPr>
            <w:r w:rsidRPr="00B61386">
              <w:rPr>
                <w:rFonts w:asciiTheme="minorHAnsi" w:hAnsiTheme="minorHAnsi" w:cstheme="minorHAnsi"/>
                <w:sz w:val="20"/>
                <w:szCs w:val="20"/>
              </w:rPr>
              <w:t>Fotokopi KTP Pemegang Polis, Tertanggung/Peserta dan Penerima Manfaat yang masih berlaku serta fotokopi Kartu Keluarga;</w:t>
            </w:r>
          </w:p>
          <w:p w14:paraId="69390C7F" w14:textId="77777777" w:rsidR="001279F2" w:rsidRPr="00B61386" w:rsidRDefault="001279F2" w:rsidP="001279F2">
            <w:pPr>
              <w:pStyle w:val="ListParagraph"/>
              <w:numPr>
                <w:ilvl w:val="0"/>
                <w:numId w:val="19"/>
              </w:numPr>
              <w:ind w:left="1474" w:hanging="397"/>
              <w:jc w:val="both"/>
              <w:rPr>
                <w:rFonts w:asciiTheme="minorHAnsi" w:hAnsiTheme="minorHAnsi" w:cstheme="minorHAnsi"/>
                <w:sz w:val="20"/>
                <w:szCs w:val="20"/>
              </w:rPr>
            </w:pPr>
            <w:r w:rsidRPr="00B61386">
              <w:rPr>
                <w:rFonts w:asciiTheme="minorHAnsi" w:hAnsiTheme="minorHAnsi" w:cstheme="minorHAnsi"/>
                <w:sz w:val="20"/>
                <w:szCs w:val="20"/>
              </w:rPr>
              <w:t xml:space="preserve">Fotokopi SIM Tertanggung/Peserta  yang masih berlaku (untuk Kecelakaan lalu lintas); </w:t>
            </w:r>
          </w:p>
          <w:p w14:paraId="4CA15DD2" w14:textId="77777777" w:rsidR="001279F2" w:rsidRPr="00B61386" w:rsidRDefault="001279F2" w:rsidP="001279F2">
            <w:pPr>
              <w:pStyle w:val="ListParagraph"/>
              <w:numPr>
                <w:ilvl w:val="0"/>
                <w:numId w:val="19"/>
              </w:numPr>
              <w:ind w:left="1474" w:hanging="397"/>
              <w:jc w:val="both"/>
              <w:rPr>
                <w:rFonts w:asciiTheme="minorHAnsi" w:hAnsiTheme="minorHAnsi" w:cstheme="minorHAnsi"/>
                <w:sz w:val="20"/>
                <w:szCs w:val="20"/>
              </w:rPr>
            </w:pPr>
            <w:r w:rsidRPr="00B61386">
              <w:rPr>
                <w:rFonts w:asciiTheme="minorHAnsi" w:hAnsiTheme="minorHAnsi" w:cstheme="minorHAnsi"/>
                <w:sz w:val="20"/>
                <w:szCs w:val="20"/>
              </w:rPr>
              <w:t>Formulir keterangan Dokter pemeriksa tentang penyebab kematian/Resume Medis, apabila meninggalnya di Rumah Sakit (Formulir Penanggung), atau formulir kronologis kematian yang diisi dan dilengkapi oleh Penerima Manfaat, apabila meninggalnya bukan di Rumah Sakit (Formulir Penanggung);</w:t>
            </w:r>
          </w:p>
          <w:p w14:paraId="65991A87" w14:textId="77777777" w:rsidR="001279F2" w:rsidRPr="00B61386" w:rsidRDefault="001279F2" w:rsidP="001279F2">
            <w:pPr>
              <w:pStyle w:val="ListParagraph"/>
              <w:numPr>
                <w:ilvl w:val="0"/>
                <w:numId w:val="19"/>
              </w:numPr>
              <w:ind w:left="1474" w:hanging="397"/>
              <w:jc w:val="both"/>
              <w:rPr>
                <w:rFonts w:asciiTheme="minorHAnsi" w:hAnsiTheme="minorHAnsi" w:cstheme="minorHAnsi"/>
                <w:sz w:val="20"/>
                <w:szCs w:val="20"/>
              </w:rPr>
            </w:pPr>
            <w:r w:rsidRPr="00B61386">
              <w:rPr>
                <w:rFonts w:asciiTheme="minorHAnsi" w:hAnsiTheme="minorHAnsi" w:cstheme="minorHAnsi"/>
                <w:sz w:val="20"/>
                <w:szCs w:val="20"/>
              </w:rPr>
              <w:t>Legalisir akta kematian atau surat keterangan kematian dari Instansi yang berwenang;</w:t>
            </w:r>
          </w:p>
          <w:p w14:paraId="3D9B93B2" w14:textId="77777777" w:rsidR="001279F2" w:rsidRPr="00B61386" w:rsidRDefault="001279F2" w:rsidP="001279F2">
            <w:pPr>
              <w:pStyle w:val="ListParagraph"/>
              <w:numPr>
                <w:ilvl w:val="0"/>
                <w:numId w:val="19"/>
              </w:numPr>
              <w:ind w:left="1474" w:hanging="397"/>
              <w:jc w:val="both"/>
              <w:rPr>
                <w:rFonts w:asciiTheme="minorHAnsi" w:hAnsiTheme="minorHAnsi" w:cstheme="minorHAnsi"/>
                <w:sz w:val="20"/>
                <w:szCs w:val="20"/>
              </w:rPr>
            </w:pPr>
            <w:r w:rsidRPr="00B61386">
              <w:rPr>
                <w:rFonts w:asciiTheme="minorHAnsi" w:hAnsiTheme="minorHAnsi" w:cstheme="minorHAnsi"/>
                <w:i/>
                <w:sz w:val="20"/>
                <w:szCs w:val="20"/>
              </w:rPr>
              <w:t>Visum et repertum</w:t>
            </w:r>
            <w:r w:rsidRPr="00B61386">
              <w:rPr>
                <w:rFonts w:asciiTheme="minorHAnsi" w:hAnsiTheme="minorHAnsi" w:cstheme="minorHAnsi"/>
                <w:sz w:val="20"/>
                <w:szCs w:val="20"/>
              </w:rPr>
              <w:t xml:space="preserve"> asli (apabila meninggalnya tidak wajar dan jika diperlukan selama tidak bertentangan dengan hukum yang berlaku)</w:t>
            </w:r>
          </w:p>
          <w:p w14:paraId="147DE7A9" w14:textId="77777777" w:rsidR="001279F2" w:rsidRPr="00B61386" w:rsidRDefault="001279F2" w:rsidP="001279F2">
            <w:pPr>
              <w:pStyle w:val="ListParagraph"/>
              <w:numPr>
                <w:ilvl w:val="0"/>
                <w:numId w:val="19"/>
              </w:numPr>
              <w:ind w:left="1474" w:hanging="397"/>
              <w:jc w:val="both"/>
              <w:rPr>
                <w:rFonts w:asciiTheme="minorHAnsi" w:hAnsiTheme="minorHAnsi" w:cstheme="minorHAnsi"/>
                <w:sz w:val="20"/>
                <w:szCs w:val="20"/>
              </w:rPr>
            </w:pPr>
            <w:r w:rsidRPr="00B61386">
              <w:rPr>
                <w:rFonts w:asciiTheme="minorHAnsi" w:hAnsiTheme="minorHAnsi" w:cstheme="minorHAnsi"/>
                <w:sz w:val="20"/>
                <w:szCs w:val="20"/>
              </w:rPr>
              <w:t>Surat Berita Acara dari Kepolisian dalam hal meninggalnya tidak wajar atau karena Kecelakaan, tindakan kriminal dan sebagainya.</w:t>
            </w:r>
          </w:p>
          <w:p w14:paraId="3D2D099F" w14:textId="77777777" w:rsidR="001279F2" w:rsidRPr="00B61386" w:rsidRDefault="001279F2" w:rsidP="001279F2">
            <w:pPr>
              <w:pStyle w:val="ListParagraph"/>
              <w:numPr>
                <w:ilvl w:val="0"/>
                <w:numId w:val="21"/>
              </w:numPr>
              <w:ind w:left="1066" w:hanging="380"/>
              <w:jc w:val="both"/>
              <w:rPr>
                <w:rFonts w:asciiTheme="minorHAnsi" w:hAnsiTheme="minorHAnsi" w:cstheme="minorHAnsi"/>
                <w:sz w:val="20"/>
                <w:szCs w:val="20"/>
              </w:rPr>
            </w:pPr>
            <w:r w:rsidRPr="00B61386">
              <w:rPr>
                <w:rFonts w:asciiTheme="minorHAnsi" w:hAnsiTheme="minorHAnsi" w:cstheme="minorHAnsi"/>
                <w:sz w:val="20"/>
                <w:szCs w:val="20"/>
              </w:rPr>
              <w:t xml:space="preserve">Jika dokumen-dokumen tersebut tidak dapat disampaikan kepada Penanggung dalam waktu yang telah ditentukan, maka </w:t>
            </w:r>
            <w:r w:rsidRPr="00B61386">
              <w:rPr>
                <w:rFonts w:asciiTheme="minorHAnsi" w:hAnsiTheme="minorHAnsi" w:cstheme="minorHAnsi"/>
                <w:b/>
                <w:sz w:val="20"/>
                <w:szCs w:val="20"/>
              </w:rPr>
              <w:t>Penanggung berhak untuk menolak pengajuan klaim dan tidak berkewajiban membayar klaim tersebut</w:t>
            </w:r>
            <w:r w:rsidRPr="00B61386">
              <w:rPr>
                <w:rFonts w:asciiTheme="minorHAnsi" w:hAnsiTheme="minorHAnsi" w:cstheme="minorHAnsi"/>
                <w:sz w:val="20"/>
                <w:szCs w:val="20"/>
              </w:rPr>
              <w:t>;</w:t>
            </w:r>
          </w:p>
          <w:p w14:paraId="03D700B1" w14:textId="77777777" w:rsidR="001279F2" w:rsidRPr="00B61386" w:rsidRDefault="001279F2" w:rsidP="001279F2">
            <w:pPr>
              <w:pStyle w:val="ListParagraph"/>
              <w:numPr>
                <w:ilvl w:val="0"/>
                <w:numId w:val="21"/>
              </w:numPr>
              <w:ind w:left="1066" w:hanging="380"/>
              <w:jc w:val="both"/>
              <w:rPr>
                <w:rFonts w:asciiTheme="minorHAnsi" w:hAnsiTheme="minorHAnsi" w:cstheme="minorHAnsi"/>
                <w:sz w:val="20"/>
                <w:szCs w:val="20"/>
              </w:rPr>
            </w:pPr>
            <w:r w:rsidRPr="00B61386">
              <w:rPr>
                <w:rFonts w:asciiTheme="minorHAnsi" w:hAnsiTheme="minorHAnsi" w:cstheme="minorHAnsi"/>
                <w:sz w:val="20"/>
                <w:szCs w:val="20"/>
              </w:rPr>
              <w:t>Penanggung berhak untuk mengadakan penyelidikan atas sebab-sebab kematian serta berhak meminta dokumen lain yang dianggap perlu mendukung dokumen sebagaimana dimaksud dalam poin 3 (a) ketentuan ini;</w:t>
            </w:r>
          </w:p>
          <w:p w14:paraId="6A42374D" w14:textId="77777777" w:rsidR="001279F2" w:rsidRPr="00B61386" w:rsidRDefault="001279F2" w:rsidP="001279F2">
            <w:pPr>
              <w:pStyle w:val="ListParagraph"/>
              <w:numPr>
                <w:ilvl w:val="0"/>
                <w:numId w:val="21"/>
              </w:numPr>
              <w:ind w:left="1066" w:hanging="380"/>
              <w:jc w:val="both"/>
              <w:rPr>
                <w:rFonts w:asciiTheme="minorHAnsi" w:hAnsiTheme="minorHAnsi" w:cstheme="minorHAnsi"/>
                <w:sz w:val="20"/>
                <w:szCs w:val="20"/>
              </w:rPr>
            </w:pPr>
            <w:r w:rsidRPr="00B61386">
              <w:rPr>
                <w:rFonts w:asciiTheme="minorHAnsi" w:hAnsiTheme="minorHAnsi" w:cstheme="minorHAnsi"/>
                <w:sz w:val="20"/>
                <w:szCs w:val="20"/>
              </w:rPr>
              <w:t>Apabila berdasarkan hasil penyelidikan klaim ternyata penyebab kematian Tertanggung/Peserta termasuk dalam pengecualian, maka Penanggung berhak untuk menolak klaim tersebut dengan disertai alasan penolakan klaim kepada Pemegang Polis/Penerima Manfaat dan Penanggung tidak diwajibkan untuk membayar klaim, dan hanya dibayarkan manfaat Nilai Tunai (jika ada);</w:t>
            </w:r>
          </w:p>
          <w:p w14:paraId="09507D3C" w14:textId="77777777" w:rsidR="001279F2" w:rsidRPr="00B61386" w:rsidRDefault="001279F2" w:rsidP="001279F2">
            <w:pPr>
              <w:pStyle w:val="ListParagraph"/>
              <w:numPr>
                <w:ilvl w:val="0"/>
                <w:numId w:val="21"/>
              </w:numPr>
              <w:ind w:left="1066" w:hanging="380"/>
              <w:jc w:val="both"/>
              <w:rPr>
                <w:rFonts w:asciiTheme="minorHAnsi" w:hAnsiTheme="minorHAnsi" w:cstheme="minorHAnsi"/>
                <w:sz w:val="20"/>
                <w:szCs w:val="20"/>
              </w:rPr>
            </w:pPr>
            <w:r w:rsidRPr="00B61386">
              <w:rPr>
                <w:rFonts w:asciiTheme="minorHAnsi" w:hAnsiTheme="minorHAnsi" w:cstheme="minorHAnsi"/>
                <w:sz w:val="20"/>
                <w:szCs w:val="20"/>
              </w:rPr>
              <w:lastRenderedPageBreak/>
              <w:t>Penanggung akan menyelesaikan pembayaran Manfaat Asuransi dalam waktu paling lambat 30 (tiga puluh) hari kalender sejak diterbitkannya surat persetujuan pengajuan klaim;</w:t>
            </w:r>
          </w:p>
          <w:p w14:paraId="6FE12EBA" w14:textId="77777777" w:rsidR="001279F2" w:rsidRPr="00B61386" w:rsidRDefault="001279F2" w:rsidP="001279F2">
            <w:pPr>
              <w:pStyle w:val="ListParagraph"/>
              <w:numPr>
                <w:ilvl w:val="0"/>
                <w:numId w:val="21"/>
              </w:numPr>
              <w:ind w:left="1066" w:hanging="380"/>
              <w:jc w:val="both"/>
              <w:rPr>
                <w:rFonts w:asciiTheme="minorHAnsi" w:hAnsiTheme="minorHAnsi" w:cstheme="minorHAnsi"/>
                <w:sz w:val="20"/>
                <w:szCs w:val="20"/>
              </w:rPr>
            </w:pPr>
            <w:r w:rsidRPr="00B61386">
              <w:rPr>
                <w:rFonts w:asciiTheme="minorHAnsi" w:hAnsiTheme="minorHAnsi" w:cstheme="minorHAnsi"/>
                <w:sz w:val="20"/>
                <w:szCs w:val="20"/>
              </w:rPr>
              <w:t>Penanggung akan melakukan pembayaran Manfaat Asuransi kepada rekening Pemegang Polis dan/atau kepada rekening Penerima Manfaat dalam Polis dengan cara melalui transfer bank;</w:t>
            </w:r>
          </w:p>
          <w:p w14:paraId="2CCA7DCC" w14:textId="77777777" w:rsidR="001279F2" w:rsidRPr="00B61386" w:rsidRDefault="001279F2" w:rsidP="001279F2">
            <w:pPr>
              <w:pStyle w:val="ListParagraph"/>
              <w:numPr>
                <w:ilvl w:val="0"/>
                <w:numId w:val="21"/>
              </w:numPr>
              <w:ind w:left="1066" w:hanging="380"/>
              <w:jc w:val="both"/>
              <w:rPr>
                <w:rFonts w:asciiTheme="minorHAnsi" w:hAnsiTheme="minorHAnsi" w:cstheme="minorHAnsi"/>
                <w:sz w:val="20"/>
                <w:szCs w:val="20"/>
              </w:rPr>
            </w:pPr>
            <w:r w:rsidRPr="00B61386">
              <w:rPr>
                <w:rFonts w:asciiTheme="minorHAnsi" w:hAnsiTheme="minorHAnsi" w:cstheme="minorHAnsi"/>
                <w:sz w:val="20"/>
                <w:szCs w:val="20"/>
              </w:rPr>
              <w:t>Tidak ada dokumen yang harus diajukan oleh Pemegang Polis untuk pengajuan manfaat pengembalian Premi. Penanggung akan mengirimkan surat pemberitahuan mengenai pembayaran manfaat pengembalian Premi pada saat manfaat pengembalian Premi sesuai ketentuan Polis.</w:t>
            </w:r>
          </w:p>
          <w:p w14:paraId="6F48C80F" w14:textId="77777777" w:rsidR="001279F2" w:rsidRPr="00B61386" w:rsidRDefault="001279F2" w:rsidP="001279F2">
            <w:pPr>
              <w:pStyle w:val="ListParagraph"/>
              <w:numPr>
                <w:ilvl w:val="0"/>
                <w:numId w:val="3"/>
              </w:numPr>
              <w:ind w:left="249" w:hanging="306"/>
              <w:jc w:val="both"/>
              <w:rPr>
                <w:rFonts w:asciiTheme="minorHAnsi" w:hAnsiTheme="minorHAnsi" w:cstheme="minorHAnsi"/>
                <w:sz w:val="20"/>
                <w:szCs w:val="20"/>
              </w:rPr>
            </w:pPr>
            <w:r w:rsidRPr="00B61386">
              <w:rPr>
                <w:rFonts w:asciiTheme="minorHAnsi" w:hAnsiTheme="minorHAnsi" w:cstheme="minorHAnsi"/>
                <w:sz w:val="20"/>
                <w:szCs w:val="20"/>
              </w:rPr>
              <w:t>Apabila dalam masa Asuransi ternyata ada perubahan yang mempengaruhi besaran Premi, Manfaat Asuransi, atau ketentuan-ketentuan dari produk ini, maka Penanggung akan menyampaikan suatu pemberitahuan tertulis 30 (tiga puluh) hari kerja sebelumnya ke Pemegang Polis, untuk membuat keputusan apakah Pemegang Polis setuju atau tidak atas perubahan tersebut. Jika selama 30 (tiga puluh) hari kerja setelah pemberitahuan tertulis diterima, Pemegang Polis tidak memberikan tanggapan secara tertulis kepada Penanggung, maka Pemegang Polis dianggap telah menyetujui perubahan tersebut.</w:t>
            </w:r>
          </w:p>
          <w:p w14:paraId="562FD631" w14:textId="77777777" w:rsidR="001279F2" w:rsidRPr="00B61386" w:rsidRDefault="001279F2" w:rsidP="001279F2">
            <w:pPr>
              <w:pStyle w:val="ListParagraph"/>
              <w:numPr>
                <w:ilvl w:val="0"/>
                <w:numId w:val="3"/>
              </w:numPr>
              <w:ind w:left="249" w:hanging="306"/>
              <w:jc w:val="both"/>
              <w:rPr>
                <w:rFonts w:asciiTheme="minorHAnsi" w:hAnsiTheme="minorHAnsi" w:cstheme="minorHAnsi"/>
                <w:sz w:val="20"/>
                <w:szCs w:val="20"/>
              </w:rPr>
            </w:pPr>
            <w:r w:rsidRPr="00B61386">
              <w:rPr>
                <w:rFonts w:asciiTheme="minorHAnsi" w:hAnsiTheme="minorHAnsi" w:cstheme="minorHAnsi"/>
                <w:sz w:val="20"/>
                <w:szCs w:val="20"/>
              </w:rPr>
              <w:t>Asuransi bagi Tertanggung/Peserta akan berakhir pada saat terjadinya salah satu peristiwa berikut, dengan ketentuan yang mana yang terjadi terlebih dahulu:</w:t>
            </w:r>
          </w:p>
          <w:p w14:paraId="043901A0" w14:textId="77777777" w:rsidR="001279F2" w:rsidRPr="00B61386" w:rsidRDefault="001279F2" w:rsidP="001279F2">
            <w:pPr>
              <w:pStyle w:val="ListParagraph"/>
              <w:numPr>
                <w:ilvl w:val="0"/>
                <w:numId w:val="10"/>
              </w:numPr>
              <w:ind w:left="658" w:hanging="357"/>
              <w:jc w:val="both"/>
              <w:rPr>
                <w:rFonts w:asciiTheme="minorHAnsi" w:hAnsiTheme="minorHAnsi" w:cstheme="minorHAnsi"/>
                <w:sz w:val="20"/>
                <w:szCs w:val="20"/>
              </w:rPr>
            </w:pPr>
            <w:r w:rsidRPr="00B61386">
              <w:rPr>
                <w:rFonts w:asciiTheme="minorHAnsi" w:hAnsiTheme="minorHAnsi" w:cstheme="minorHAnsi"/>
                <w:sz w:val="20"/>
                <w:szCs w:val="20"/>
              </w:rPr>
              <w:t>Tertanggung/Peserta mencapai umur 70 (tujuh puluh) tahun pada saat ulang tahun Polis;</w:t>
            </w:r>
          </w:p>
          <w:p w14:paraId="1A001937" w14:textId="77777777" w:rsidR="001279F2" w:rsidRPr="00B61386" w:rsidRDefault="001279F2" w:rsidP="001279F2">
            <w:pPr>
              <w:pStyle w:val="ListParagraph"/>
              <w:numPr>
                <w:ilvl w:val="0"/>
                <w:numId w:val="10"/>
              </w:numPr>
              <w:ind w:left="658" w:hanging="357"/>
              <w:jc w:val="both"/>
              <w:rPr>
                <w:rFonts w:asciiTheme="minorHAnsi" w:hAnsiTheme="minorHAnsi" w:cstheme="minorHAnsi"/>
                <w:sz w:val="20"/>
                <w:szCs w:val="20"/>
              </w:rPr>
            </w:pPr>
            <w:r w:rsidRPr="00B61386">
              <w:rPr>
                <w:rFonts w:asciiTheme="minorHAnsi" w:hAnsiTheme="minorHAnsi" w:cstheme="minorHAnsi"/>
                <w:sz w:val="20"/>
                <w:szCs w:val="20"/>
              </w:rPr>
              <w:t>Tanggal berakhirnya Masa Asuransi sebagaimana dinyatakan dalam Ikhtisar Polis atau Endorsemen terkait (jika ada);</w:t>
            </w:r>
          </w:p>
          <w:p w14:paraId="10D40E67" w14:textId="77777777" w:rsidR="001279F2" w:rsidRPr="00B61386" w:rsidRDefault="001279F2" w:rsidP="001279F2">
            <w:pPr>
              <w:pStyle w:val="ListParagraph"/>
              <w:numPr>
                <w:ilvl w:val="0"/>
                <w:numId w:val="10"/>
              </w:numPr>
              <w:ind w:left="658" w:hanging="357"/>
              <w:jc w:val="both"/>
              <w:rPr>
                <w:rFonts w:asciiTheme="minorHAnsi" w:hAnsiTheme="minorHAnsi" w:cstheme="minorHAnsi"/>
                <w:sz w:val="20"/>
                <w:szCs w:val="20"/>
              </w:rPr>
            </w:pPr>
            <w:r w:rsidRPr="00B61386">
              <w:rPr>
                <w:rFonts w:asciiTheme="minorHAnsi" w:hAnsiTheme="minorHAnsi" w:cstheme="minorHAnsi"/>
                <w:sz w:val="20"/>
                <w:szCs w:val="20"/>
              </w:rPr>
              <w:t>Premi tidak dibayarkan dan telah melewati jangka waktu Masa Leluasa;</w:t>
            </w:r>
          </w:p>
          <w:p w14:paraId="32393A78" w14:textId="77777777" w:rsidR="001279F2" w:rsidRPr="00B61386" w:rsidRDefault="001279F2" w:rsidP="001279F2">
            <w:pPr>
              <w:pStyle w:val="ListParagraph"/>
              <w:numPr>
                <w:ilvl w:val="0"/>
                <w:numId w:val="10"/>
              </w:numPr>
              <w:ind w:left="658" w:hanging="357"/>
              <w:jc w:val="both"/>
              <w:rPr>
                <w:rFonts w:asciiTheme="minorHAnsi" w:hAnsiTheme="minorHAnsi" w:cstheme="minorHAnsi"/>
                <w:sz w:val="20"/>
                <w:szCs w:val="20"/>
              </w:rPr>
            </w:pPr>
            <w:r w:rsidRPr="00B61386">
              <w:rPr>
                <w:rFonts w:asciiTheme="minorHAnsi" w:hAnsiTheme="minorHAnsi" w:cstheme="minorHAnsi"/>
                <w:sz w:val="20"/>
                <w:szCs w:val="20"/>
              </w:rPr>
              <w:t xml:space="preserve">Tanggal pertanggungan dibatalkan baik oleh Penanggung maupun Pemegang Polis sesuai dengan ketentuan yang diatur dalam Polis; </w:t>
            </w:r>
          </w:p>
          <w:p w14:paraId="5884D825" w14:textId="77777777" w:rsidR="001279F2" w:rsidRPr="00B61386" w:rsidRDefault="001279F2" w:rsidP="001279F2">
            <w:pPr>
              <w:pStyle w:val="ListParagraph"/>
              <w:numPr>
                <w:ilvl w:val="0"/>
                <w:numId w:val="10"/>
              </w:numPr>
              <w:ind w:left="658" w:hanging="357"/>
              <w:jc w:val="both"/>
              <w:rPr>
                <w:rFonts w:asciiTheme="minorHAnsi" w:hAnsiTheme="minorHAnsi" w:cstheme="minorHAnsi"/>
                <w:sz w:val="20"/>
                <w:szCs w:val="20"/>
              </w:rPr>
            </w:pPr>
            <w:r w:rsidRPr="00B61386">
              <w:rPr>
                <w:rFonts w:asciiTheme="minorHAnsi" w:hAnsiTheme="minorHAnsi" w:cstheme="minorHAnsi"/>
                <w:sz w:val="20"/>
                <w:szCs w:val="20"/>
              </w:rPr>
              <w:t>Tanggal Tertanggung/Peserta meninggal dunia.</w:t>
            </w:r>
          </w:p>
          <w:p w14:paraId="7B64F960" w14:textId="77777777" w:rsidR="001279F2" w:rsidRPr="00B61386" w:rsidRDefault="001279F2" w:rsidP="001279F2">
            <w:pPr>
              <w:pStyle w:val="ListParagraph"/>
              <w:numPr>
                <w:ilvl w:val="0"/>
                <w:numId w:val="3"/>
              </w:numPr>
              <w:ind w:left="249" w:hanging="306"/>
              <w:jc w:val="both"/>
              <w:rPr>
                <w:rFonts w:asciiTheme="minorHAnsi" w:hAnsiTheme="minorHAnsi" w:cstheme="minorHAnsi"/>
                <w:sz w:val="20"/>
                <w:szCs w:val="20"/>
              </w:rPr>
            </w:pPr>
            <w:r w:rsidRPr="00B61386">
              <w:rPr>
                <w:rFonts w:asciiTheme="minorHAnsi" w:hAnsiTheme="minorHAnsi" w:cstheme="minorHAnsi"/>
                <w:sz w:val="20"/>
                <w:szCs w:val="20"/>
              </w:rPr>
              <w:t>Penggunaan informasi dan data:</w:t>
            </w:r>
          </w:p>
          <w:p w14:paraId="6BBFD454" w14:textId="77777777" w:rsidR="001279F2" w:rsidRPr="00B61386" w:rsidRDefault="001279F2" w:rsidP="001279F2">
            <w:pPr>
              <w:pStyle w:val="ListParagraph"/>
              <w:ind w:left="249"/>
              <w:jc w:val="both"/>
              <w:rPr>
                <w:rFonts w:asciiTheme="minorHAnsi" w:hAnsiTheme="minorHAnsi" w:cstheme="minorHAnsi"/>
                <w:sz w:val="20"/>
                <w:szCs w:val="20"/>
              </w:rPr>
            </w:pPr>
            <w:r w:rsidRPr="00B61386">
              <w:rPr>
                <w:rFonts w:asciiTheme="minorHAnsi" w:hAnsiTheme="minorHAnsi" w:cstheme="minorHAnsi"/>
                <w:sz w:val="20"/>
                <w:szCs w:val="20"/>
              </w:rPr>
              <w:t>Penanggung mengumpulkan data pribadi Tertanggung/Peserta dan/atau Pemegang Polis dan/atau Penerima Manfaat untuk menyediakan, mengelola, mengembangkan dan menawarkan produk dan layanan asuransi kepada Tertanggung/Peserta. Untuk mencapai hal ini, Penanggung dapat mengungkapkan data pribadi Tertanggung/Peserta kepada pihak ketiga yang tepat di dalam atau di luar Republik Indonesia, termasuk penyedia layanan dan perusahaan lain Penanggung. Tertanggung/Peserta menyetujui tindakan Penanggung untuk merekam, menggunakan dan mengungkapkan data pribadi Tertanggung/Peserta dengan cara ini.</w:t>
            </w:r>
          </w:p>
          <w:p w14:paraId="39418F7B" w14:textId="77777777" w:rsidR="001279F2" w:rsidRPr="00B61386" w:rsidRDefault="001279F2" w:rsidP="001279F2">
            <w:pPr>
              <w:pStyle w:val="ListParagraph"/>
              <w:numPr>
                <w:ilvl w:val="0"/>
                <w:numId w:val="3"/>
              </w:numPr>
              <w:ind w:left="249" w:hanging="306"/>
              <w:jc w:val="both"/>
              <w:rPr>
                <w:rFonts w:asciiTheme="minorHAnsi" w:hAnsiTheme="minorHAnsi" w:cstheme="minorHAnsi"/>
                <w:sz w:val="20"/>
                <w:szCs w:val="20"/>
              </w:rPr>
            </w:pPr>
            <w:r w:rsidRPr="00B61386">
              <w:rPr>
                <w:rFonts w:asciiTheme="minorHAnsi" w:hAnsiTheme="minorHAnsi" w:cstheme="minorHAnsi"/>
                <w:sz w:val="20"/>
                <w:szCs w:val="20"/>
              </w:rPr>
              <w:t>Prosedur penanganan pengaduan:</w:t>
            </w:r>
          </w:p>
          <w:p w14:paraId="232A29FE" w14:textId="77777777" w:rsidR="001279F2" w:rsidRPr="00B61386" w:rsidRDefault="001279F2" w:rsidP="001279F2">
            <w:pPr>
              <w:pStyle w:val="ListParagraph"/>
              <w:numPr>
                <w:ilvl w:val="0"/>
                <w:numId w:val="26"/>
              </w:numPr>
              <w:ind w:left="700" w:hanging="450"/>
              <w:jc w:val="both"/>
              <w:rPr>
                <w:rFonts w:asciiTheme="minorHAnsi" w:hAnsiTheme="minorHAnsi" w:cstheme="minorHAnsi"/>
                <w:sz w:val="20"/>
                <w:szCs w:val="20"/>
              </w:rPr>
            </w:pPr>
            <w:r w:rsidRPr="00B61386">
              <w:rPr>
                <w:rFonts w:asciiTheme="minorHAnsi" w:hAnsiTheme="minorHAnsi" w:cstheme="minorHAnsi"/>
                <w:sz w:val="20"/>
                <w:szCs w:val="20"/>
                <w:lang w:val="id-ID"/>
              </w:rPr>
              <w:t xml:space="preserve">Penanggung senantiasa berusaha untuk memberikan layanan terbaik dan mempertahankannya. Terkait pertanyaan dan/atau keluhan yang berhubungan dengan Polis ini, maka dapat disampaikan kepada Penanggung melalui layanan </w:t>
            </w:r>
            <w:r w:rsidRPr="00B61386">
              <w:rPr>
                <w:rFonts w:asciiTheme="minorHAnsi" w:hAnsiTheme="minorHAnsi" w:cstheme="minorHAnsi"/>
                <w:i/>
                <w:iCs/>
                <w:sz w:val="20"/>
                <w:szCs w:val="20"/>
                <w:lang w:val="id-ID"/>
              </w:rPr>
              <w:t>customer service</w:t>
            </w:r>
            <w:r w:rsidRPr="00B61386">
              <w:rPr>
                <w:rFonts w:asciiTheme="minorHAnsi" w:hAnsiTheme="minorHAnsi" w:cstheme="minorHAnsi"/>
                <w:sz w:val="20"/>
                <w:szCs w:val="20"/>
                <w:lang w:val="id-ID"/>
              </w:rPr>
              <w:t xml:space="preserve">. </w:t>
            </w:r>
          </w:p>
          <w:p w14:paraId="2399B39E" w14:textId="77777777" w:rsidR="001279F2" w:rsidRPr="00B61386" w:rsidRDefault="001279F2" w:rsidP="001279F2">
            <w:pPr>
              <w:pStyle w:val="ListParagraph"/>
              <w:numPr>
                <w:ilvl w:val="0"/>
                <w:numId w:val="26"/>
              </w:numPr>
              <w:ind w:left="700" w:hanging="450"/>
              <w:jc w:val="both"/>
              <w:rPr>
                <w:rFonts w:asciiTheme="minorHAnsi" w:hAnsiTheme="minorHAnsi" w:cstheme="minorHAnsi"/>
                <w:sz w:val="20"/>
                <w:szCs w:val="20"/>
              </w:rPr>
            </w:pPr>
            <w:r w:rsidRPr="00B61386">
              <w:rPr>
                <w:rFonts w:asciiTheme="minorHAnsi" w:hAnsiTheme="minorHAnsi" w:cstheme="minorHAnsi"/>
                <w:sz w:val="20"/>
                <w:szCs w:val="20"/>
                <w:lang w:val="id-ID"/>
              </w:rPr>
              <w:t xml:space="preserve">Penanggung akan </w:t>
            </w:r>
            <w:r w:rsidRPr="00B61386">
              <w:rPr>
                <w:rFonts w:asciiTheme="minorHAnsi" w:hAnsiTheme="minorHAnsi" w:cstheme="minorHAnsi"/>
                <w:sz w:val="20"/>
                <w:szCs w:val="20"/>
              </w:rPr>
              <w:t>memberikan tindak lanjut atas:</w:t>
            </w:r>
          </w:p>
          <w:p w14:paraId="5A8C6CAB" w14:textId="64737C59" w:rsidR="001279F2" w:rsidRPr="00B61386" w:rsidRDefault="001279F2" w:rsidP="001279F2">
            <w:pPr>
              <w:pStyle w:val="ListParagraph"/>
              <w:numPr>
                <w:ilvl w:val="0"/>
                <w:numId w:val="27"/>
              </w:numPr>
              <w:autoSpaceDE w:val="0"/>
              <w:autoSpaceDN w:val="0"/>
              <w:ind w:left="1080" w:right="29"/>
              <w:jc w:val="both"/>
              <w:rPr>
                <w:rFonts w:asciiTheme="minorHAnsi" w:hAnsiTheme="minorHAnsi" w:cstheme="minorHAnsi"/>
                <w:sz w:val="20"/>
                <w:szCs w:val="20"/>
                <w:lang w:val="id-ID"/>
              </w:rPr>
            </w:pPr>
            <w:r w:rsidRPr="00B61386">
              <w:rPr>
                <w:rFonts w:asciiTheme="minorHAnsi" w:hAnsiTheme="minorHAnsi" w:cstheme="minorHAnsi"/>
                <w:sz w:val="20"/>
                <w:szCs w:val="20"/>
              </w:rPr>
              <w:t>Pengaduan secara lisan maksimal 5 (lima) hari kerja sejak pengaduan diterima oleh Penanggung.</w:t>
            </w:r>
          </w:p>
          <w:p w14:paraId="5831C5C5" w14:textId="7606EBFA" w:rsidR="001279F2" w:rsidRPr="00B61386" w:rsidRDefault="001279F2" w:rsidP="001279F2">
            <w:pPr>
              <w:pStyle w:val="ListParagraph"/>
              <w:numPr>
                <w:ilvl w:val="0"/>
                <w:numId w:val="27"/>
              </w:numPr>
              <w:autoSpaceDE w:val="0"/>
              <w:autoSpaceDN w:val="0"/>
              <w:ind w:left="1080" w:right="29"/>
              <w:jc w:val="both"/>
              <w:rPr>
                <w:rFonts w:asciiTheme="minorHAnsi" w:hAnsiTheme="minorHAnsi" w:cstheme="minorHAnsi"/>
                <w:sz w:val="20"/>
                <w:szCs w:val="20"/>
                <w:lang w:val="id-ID"/>
              </w:rPr>
            </w:pPr>
            <w:r w:rsidRPr="00B61386">
              <w:rPr>
                <w:rFonts w:asciiTheme="minorHAnsi" w:hAnsiTheme="minorHAnsi" w:cstheme="minorHAnsi"/>
                <w:sz w:val="20"/>
                <w:szCs w:val="20"/>
              </w:rPr>
              <w:t>Pengaduan secara tertulis maksimal 10 (sepuluh) hari kerja sejak dokumen diterima secara lengkap oleh Penanggung.</w:t>
            </w:r>
          </w:p>
          <w:p w14:paraId="087CF4C1" w14:textId="77777777" w:rsidR="001279F2" w:rsidRPr="00B61386" w:rsidRDefault="001279F2" w:rsidP="001279F2">
            <w:pPr>
              <w:pStyle w:val="ListParagraph"/>
              <w:numPr>
                <w:ilvl w:val="0"/>
                <w:numId w:val="26"/>
              </w:numPr>
              <w:ind w:left="700" w:hanging="450"/>
              <w:jc w:val="both"/>
              <w:rPr>
                <w:rFonts w:asciiTheme="minorHAnsi" w:hAnsiTheme="minorHAnsi" w:cstheme="minorHAnsi"/>
                <w:sz w:val="20"/>
                <w:szCs w:val="20"/>
                <w:lang w:val="id-ID"/>
              </w:rPr>
            </w:pPr>
            <w:r w:rsidRPr="00B61386">
              <w:rPr>
                <w:rFonts w:asciiTheme="minorHAnsi" w:hAnsiTheme="minorHAnsi" w:cstheme="minorHAnsi"/>
                <w:sz w:val="20"/>
                <w:szCs w:val="20"/>
                <w:lang w:val="id-ID"/>
              </w:rPr>
              <w:t>Pengaduan</w:t>
            </w:r>
            <w:r w:rsidRPr="00B61386">
              <w:rPr>
                <w:rFonts w:asciiTheme="minorHAnsi" w:hAnsiTheme="minorHAnsi" w:cstheme="minorHAnsi"/>
                <w:sz w:val="20"/>
                <w:szCs w:val="20"/>
              </w:rPr>
              <w:t xml:space="preserve"> sebagaimana yang dimaksud pada ayat (2) Pasal ini baik secara lisan maupun tertulis wajib melengkapi d</w:t>
            </w:r>
            <w:r w:rsidRPr="00B61386">
              <w:rPr>
                <w:rFonts w:asciiTheme="minorHAnsi" w:hAnsiTheme="minorHAnsi" w:cstheme="minorHAnsi"/>
                <w:sz w:val="20"/>
                <w:szCs w:val="20"/>
                <w:lang w:val="id-ID"/>
              </w:rPr>
              <w:t>okumen</w:t>
            </w:r>
            <w:r w:rsidRPr="00B61386">
              <w:rPr>
                <w:rFonts w:asciiTheme="minorHAnsi" w:hAnsiTheme="minorHAnsi" w:cstheme="minorHAnsi"/>
                <w:sz w:val="20"/>
                <w:szCs w:val="20"/>
              </w:rPr>
              <w:t xml:space="preserve"> dan/atau informasi</w:t>
            </w:r>
            <w:r w:rsidRPr="00B61386">
              <w:rPr>
                <w:rFonts w:asciiTheme="minorHAnsi" w:hAnsiTheme="minorHAnsi" w:cstheme="minorHAnsi"/>
                <w:sz w:val="20"/>
                <w:szCs w:val="20"/>
                <w:lang w:val="id-ID"/>
              </w:rPr>
              <w:t xml:space="preserve"> yang dipersyaratkan oleh </w:t>
            </w:r>
            <w:r w:rsidRPr="00B61386">
              <w:rPr>
                <w:rFonts w:asciiTheme="minorHAnsi" w:hAnsiTheme="minorHAnsi" w:cstheme="minorHAnsi"/>
                <w:sz w:val="20"/>
                <w:szCs w:val="20"/>
              </w:rPr>
              <w:t>Penanggung yang terdiri atas:</w:t>
            </w:r>
          </w:p>
          <w:p w14:paraId="3CC64FF4" w14:textId="77777777" w:rsidR="001279F2" w:rsidRPr="00B61386" w:rsidRDefault="001279F2" w:rsidP="001279F2">
            <w:pPr>
              <w:pStyle w:val="ListParagraph"/>
              <w:numPr>
                <w:ilvl w:val="0"/>
                <w:numId w:val="28"/>
              </w:numPr>
              <w:ind w:left="1080"/>
              <w:jc w:val="both"/>
              <w:rPr>
                <w:rFonts w:asciiTheme="minorHAnsi" w:hAnsiTheme="minorHAnsi" w:cstheme="minorHAnsi"/>
                <w:sz w:val="20"/>
                <w:szCs w:val="20"/>
                <w:lang w:val="id-ID"/>
              </w:rPr>
            </w:pPr>
            <w:r w:rsidRPr="00B61386">
              <w:rPr>
                <w:rFonts w:asciiTheme="minorHAnsi" w:hAnsiTheme="minorHAnsi" w:cstheme="minorHAnsi"/>
                <w:sz w:val="20"/>
                <w:szCs w:val="20"/>
              </w:rPr>
              <w:t>Identitas Pemegang Polis/Tertanggung/Peserta;</w:t>
            </w:r>
          </w:p>
          <w:p w14:paraId="1EF61431" w14:textId="77777777" w:rsidR="001279F2" w:rsidRPr="00B61386" w:rsidRDefault="001279F2" w:rsidP="001279F2">
            <w:pPr>
              <w:pStyle w:val="ListParagraph"/>
              <w:numPr>
                <w:ilvl w:val="0"/>
                <w:numId w:val="28"/>
              </w:numPr>
              <w:ind w:left="1080"/>
              <w:jc w:val="both"/>
              <w:rPr>
                <w:rFonts w:asciiTheme="minorHAnsi" w:hAnsiTheme="minorHAnsi" w:cstheme="minorHAnsi"/>
                <w:sz w:val="20"/>
                <w:szCs w:val="20"/>
              </w:rPr>
            </w:pPr>
            <w:r w:rsidRPr="00B61386">
              <w:rPr>
                <w:rFonts w:asciiTheme="minorHAnsi" w:hAnsiTheme="minorHAnsi" w:cstheme="minorHAnsi"/>
                <w:sz w:val="20"/>
                <w:szCs w:val="20"/>
              </w:rPr>
              <w:t>Jenis dan tanggal pemanfaatan produk dan/atau layanan;</w:t>
            </w:r>
          </w:p>
          <w:p w14:paraId="61715964" w14:textId="77777777" w:rsidR="001279F2" w:rsidRPr="00B61386" w:rsidRDefault="001279F2" w:rsidP="001279F2">
            <w:pPr>
              <w:pStyle w:val="ListParagraph"/>
              <w:numPr>
                <w:ilvl w:val="0"/>
                <w:numId w:val="28"/>
              </w:numPr>
              <w:ind w:left="1080"/>
              <w:jc w:val="both"/>
              <w:rPr>
                <w:rFonts w:asciiTheme="minorHAnsi" w:hAnsiTheme="minorHAnsi" w:cstheme="minorHAnsi"/>
                <w:sz w:val="20"/>
                <w:szCs w:val="20"/>
              </w:rPr>
            </w:pPr>
            <w:r w:rsidRPr="00B61386">
              <w:rPr>
                <w:rFonts w:asciiTheme="minorHAnsi" w:hAnsiTheme="minorHAnsi" w:cstheme="minorHAnsi"/>
                <w:sz w:val="20"/>
                <w:szCs w:val="20"/>
              </w:rPr>
              <w:t>Permasalahan yang diadukan; dan</w:t>
            </w:r>
          </w:p>
          <w:p w14:paraId="547F3701" w14:textId="77777777" w:rsidR="001279F2" w:rsidRPr="00B61386" w:rsidRDefault="001279F2" w:rsidP="001279F2">
            <w:pPr>
              <w:pStyle w:val="ListParagraph"/>
              <w:numPr>
                <w:ilvl w:val="0"/>
                <w:numId w:val="28"/>
              </w:numPr>
              <w:ind w:left="1080"/>
              <w:jc w:val="both"/>
              <w:rPr>
                <w:rFonts w:asciiTheme="minorHAnsi" w:hAnsiTheme="minorHAnsi" w:cstheme="minorHAnsi"/>
                <w:sz w:val="20"/>
                <w:szCs w:val="20"/>
                <w:lang w:val="id-ID"/>
              </w:rPr>
            </w:pPr>
            <w:r w:rsidRPr="00B61386">
              <w:rPr>
                <w:rFonts w:asciiTheme="minorHAnsi" w:hAnsiTheme="minorHAnsi" w:cstheme="minorHAnsi"/>
                <w:sz w:val="20"/>
                <w:szCs w:val="20"/>
              </w:rPr>
              <w:t>Dokumen lain yang dipersyaratkan oleh Penanggung.</w:t>
            </w:r>
          </w:p>
          <w:p w14:paraId="2F6E0DDC" w14:textId="749F4A32" w:rsidR="001279F2" w:rsidRPr="00B61386" w:rsidRDefault="001279F2" w:rsidP="001279F2">
            <w:pPr>
              <w:pStyle w:val="ListParagraph"/>
              <w:numPr>
                <w:ilvl w:val="0"/>
                <w:numId w:val="26"/>
              </w:numPr>
              <w:ind w:left="700" w:hanging="450"/>
              <w:jc w:val="both"/>
              <w:rPr>
                <w:rFonts w:asciiTheme="minorHAnsi" w:hAnsiTheme="minorHAnsi" w:cstheme="minorHAnsi"/>
                <w:color w:val="000000" w:themeColor="text1"/>
                <w:sz w:val="20"/>
                <w:szCs w:val="20"/>
                <w:lang w:val="id-ID"/>
              </w:rPr>
            </w:pPr>
            <w:r w:rsidRPr="00B61386">
              <w:rPr>
                <w:rFonts w:asciiTheme="minorHAnsi" w:hAnsiTheme="minorHAnsi" w:cstheme="minorHAnsi"/>
                <w:sz w:val="20"/>
                <w:szCs w:val="20"/>
                <w:lang w:val="id-ID"/>
              </w:rPr>
              <w:t xml:space="preserve">Jika terdapat kondisi tertentu yang memerlukan komunikasi atau penelitian secara khusus atau adanya keterlibatan pihak ketiga, maka sebelum periode penyelesaian </w:t>
            </w:r>
            <w:r w:rsidRPr="00B61386">
              <w:rPr>
                <w:rFonts w:asciiTheme="minorHAnsi" w:hAnsiTheme="minorHAnsi" w:cstheme="minorHAnsi"/>
                <w:sz w:val="20"/>
                <w:szCs w:val="20"/>
              </w:rPr>
              <w:t>pengaduan</w:t>
            </w:r>
            <w:r w:rsidRPr="00B61386">
              <w:rPr>
                <w:rFonts w:asciiTheme="minorHAnsi" w:hAnsiTheme="minorHAnsi" w:cstheme="minorHAnsi"/>
                <w:sz w:val="20"/>
                <w:szCs w:val="20"/>
                <w:lang w:val="id-ID"/>
              </w:rPr>
              <w:t xml:space="preserve"> sebagaimana </w:t>
            </w:r>
            <w:r w:rsidRPr="00B61386">
              <w:rPr>
                <w:rFonts w:asciiTheme="minorHAnsi" w:hAnsiTheme="minorHAnsi" w:cstheme="minorHAnsi"/>
                <w:color w:val="000000" w:themeColor="text1"/>
                <w:sz w:val="20"/>
                <w:szCs w:val="20"/>
                <w:lang w:val="id-ID"/>
              </w:rPr>
              <w:t xml:space="preserve">disebutkan pada </w:t>
            </w:r>
            <w:r w:rsidRPr="00B61386">
              <w:rPr>
                <w:rFonts w:asciiTheme="minorHAnsi" w:hAnsiTheme="minorHAnsi" w:cstheme="minorHAnsi"/>
                <w:color w:val="000000" w:themeColor="text1"/>
                <w:sz w:val="20"/>
                <w:szCs w:val="20"/>
              </w:rPr>
              <w:t>poin b</w:t>
            </w:r>
            <w:r w:rsidRPr="00B61386">
              <w:rPr>
                <w:rFonts w:asciiTheme="minorHAnsi" w:hAnsiTheme="minorHAnsi" w:cstheme="minorHAnsi"/>
                <w:color w:val="000000" w:themeColor="text1"/>
                <w:sz w:val="20"/>
                <w:szCs w:val="20"/>
                <w:lang w:val="id-ID"/>
              </w:rPr>
              <w:t xml:space="preserve"> ini berakhir, Penanggung akan menginformasikan dalam bentuk tertulis perpanjangan jangka waktu penyelesaian keluhan selama </w:t>
            </w:r>
            <w:r w:rsidRPr="00B61386">
              <w:rPr>
                <w:rFonts w:asciiTheme="minorHAnsi" w:hAnsiTheme="minorHAnsi" w:cstheme="minorHAnsi"/>
                <w:color w:val="000000" w:themeColor="text1"/>
                <w:sz w:val="20"/>
                <w:szCs w:val="20"/>
              </w:rPr>
              <w:t xml:space="preserve">10 </w:t>
            </w:r>
            <w:r w:rsidRPr="00B61386">
              <w:rPr>
                <w:rFonts w:asciiTheme="minorHAnsi" w:hAnsiTheme="minorHAnsi" w:cstheme="minorHAnsi"/>
                <w:color w:val="000000" w:themeColor="text1"/>
                <w:sz w:val="20"/>
                <w:szCs w:val="20"/>
                <w:lang w:val="id-ID"/>
              </w:rPr>
              <w:t>(</w:t>
            </w:r>
            <w:r w:rsidRPr="00B61386">
              <w:rPr>
                <w:rFonts w:asciiTheme="minorHAnsi" w:hAnsiTheme="minorHAnsi" w:cstheme="minorHAnsi"/>
                <w:color w:val="000000" w:themeColor="text1"/>
                <w:sz w:val="20"/>
                <w:szCs w:val="20"/>
              </w:rPr>
              <w:t>sepuluh</w:t>
            </w:r>
            <w:r w:rsidRPr="00B61386">
              <w:rPr>
                <w:rFonts w:asciiTheme="minorHAnsi" w:hAnsiTheme="minorHAnsi" w:cstheme="minorHAnsi"/>
                <w:color w:val="000000" w:themeColor="text1"/>
                <w:sz w:val="20"/>
                <w:szCs w:val="20"/>
                <w:lang w:val="id-ID"/>
              </w:rPr>
              <w:t xml:space="preserve">) hari kerja serta penjelasan atas kondisi tertentu yang dihadapi. </w:t>
            </w:r>
          </w:p>
          <w:p w14:paraId="2C168B5D" w14:textId="77777777" w:rsidR="001279F2" w:rsidRPr="00B61386" w:rsidRDefault="001279F2" w:rsidP="001279F2">
            <w:pPr>
              <w:pStyle w:val="ListParagraph"/>
              <w:numPr>
                <w:ilvl w:val="0"/>
                <w:numId w:val="3"/>
              </w:numPr>
              <w:ind w:left="249" w:hanging="306"/>
              <w:jc w:val="both"/>
              <w:rPr>
                <w:rFonts w:asciiTheme="minorHAnsi" w:hAnsiTheme="minorHAnsi" w:cstheme="minorHAnsi"/>
                <w:sz w:val="20"/>
                <w:szCs w:val="20"/>
              </w:rPr>
            </w:pPr>
            <w:r w:rsidRPr="00B61386">
              <w:rPr>
                <w:rFonts w:asciiTheme="minorHAnsi" w:hAnsiTheme="minorHAnsi" w:cstheme="minorHAnsi"/>
                <w:sz w:val="20"/>
                <w:szCs w:val="20"/>
              </w:rPr>
              <w:t>Informasi lain mengenai manfaat, biaya, risiko, syarat dan ketentuan atas produk maupun layanan dapat diakses melalui situs Penanggung atau media resmi lainnya yang disediakan oleh Penanggung.</w:t>
            </w:r>
          </w:p>
          <w:p w14:paraId="77ED2B79" w14:textId="77777777" w:rsidR="001279F2" w:rsidRPr="00B61386" w:rsidRDefault="001279F2" w:rsidP="001279F2">
            <w:pPr>
              <w:pStyle w:val="ListParagraph"/>
              <w:ind w:left="658"/>
              <w:jc w:val="both"/>
              <w:rPr>
                <w:rFonts w:asciiTheme="minorHAnsi" w:hAnsiTheme="minorHAnsi" w:cstheme="minorHAnsi"/>
                <w:sz w:val="20"/>
                <w:szCs w:val="20"/>
              </w:rPr>
            </w:pPr>
          </w:p>
        </w:tc>
      </w:tr>
      <w:tr w:rsidR="001279F2" w:rsidRPr="00B61386" w14:paraId="6779A7B8" w14:textId="77777777" w:rsidTr="000F6E7E">
        <w:trPr>
          <w:trHeight w:val="77"/>
          <w:trPrChange w:id="320" w:author="Aswin Nabila" w:date="2026-04-30T09:25:00Z" w16du:dateUtc="2026-04-30T02:25:00Z">
            <w:trPr>
              <w:gridBefore w:val="1"/>
              <w:trHeight w:val="77"/>
            </w:trPr>
          </w:trPrChange>
        </w:trPr>
        <w:tc>
          <w:tcPr>
            <w:tcW w:w="10801" w:type="dxa"/>
            <w:gridSpan w:val="45"/>
            <w:tcBorders>
              <w:top w:val="single" w:sz="4" w:space="0" w:color="auto"/>
              <w:bottom w:val="single" w:sz="4" w:space="0" w:color="auto"/>
            </w:tcBorders>
            <w:shd w:val="clear" w:color="auto" w:fill="000000" w:themeFill="text1"/>
            <w:tcPrChange w:id="321" w:author="Aswin Nabila" w:date="2026-04-30T09:25:00Z" w16du:dateUtc="2026-04-30T02:25:00Z">
              <w:tcPr>
                <w:tcW w:w="10800" w:type="dxa"/>
                <w:gridSpan w:val="46"/>
                <w:tcBorders>
                  <w:top w:val="single" w:sz="4" w:space="0" w:color="auto"/>
                  <w:bottom w:val="single" w:sz="4" w:space="0" w:color="auto"/>
                </w:tcBorders>
                <w:shd w:val="clear" w:color="auto" w:fill="000000" w:themeFill="text1"/>
              </w:tcPr>
            </w:tcPrChange>
          </w:tcPr>
          <w:p w14:paraId="6C21CB1A" w14:textId="77777777" w:rsidR="001279F2" w:rsidRPr="00B61386" w:rsidRDefault="001279F2" w:rsidP="001279F2">
            <w:pPr>
              <w:jc w:val="center"/>
              <w:rPr>
                <w:rFonts w:asciiTheme="minorHAnsi" w:hAnsiTheme="minorHAnsi" w:cstheme="minorHAnsi"/>
                <w:b/>
                <w:i/>
                <w:sz w:val="20"/>
                <w:szCs w:val="20"/>
              </w:rPr>
            </w:pPr>
            <w:r w:rsidRPr="00B61386">
              <w:rPr>
                <w:rFonts w:ascii="Calibri" w:hAnsi="Calibri" w:cs="Calibri"/>
                <w:b/>
                <w:i/>
                <w:sz w:val="20"/>
                <w:szCs w:val="20"/>
              </w:rPr>
              <w:lastRenderedPageBreak/>
              <w:t>Disclaimer (penting untuk dibaca)</w:t>
            </w:r>
          </w:p>
        </w:tc>
      </w:tr>
      <w:tr w:rsidR="001279F2" w:rsidRPr="00B61386" w14:paraId="2C9E38E5" w14:textId="77777777" w:rsidTr="000F6E7E">
        <w:trPr>
          <w:trHeight w:val="77"/>
          <w:trPrChange w:id="322" w:author="Aswin Nabila" w:date="2026-04-30T09:25:00Z" w16du:dateUtc="2026-04-30T02:25:00Z">
            <w:trPr>
              <w:gridBefore w:val="1"/>
              <w:trHeight w:val="77"/>
            </w:trPr>
          </w:trPrChange>
        </w:trPr>
        <w:tc>
          <w:tcPr>
            <w:tcW w:w="10801" w:type="dxa"/>
            <w:gridSpan w:val="45"/>
            <w:tcBorders>
              <w:top w:val="single" w:sz="4" w:space="0" w:color="auto"/>
              <w:left w:val="single" w:sz="4" w:space="0" w:color="auto"/>
              <w:bottom w:val="nil"/>
              <w:right w:val="single" w:sz="4" w:space="0" w:color="auto"/>
            </w:tcBorders>
            <w:tcPrChange w:id="323" w:author="Aswin Nabila" w:date="2026-04-30T09:25:00Z" w16du:dateUtc="2026-04-30T02:25:00Z">
              <w:tcPr>
                <w:tcW w:w="10800" w:type="dxa"/>
                <w:gridSpan w:val="46"/>
                <w:tcBorders>
                  <w:top w:val="single" w:sz="4" w:space="0" w:color="auto"/>
                  <w:left w:val="single" w:sz="4" w:space="0" w:color="auto"/>
                  <w:bottom w:val="nil"/>
                  <w:right w:val="single" w:sz="4" w:space="0" w:color="auto"/>
                </w:tcBorders>
              </w:tcPr>
            </w:tcPrChange>
          </w:tcPr>
          <w:p w14:paraId="012B2327" w14:textId="77777777" w:rsidR="001279F2" w:rsidRPr="00B61386" w:rsidRDefault="001279F2" w:rsidP="001279F2">
            <w:pPr>
              <w:pStyle w:val="ListParagraph"/>
              <w:ind w:left="360"/>
              <w:jc w:val="both"/>
              <w:rPr>
                <w:rFonts w:asciiTheme="minorHAnsi" w:hAnsiTheme="minorHAnsi" w:cstheme="minorHAnsi"/>
                <w:b/>
                <w:i/>
                <w:sz w:val="20"/>
                <w:szCs w:val="20"/>
              </w:rPr>
            </w:pPr>
          </w:p>
          <w:p w14:paraId="33BDD3C4" w14:textId="65D437DC" w:rsidR="001279F2" w:rsidRPr="00B61386" w:rsidRDefault="001279F2" w:rsidP="001279F2">
            <w:pPr>
              <w:pStyle w:val="ListParagraph"/>
              <w:numPr>
                <w:ilvl w:val="0"/>
                <w:numId w:val="31"/>
              </w:numPr>
              <w:jc w:val="both"/>
              <w:rPr>
                <w:rFonts w:asciiTheme="minorHAnsi" w:hAnsiTheme="minorHAnsi" w:cstheme="minorHAnsi"/>
                <w:b/>
                <w:i/>
                <w:sz w:val="20"/>
                <w:szCs w:val="20"/>
              </w:rPr>
            </w:pPr>
            <w:r w:rsidRPr="00B61386">
              <w:rPr>
                <w:rFonts w:asciiTheme="minorHAnsi" w:hAnsiTheme="minorHAnsi" w:cstheme="minorHAnsi"/>
                <w:b/>
                <w:i/>
                <w:sz w:val="20"/>
                <w:szCs w:val="20"/>
              </w:rPr>
              <w:t xml:space="preserve">Saya telah membaca, menerima penjelasan, dan memahami produk asuransi Asuransi Mega Warisan sesuai Ringkasan Informasi Produk dan Layanan. </w:t>
            </w:r>
          </w:p>
          <w:p w14:paraId="1471C60C" w14:textId="77777777" w:rsidR="001279F2" w:rsidRPr="00B61386" w:rsidRDefault="001279F2" w:rsidP="001279F2">
            <w:pPr>
              <w:pStyle w:val="ListParagraph"/>
              <w:numPr>
                <w:ilvl w:val="0"/>
                <w:numId w:val="31"/>
              </w:numPr>
              <w:jc w:val="both"/>
              <w:rPr>
                <w:rFonts w:asciiTheme="minorHAnsi" w:hAnsiTheme="minorHAnsi" w:cstheme="minorHAnsi"/>
                <w:b/>
                <w:i/>
                <w:sz w:val="20"/>
                <w:szCs w:val="20"/>
              </w:rPr>
            </w:pPr>
            <w:r w:rsidRPr="00B61386">
              <w:rPr>
                <w:rFonts w:asciiTheme="minorHAnsi" w:hAnsiTheme="minorHAnsi" w:cstheme="minorHAnsi"/>
                <w:b/>
                <w:i/>
                <w:sz w:val="20"/>
                <w:szCs w:val="20"/>
              </w:rPr>
              <w:lastRenderedPageBreak/>
              <w:t xml:space="preserve">Ringkasan Informasi Produk dan Layanan ini bukan merupakan bagian dari aplikasi pengajuan asuransi dan Polis. </w:t>
            </w:r>
          </w:p>
          <w:p w14:paraId="6BC7648B" w14:textId="37A9C1A4" w:rsidR="001279F2" w:rsidRPr="00B61386" w:rsidRDefault="001279F2" w:rsidP="001279F2">
            <w:pPr>
              <w:pStyle w:val="ListParagraph"/>
              <w:numPr>
                <w:ilvl w:val="0"/>
                <w:numId w:val="31"/>
              </w:numPr>
              <w:jc w:val="both"/>
              <w:rPr>
                <w:rFonts w:asciiTheme="minorHAnsi" w:hAnsiTheme="minorHAnsi" w:cstheme="minorHAnsi"/>
                <w:b/>
                <w:i/>
                <w:sz w:val="20"/>
                <w:szCs w:val="20"/>
              </w:rPr>
            </w:pPr>
            <w:r w:rsidRPr="00B61386">
              <w:rPr>
                <w:rFonts w:asciiTheme="minorHAnsi" w:hAnsiTheme="minorHAnsi" w:cstheme="minorHAnsi"/>
                <w:b/>
                <w:i/>
                <w:sz w:val="20"/>
                <w:szCs w:val="20"/>
              </w:rPr>
              <w:t>Saya telah membaca, memahami, dan menyetujui aplikasi pengajuan asuransi dan Polis (jika ada).</w:t>
            </w:r>
          </w:p>
          <w:p w14:paraId="5B690C73" w14:textId="77777777" w:rsidR="001279F2" w:rsidRPr="00B61386" w:rsidRDefault="001279F2" w:rsidP="001279F2">
            <w:pPr>
              <w:pStyle w:val="ListParagraph"/>
              <w:numPr>
                <w:ilvl w:val="0"/>
                <w:numId w:val="31"/>
              </w:numPr>
              <w:jc w:val="both"/>
              <w:rPr>
                <w:rFonts w:asciiTheme="minorHAnsi" w:hAnsiTheme="minorHAnsi" w:cstheme="minorHAnsi"/>
                <w:b/>
                <w:i/>
                <w:sz w:val="20"/>
                <w:szCs w:val="20"/>
              </w:rPr>
            </w:pPr>
            <w:r w:rsidRPr="00B61386">
              <w:rPr>
                <w:rFonts w:asciiTheme="minorHAnsi" w:hAnsiTheme="minorHAnsi" w:cstheme="minorHAnsi"/>
                <w:b/>
                <w:i/>
                <w:sz w:val="20"/>
                <w:szCs w:val="20"/>
              </w:rPr>
              <w:t xml:space="preserve">Informasi yang tercakup dalam Ringkasan Informasi Produk dan Layanan ini berlaku sejak tanggal cetak dokumen sampai dengan adanya perubahan yang dilakukan oleh PT PFI Mega Life Insurance. </w:t>
            </w:r>
          </w:p>
          <w:p w14:paraId="680F7D9A" w14:textId="77777777" w:rsidR="001279F2" w:rsidRPr="00B61386" w:rsidRDefault="001279F2" w:rsidP="001279F2">
            <w:pPr>
              <w:pStyle w:val="ListParagraph"/>
              <w:numPr>
                <w:ilvl w:val="0"/>
                <w:numId w:val="31"/>
              </w:numPr>
              <w:jc w:val="both"/>
              <w:rPr>
                <w:rFonts w:asciiTheme="minorHAnsi" w:hAnsiTheme="minorHAnsi" w:cstheme="minorHAnsi"/>
                <w:b/>
                <w:i/>
                <w:sz w:val="20"/>
                <w:szCs w:val="20"/>
              </w:rPr>
            </w:pPr>
            <w:r w:rsidRPr="00B61386">
              <w:rPr>
                <w:rFonts w:asciiTheme="minorHAnsi" w:hAnsiTheme="minorHAnsi" w:cstheme="minorHAnsi"/>
                <w:b/>
                <w:i/>
                <w:sz w:val="20"/>
                <w:szCs w:val="20"/>
              </w:rPr>
              <w:t>Saya telah membaca dengan teliti Ringkasan Informasi Produk dan Layanan ini sebelum menyetujui pembelian produk dan bertanya kepada pegawai Perusahaan Asuransi atas semua hal terkait Ringkasan Informasi Produk dan Layanan ini.</w:t>
            </w:r>
          </w:p>
          <w:p w14:paraId="77F91B64" w14:textId="2C184974" w:rsidR="001279F2" w:rsidRPr="00B61386" w:rsidRDefault="001279F2" w:rsidP="001279F2">
            <w:pPr>
              <w:pStyle w:val="ListParagraph"/>
              <w:numPr>
                <w:ilvl w:val="0"/>
                <w:numId w:val="31"/>
              </w:numPr>
              <w:jc w:val="both"/>
              <w:rPr>
                <w:rFonts w:ascii="Calibri" w:hAnsi="Calibri" w:cs="Calibri"/>
                <w:b/>
                <w:i/>
                <w:sz w:val="20"/>
                <w:szCs w:val="20"/>
              </w:rPr>
            </w:pPr>
            <w:r w:rsidRPr="00B61386">
              <w:rPr>
                <w:rFonts w:asciiTheme="minorHAnsi" w:hAnsiTheme="minorHAnsi" w:cstheme="minorHAnsi"/>
                <w:b/>
                <w:i/>
                <w:sz w:val="20"/>
                <w:szCs w:val="20"/>
              </w:rPr>
              <w:t>Saya menyatakan menyetujui dan menerima seluruh penjelasan yang diberikan dan bersedia melanjutkan pengajuan asuransi ini.</w:t>
            </w:r>
          </w:p>
          <w:p w14:paraId="0E9CB37B" w14:textId="6901B048" w:rsidR="001279F2" w:rsidRPr="00B61386" w:rsidDel="006E3058" w:rsidRDefault="001279F2" w:rsidP="001279F2">
            <w:pPr>
              <w:pStyle w:val="ListParagraph"/>
              <w:ind w:left="360"/>
              <w:jc w:val="both"/>
              <w:rPr>
                <w:rFonts w:ascii="Calibri" w:hAnsi="Calibri" w:cs="Calibri"/>
                <w:b/>
                <w:i/>
                <w:sz w:val="20"/>
                <w:szCs w:val="20"/>
              </w:rPr>
            </w:pPr>
          </w:p>
        </w:tc>
      </w:tr>
      <w:tr w:rsidR="001279F2" w:rsidRPr="00B61386" w14:paraId="3F5D34A9" w14:textId="77777777" w:rsidTr="000F6E7E">
        <w:trPr>
          <w:trHeight w:val="77"/>
          <w:trPrChange w:id="324" w:author="Aswin Nabila" w:date="2026-04-30T09:25:00Z" w16du:dateUtc="2026-04-30T02:25:00Z">
            <w:trPr>
              <w:gridBefore w:val="1"/>
              <w:trHeight w:val="77"/>
            </w:trPr>
          </w:trPrChange>
        </w:trPr>
        <w:tc>
          <w:tcPr>
            <w:tcW w:w="540" w:type="dxa"/>
            <w:tcBorders>
              <w:top w:val="nil"/>
              <w:left w:val="single" w:sz="4" w:space="0" w:color="auto"/>
              <w:bottom w:val="nil"/>
              <w:right w:val="nil"/>
            </w:tcBorders>
            <w:tcPrChange w:id="325" w:author="Aswin Nabila" w:date="2026-04-30T09:25:00Z" w16du:dateUtc="2026-04-30T02:25:00Z">
              <w:tcPr>
                <w:tcW w:w="540" w:type="dxa"/>
                <w:tcBorders>
                  <w:top w:val="nil"/>
                  <w:left w:val="single" w:sz="4" w:space="0" w:color="auto"/>
                  <w:bottom w:val="nil"/>
                  <w:right w:val="nil"/>
                </w:tcBorders>
              </w:tcPr>
            </w:tcPrChange>
          </w:tcPr>
          <w:p w14:paraId="16153B61" w14:textId="77777777" w:rsidR="001279F2" w:rsidRPr="00B61386" w:rsidRDefault="001279F2" w:rsidP="001279F2">
            <w:pPr>
              <w:pStyle w:val="ListParagraph"/>
              <w:ind w:left="360"/>
              <w:jc w:val="both"/>
              <w:rPr>
                <w:rFonts w:asciiTheme="minorHAnsi" w:hAnsiTheme="minorHAnsi" w:cstheme="minorHAnsi"/>
                <w:b/>
                <w:i/>
                <w:sz w:val="20"/>
                <w:szCs w:val="20"/>
              </w:rPr>
            </w:pPr>
          </w:p>
        </w:tc>
        <w:tc>
          <w:tcPr>
            <w:tcW w:w="540" w:type="dxa"/>
            <w:tcBorders>
              <w:top w:val="nil"/>
              <w:left w:val="nil"/>
              <w:bottom w:val="nil"/>
              <w:right w:val="nil"/>
            </w:tcBorders>
            <w:tcPrChange w:id="326" w:author="Aswin Nabila" w:date="2026-04-30T09:25:00Z" w16du:dateUtc="2026-04-30T02:25:00Z">
              <w:tcPr>
                <w:tcW w:w="540" w:type="dxa"/>
                <w:tcBorders>
                  <w:top w:val="nil"/>
                  <w:left w:val="nil"/>
                  <w:bottom w:val="nil"/>
                  <w:right w:val="nil"/>
                </w:tcBorders>
              </w:tcPr>
            </w:tcPrChange>
          </w:tcPr>
          <w:p w14:paraId="4793B741" w14:textId="77777777" w:rsidR="001279F2" w:rsidRPr="00B61386" w:rsidRDefault="001279F2" w:rsidP="001279F2">
            <w:pPr>
              <w:pStyle w:val="ListParagraph"/>
              <w:ind w:left="0"/>
              <w:jc w:val="both"/>
              <w:rPr>
                <w:rFonts w:asciiTheme="minorHAnsi" w:hAnsiTheme="minorHAnsi" w:cstheme="minorHAnsi"/>
                <w:b/>
                <w:i/>
                <w:sz w:val="20"/>
                <w:szCs w:val="20"/>
              </w:rPr>
            </w:pPr>
          </w:p>
        </w:tc>
        <w:tc>
          <w:tcPr>
            <w:tcW w:w="270" w:type="dxa"/>
            <w:tcBorders>
              <w:top w:val="nil"/>
              <w:left w:val="nil"/>
              <w:bottom w:val="nil"/>
              <w:right w:val="nil"/>
            </w:tcBorders>
            <w:tcPrChange w:id="327" w:author="Aswin Nabila" w:date="2026-04-30T09:25:00Z" w16du:dateUtc="2026-04-30T02:25:00Z">
              <w:tcPr>
                <w:tcW w:w="270" w:type="dxa"/>
                <w:tcBorders>
                  <w:top w:val="nil"/>
                  <w:left w:val="nil"/>
                  <w:bottom w:val="nil"/>
                  <w:right w:val="nil"/>
                </w:tcBorders>
              </w:tcPr>
            </w:tcPrChange>
          </w:tcPr>
          <w:p w14:paraId="08EA093D" w14:textId="77777777" w:rsidR="001279F2" w:rsidRPr="00B61386" w:rsidRDefault="001279F2" w:rsidP="001279F2">
            <w:pPr>
              <w:pStyle w:val="ListParagraph"/>
              <w:ind w:left="360"/>
              <w:jc w:val="both"/>
              <w:rPr>
                <w:rFonts w:asciiTheme="minorHAnsi" w:hAnsiTheme="minorHAnsi" w:cstheme="minorHAnsi"/>
                <w:b/>
                <w:i/>
                <w:sz w:val="20"/>
                <w:szCs w:val="20"/>
              </w:rPr>
            </w:pPr>
          </w:p>
        </w:tc>
        <w:tc>
          <w:tcPr>
            <w:tcW w:w="1113" w:type="dxa"/>
            <w:gridSpan w:val="5"/>
            <w:tcBorders>
              <w:top w:val="nil"/>
              <w:left w:val="nil"/>
              <w:bottom w:val="nil"/>
              <w:right w:val="nil"/>
            </w:tcBorders>
            <w:tcPrChange w:id="328" w:author="Aswin Nabila" w:date="2026-04-30T09:25:00Z" w16du:dateUtc="2026-04-30T02:25:00Z">
              <w:tcPr>
                <w:tcW w:w="1113" w:type="dxa"/>
                <w:gridSpan w:val="5"/>
                <w:tcBorders>
                  <w:top w:val="nil"/>
                  <w:left w:val="nil"/>
                  <w:bottom w:val="nil"/>
                  <w:right w:val="nil"/>
                </w:tcBorders>
              </w:tcPr>
            </w:tcPrChange>
          </w:tcPr>
          <w:p w14:paraId="15712DB9" w14:textId="77777777" w:rsidR="001279F2" w:rsidRPr="00B61386" w:rsidRDefault="001279F2" w:rsidP="001279F2">
            <w:pPr>
              <w:jc w:val="both"/>
              <w:rPr>
                <w:rFonts w:asciiTheme="minorHAnsi" w:hAnsiTheme="minorHAnsi" w:cstheme="minorHAnsi"/>
                <w:b/>
                <w:i/>
                <w:sz w:val="20"/>
                <w:szCs w:val="20"/>
              </w:rPr>
            </w:pPr>
          </w:p>
        </w:tc>
        <w:tc>
          <w:tcPr>
            <w:tcW w:w="1114" w:type="dxa"/>
            <w:gridSpan w:val="3"/>
            <w:tcBorders>
              <w:top w:val="nil"/>
              <w:left w:val="nil"/>
              <w:bottom w:val="nil"/>
              <w:right w:val="nil"/>
            </w:tcBorders>
            <w:tcPrChange w:id="329" w:author="Aswin Nabila" w:date="2026-04-30T09:25:00Z" w16du:dateUtc="2026-04-30T02:25:00Z">
              <w:tcPr>
                <w:tcW w:w="1114" w:type="dxa"/>
                <w:gridSpan w:val="3"/>
                <w:tcBorders>
                  <w:top w:val="nil"/>
                  <w:left w:val="nil"/>
                  <w:bottom w:val="nil"/>
                  <w:right w:val="nil"/>
                </w:tcBorders>
              </w:tcPr>
            </w:tcPrChange>
          </w:tcPr>
          <w:p w14:paraId="31F3CD67" w14:textId="77777777" w:rsidR="001279F2" w:rsidRPr="00B61386" w:rsidRDefault="001279F2" w:rsidP="001279F2">
            <w:pPr>
              <w:jc w:val="both"/>
              <w:rPr>
                <w:rFonts w:asciiTheme="minorHAnsi" w:hAnsiTheme="minorHAnsi" w:cstheme="minorHAnsi"/>
                <w:b/>
                <w:i/>
                <w:sz w:val="20"/>
                <w:szCs w:val="20"/>
              </w:rPr>
            </w:pPr>
          </w:p>
        </w:tc>
        <w:tc>
          <w:tcPr>
            <w:tcW w:w="1114" w:type="dxa"/>
            <w:gridSpan w:val="4"/>
            <w:tcBorders>
              <w:top w:val="nil"/>
              <w:left w:val="nil"/>
              <w:bottom w:val="nil"/>
              <w:right w:val="nil"/>
            </w:tcBorders>
            <w:tcPrChange w:id="330" w:author="Aswin Nabila" w:date="2026-04-30T09:25:00Z" w16du:dateUtc="2026-04-30T02:25:00Z">
              <w:tcPr>
                <w:tcW w:w="1114" w:type="dxa"/>
                <w:gridSpan w:val="5"/>
                <w:tcBorders>
                  <w:top w:val="nil"/>
                  <w:left w:val="nil"/>
                  <w:bottom w:val="nil"/>
                  <w:right w:val="nil"/>
                </w:tcBorders>
              </w:tcPr>
            </w:tcPrChange>
          </w:tcPr>
          <w:p w14:paraId="711BAEEC" w14:textId="77777777" w:rsidR="001279F2" w:rsidRPr="00B61386" w:rsidRDefault="001279F2" w:rsidP="001279F2">
            <w:pPr>
              <w:jc w:val="both"/>
              <w:rPr>
                <w:rFonts w:asciiTheme="minorHAnsi" w:hAnsiTheme="minorHAnsi" w:cstheme="minorHAnsi"/>
                <w:b/>
                <w:i/>
                <w:sz w:val="20"/>
                <w:szCs w:val="20"/>
              </w:rPr>
            </w:pPr>
          </w:p>
        </w:tc>
        <w:tc>
          <w:tcPr>
            <w:tcW w:w="1114" w:type="dxa"/>
            <w:gridSpan w:val="9"/>
            <w:tcBorders>
              <w:top w:val="nil"/>
              <w:left w:val="nil"/>
              <w:bottom w:val="nil"/>
              <w:right w:val="nil"/>
            </w:tcBorders>
            <w:tcPrChange w:id="331" w:author="Aswin Nabila" w:date="2026-04-30T09:25:00Z" w16du:dateUtc="2026-04-30T02:25:00Z">
              <w:tcPr>
                <w:tcW w:w="1114" w:type="dxa"/>
                <w:gridSpan w:val="7"/>
                <w:tcBorders>
                  <w:top w:val="nil"/>
                  <w:left w:val="nil"/>
                  <w:bottom w:val="nil"/>
                  <w:right w:val="nil"/>
                </w:tcBorders>
              </w:tcPr>
            </w:tcPrChange>
          </w:tcPr>
          <w:p w14:paraId="4E129104" w14:textId="77777777" w:rsidR="001279F2" w:rsidRPr="00B61386" w:rsidRDefault="001279F2" w:rsidP="001279F2">
            <w:pPr>
              <w:jc w:val="both"/>
              <w:rPr>
                <w:rFonts w:asciiTheme="minorHAnsi" w:hAnsiTheme="minorHAnsi" w:cstheme="minorHAnsi"/>
                <w:b/>
                <w:i/>
                <w:sz w:val="20"/>
                <w:szCs w:val="20"/>
              </w:rPr>
            </w:pPr>
          </w:p>
        </w:tc>
        <w:tc>
          <w:tcPr>
            <w:tcW w:w="1113" w:type="dxa"/>
            <w:gridSpan w:val="8"/>
            <w:tcBorders>
              <w:top w:val="nil"/>
              <w:left w:val="nil"/>
              <w:bottom w:val="nil"/>
              <w:right w:val="nil"/>
            </w:tcBorders>
            <w:tcPrChange w:id="332" w:author="Aswin Nabila" w:date="2026-04-30T09:25:00Z" w16du:dateUtc="2026-04-30T02:25:00Z">
              <w:tcPr>
                <w:tcW w:w="1113" w:type="dxa"/>
                <w:gridSpan w:val="8"/>
                <w:tcBorders>
                  <w:top w:val="nil"/>
                  <w:left w:val="nil"/>
                  <w:bottom w:val="nil"/>
                  <w:right w:val="nil"/>
                </w:tcBorders>
              </w:tcPr>
            </w:tcPrChange>
          </w:tcPr>
          <w:p w14:paraId="395214E7" w14:textId="77777777" w:rsidR="001279F2" w:rsidRPr="00B61386" w:rsidRDefault="001279F2" w:rsidP="001279F2">
            <w:pPr>
              <w:jc w:val="both"/>
              <w:rPr>
                <w:rFonts w:asciiTheme="minorHAnsi" w:hAnsiTheme="minorHAnsi" w:cstheme="minorHAnsi"/>
                <w:b/>
                <w:i/>
                <w:sz w:val="20"/>
                <w:szCs w:val="20"/>
              </w:rPr>
            </w:pPr>
          </w:p>
        </w:tc>
        <w:tc>
          <w:tcPr>
            <w:tcW w:w="3342" w:type="dxa"/>
            <w:gridSpan w:val="12"/>
            <w:tcBorders>
              <w:top w:val="nil"/>
              <w:left w:val="nil"/>
              <w:bottom w:val="single" w:sz="4" w:space="0" w:color="auto"/>
              <w:right w:val="nil"/>
            </w:tcBorders>
            <w:tcPrChange w:id="333" w:author="Aswin Nabila" w:date="2026-04-30T09:25:00Z" w16du:dateUtc="2026-04-30T02:25:00Z">
              <w:tcPr>
                <w:tcW w:w="3342" w:type="dxa"/>
                <w:gridSpan w:val="13"/>
                <w:tcBorders>
                  <w:top w:val="nil"/>
                  <w:left w:val="nil"/>
                  <w:bottom w:val="single" w:sz="4" w:space="0" w:color="auto"/>
                  <w:right w:val="nil"/>
                </w:tcBorders>
              </w:tcPr>
            </w:tcPrChange>
          </w:tcPr>
          <w:p w14:paraId="4A83D63F" w14:textId="3E289CEA" w:rsidR="001279F2" w:rsidRPr="00B61386" w:rsidRDefault="001279F2" w:rsidP="001279F2">
            <w:pPr>
              <w:jc w:val="right"/>
              <w:rPr>
                <w:rFonts w:asciiTheme="minorHAnsi" w:hAnsiTheme="minorHAnsi" w:cstheme="minorHAnsi"/>
                <w:bCs/>
                <w:i/>
                <w:sz w:val="20"/>
                <w:szCs w:val="20"/>
              </w:rPr>
            </w:pPr>
            <w:r w:rsidRPr="00B61386">
              <w:rPr>
                <w:rFonts w:asciiTheme="minorHAnsi" w:hAnsiTheme="minorHAnsi" w:cstheme="minorHAnsi"/>
                <w:bCs/>
                <w:i/>
                <w:sz w:val="20"/>
                <w:szCs w:val="20"/>
              </w:rPr>
              <w:t>Calon Pemegang Polis</w:t>
            </w:r>
          </w:p>
        </w:tc>
        <w:tc>
          <w:tcPr>
            <w:tcW w:w="541" w:type="dxa"/>
            <w:tcBorders>
              <w:top w:val="nil"/>
              <w:left w:val="nil"/>
              <w:bottom w:val="nil"/>
              <w:right w:val="single" w:sz="4" w:space="0" w:color="auto"/>
            </w:tcBorders>
            <w:tcPrChange w:id="334" w:author="Aswin Nabila" w:date="2026-04-30T09:25:00Z" w16du:dateUtc="2026-04-30T02:25:00Z">
              <w:tcPr>
                <w:tcW w:w="540" w:type="dxa"/>
                <w:gridSpan w:val="2"/>
                <w:tcBorders>
                  <w:top w:val="nil"/>
                  <w:left w:val="nil"/>
                  <w:bottom w:val="nil"/>
                  <w:right w:val="single" w:sz="4" w:space="0" w:color="auto"/>
                </w:tcBorders>
              </w:tcPr>
            </w:tcPrChange>
          </w:tcPr>
          <w:p w14:paraId="3EBEF8D7" w14:textId="77777777" w:rsidR="001279F2" w:rsidRPr="00B61386" w:rsidRDefault="001279F2" w:rsidP="001279F2">
            <w:pPr>
              <w:pStyle w:val="ListParagraph"/>
              <w:ind w:left="360"/>
              <w:jc w:val="both"/>
              <w:rPr>
                <w:rFonts w:asciiTheme="minorHAnsi" w:hAnsiTheme="minorHAnsi" w:cstheme="minorHAnsi"/>
                <w:b/>
                <w:i/>
                <w:sz w:val="20"/>
                <w:szCs w:val="20"/>
              </w:rPr>
            </w:pPr>
          </w:p>
        </w:tc>
      </w:tr>
      <w:tr w:rsidR="001279F2" w:rsidRPr="00B61386" w14:paraId="1D67AEF8" w14:textId="77777777" w:rsidTr="000F6E7E">
        <w:trPr>
          <w:trHeight w:val="77"/>
          <w:trPrChange w:id="335" w:author="Aswin Nabila" w:date="2026-04-30T09:25:00Z" w16du:dateUtc="2026-04-30T02:25:00Z">
            <w:trPr>
              <w:gridBefore w:val="1"/>
              <w:trHeight w:val="77"/>
            </w:trPr>
          </w:trPrChange>
        </w:trPr>
        <w:tc>
          <w:tcPr>
            <w:tcW w:w="540" w:type="dxa"/>
            <w:tcBorders>
              <w:top w:val="nil"/>
              <w:left w:val="single" w:sz="4" w:space="0" w:color="auto"/>
              <w:bottom w:val="nil"/>
              <w:right w:val="nil"/>
            </w:tcBorders>
            <w:tcPrChange w:id="336" w:author="Aswin Nabila" w:date="2026-04-30T09:25:00Z" w16du:dateUtc="2026-04-30T02:25:00Z">
              <w:tcPr>
                <w:tcW w:w="540" w:type="dxa"/>
                <w:tcBorders>
                  <w:top w:val="nil"/>
                  <w:left w:val="single" w:sz="4" w:space="0" w:color="auto"/>
                  <w:bottom w:val="nil"/>
                  <w:right w:val="nil"/>
                </w:tcBorders>
              </w:tcPr>
            </w:tcPrChange>
          </w:tcPr>
          <w:p w14:paraId="400FDB07" w14:textId="77777777" w:rsidR="001279F2" w:rsidRPr="00B61386" w:rsidRDefault="001279F2" w:rsidP="001279F2">
            <w:pPr>
              <w:pStyle w:val="ListParagraph"/>
              <w:ind w:left="360"/>
              <w:jc w:val="both"/>
              <w:rPr>
                <w:rFonts w:asciiTheme="minorHAnsi" w:hAnsiTheme="minorHAnsi" w:cstheme="minorHAnsi"/>
                <w:b/>
                <w:i/>
                <w:sz w:val="20"/>
                <w:szCs w:val="20"/>
              </w:rPr>
            </w:pPr>
          </w:p>
        </w:tc>
        <w:tc>
          <w:tcPr>
            <w:tcW w:w="540" w:type="dxa"/>
            <w:tcBorders>
              <w:top w:val="nil"/>
              <w:left w:val="nil"/>
              <w:bottom w:val="nil"/>
              <w:right w:val="nil"/>
            </w:tcBorders>
            <w:tcPrChange w:id="337" w:author="Aswin Nabila" w:date="2026-04-30T09:25:00Z" w16du:dateUtc="2026-04-30T02:25:00Z">
              <w:tcPr>
                <w:tcW w:w="540" w:type="dxa"/>
                <w:tcBorders>
                  <w:top w:val="nil"/>
                  <w:left w:val="nil"/>
                  <w:bottom w:val="nil"/>
                  <w:right w:val="nil"/>
                </w:tcBorders>
              </w:tcPr>
            </w:tcPrChange>
          </w:tcPr>
          <w:p w14:paraId="3B52663F" w14:textId="7EE31270" w:rsidR="001279F2" w:rsidRPr="00B61386" w:rsidRDefault="001279F2" w:rsidP="001279F2">
            <w:pPr>
              <w:pStyle w:val="ListParagraph"/>
              <w:ind w:left="0"/>
              <w:jc w:val="both"/>
              <w:rPr>
                <w:rFonts w:asciiTheme="minorHAnsi" w:hAnsiTheme="minorHAnsi" w:cstheme="minorHAnsi"/>
                <w:b/>
                <w:i/>
                <w:sz w:val="20"/>
                <w:szCs w:val="20"/>
              </w:rPr>
            </w:pPr>
          </w:p>
        </w:tc>
        <w:tc>
          <w:tcPr>
            <w:tcW w:w="270" w:type="dxa"/>
            <w:tcBorders>
              <w:top w:val="nil"/>
              <w:left w:val="nil"/>
              <w:bottom w:val="nil"/>
              <w:right w:val="nil"/>
            </w:tcBorders>
            <w:tcPrChange w:id="338" w:author="Aswin Nabila" w:date="2026-04-30T09:25:00Z" w16du:dateUtc="2026-04-30T02:25:00Z">
              <w:tcPr>
                <w:tcW w:w="270" w:type="dxa"/>
                <w:tcBorders>
                  <w:top w:val="nil"/>
                  <w:left w:val="nil"/>
                  <w:bottom w:val="nil"/>
                  <w:right w:val="nil"/>
                </w:tcBorders>
              </w:tcPr>
            </w:tcPrChange>
          </w:tcPr>
          <w:p w14:paraId="63295C65" w14:textId="77777777" w:rsidR="001279F2" w:rsidRPr="00B61386" w:rsidRDefault="001279F2" w:rsidP="001279F2">
            <w:pPr>
              <w:pStyle w:val="ListParagraph"/>
              <w:ind w:left="360"/>
              <w:jc w:val="both"/>
              <w:rPr>
                <w:rFonts w:asciiTheme="minorHAnsi" w:hAnsiTheme="minorHAnsi" w:cstheme="minorHAnsi"/>
                <w:b/>
                <w:i/>
                <w:sz w:val="20"/>
                <w:szCs w:val="20"/>
              </w:rPr>
            </w:pPr>
          </w:p>
        </w:tc>
        <w:tc>
          <w:tcPr>
            <w:tcW w:w="1113" w:type="dxa"/>
            <w:gridSpan w:val="5"/>
            <w:tcBorders>
              <w:top w:val="nil"/>
              <w:left w:val="nil"/>
              <w:bottom w:val="nil"/>
              <w:right w:val="nil"/>
            </w:tcBorders>
            <w:tcPrChange w:id="339" w:author="Aswin Nabila" w:date="2026-04-30T09:25:00Z" w16du:dateUtc="2026-04-30T02:25:00Z">
              <w:tcPr>
                <w:tcW w:w="1113" w:type="dxa"/>
                <w:gridSpan w:val="5"/>
                <w:tcBorders>
                  <w:top w:val="nil"/>
                  <w:left w:val="nil"/>
                  <w:bottom w:val="nil"/>
                  <w:right w:val="nil"/>
                </w:tcBorders>
              </w:tcPr>
            </w:tcPrChange>
          </w:tcPr>
          <w:p w14:paraId="25F3B979" w14:textId="77777777" w:rsidR="001279F2" w:rsidRPr="00B61386" w:rsidRDefault="001279F2" w:rsidP="001279F2">
            <w:pPr>
              <w:jc w:val="both"/>
              <w:rPr>
                <w:rFonts w:asciiTheme="minorHAnsi" w:hAnsiTheme="minorHAnsi" w:cstheme="minorHAnsi"/>
                <w:b/>
                <w:i/>
                <w:sz w:val="20"/>
                <w:szCs w:val="20"/>
              </w:rPr>
            </w:pPr>
          </w:p>
        </w:tc>
        <w:tc>
          <w:tcPr>
            <w:tcW w:w="1114" w:type="dxa"/>
            <w:gridSpan w:val="3"/>
            <w:tcBorders>
              <w:top w:val="nil"/>
              <w:left w:val="nil"/>
              <w:bottom w:val="nil"/>
              <w:right w:val="nil"/>
            </w:tcBorders>
            <w:tcPrChange w:id="340" w:author="Aswin Nabila" w:date="2026-04-30T09:25:00Z" w16du:dateUtc="2026-04-30T02:25:00Z">
              <w:tcPr>
                <w:tcW w:w="1114" w:type="dxa"/>
                <w:gridSpan w:val="3"/>
                <w:tcBorders>
                  <w:top w:val="nil"/>
                  <w:left w:val="nil"/>
                  <w:bottom w:val="nil"/>
                  <w:right w:val="nil"/>
                </w:tcBorders>
              </w:tcPr>
            </w:tcPrChange>
          </w:tcPr>
          <w:p w14:paraId="121F29FB" w14:textId="77777777" w:rsidR="001279F2" w:rsidRPr="00B61386" w:rsidRDefault="001279F2" w:rsidP="001279F2">
            <w:pPr>
              <w:jc w:val="both"/>
              <w:rPr>
                <w:rFonts w:asciiTheme="minorHAnsi" w:hAnsiTheme="minorHAnsi" w:cstheme="minorHAnsi"/>
                <w:b/>
                <w:i/>
                <w:sz w:val="20"/>
                <w:szCs w:val="20"/>
              </w:rPr>
            </w:pPr>
          </w:p>
        </w:tc>
        <w:tc>
          <w:tcPr>
            <w:tcW w:w="1114" w:type="dxa"/>
            <w:gridSpan w:val="4"/>
            <w:tcBorders>
              <w:top w:val="nil"/>
              <w:left w:val="nil"/>
              <w:bottom w:val="nil"/>
              <w:right w:val="nil"/>
            </w:tcBorders>
            <w:tcPrChange w:id="341" w:author="Aswin Nabila" w:date="2026-04-30T09:25:00Z" w16du:dateUtc="2026-04-30T02:25:00Z">
              <w:tcPr>
                <w:tcW w:w="1114" w:type="dxa"/>
                <w:gridSpan w:val="5"/>
                <w:tcBorders>
                  <w:top w:val="nil"/>
                  <w:left w:val="nil"/>
                  <w:bottom w:val="nil"/>
                  <w:right w:val="nil"/>
                </w:tcBorders>
              </w:tcPr>
            </w:tcPrChange>
          </w:tcPr>
          <w:p w14:paraId="509A3F8D" w14:textId="77777777" w:rsidR="001279F2" w:rsidRPr="00B61386" w:rsidRDefault="001279F2" w:rsidP="001279F2">
            <w:pPr>
              <w:jc w:val="both"/>
              <w:rPr>
                <w:rFonts w:asciiTheme="minorHAnsi" w:hAnsiTheme="minorHAnsi" w:cstheme="minorHAnsi"/>
                <w:b/>
                <w:i/>
                <w:sz w:val="20"/>
                <w:szCs w:val="20"/>
              </w:rPr>
            </w:pPr>
          </w:p>
        </w:tc>
        <w:tc>
          <w:tcPr>
            <w:tcW w:w="1114" w:type="dxa"/>
            <w:gridSpan w:val="9"/>
            <w:tcBorders>
              <w:top w:val="nil"/>
              <w:left w:val="nil"/>
              <w:bottom w:val="nil"/>
              <w:right w:val="nil"/>
            </w:tcBorders>
            <w:tcPrChange w:id="342" w:author="Aswin Nabila" w:date="2026-04-30T09:25:00Z" w16du:dateUtc="2026-04-30T02:25:00Z">
              <w:tcPr>
                <w:tcW w:w="1114" w:type="dxa"/>
                <w:gridSpan w:val="7"/>
                <w:tcBorders>
                  <w:top w:val="nil"/>
                  <w:left w:val="nil"/>
                  <w:bottom w:val="nil"/>
                  <w:right w:val="nil"/>
                </w:tcBorders>
              </w:tcPr>
            </w:tcPrChange>
          </w:tcPr>
          <w:p w14:paraId="4884D4FF" w14:textId="77777777" w:rsidR="001279F2" w:rsidRPr="00B61386" w:rsidRDefault="001279F2" w:rsidP="001279F2">
            <w:pPr>
              <w:jc w:val="both"/>
              <w:rPr>
                <w:rFonts w:asciiTheme="minorHAnsi" w:hAnsiTheme="minorHAnsi" w:cstheme="minorHAnsi"/>
                <w:b/>
                <w:i/>
                <w:sz w:val="20"/>
                <w:szCs w:val="20"/>
              </w:rPr>
            </w:pPr>
          </w:p>
        </w:tc>
        <w:tc>
          <w:tcPr>
            <w:tcW w:w="1113" w:type="dxa"/>
            <w:gridSpan w:val="8"/>
            <w:tcBorders>
              <w:top w:val="nil"/>
              <w:left w:val="nil"/>
              <w:bottom w:val="nil"/>
              <w:right w:val="single" w:sz="4" w:space="0" w:color="auto"/>
            </w:tcBorders>
            <w:tcPrChange w:id="343" w:author="Aswin Nabila" w:date="2026-04-30T09:25:00Z" w16du:dateUtc="2026-04-30T02:25:00Z">
              <w:tcPr>
                <w:tcW w:w="1113" w:type="dxa"/>
                <w:gridSpan w:val="8"/>
                <w:tcBorders>
                  <w:top w:val="nil"/>
                  <w:left w:val="nil"/>
                  <w:bottom w:val="nil"/>
                  <w:right w:val="single" w:sz="4" w:space="0" w:color="auto"/>
                </w:tcBorders>
              </w:tcPr>
            </w:tcPrChange>
          </w:tcPr>
          <w:p w14:paraId="2AEC0D22" w14:textId="77777777" w:rsidR="001279F2" w:rsidRPr="00B61386" w:rsidRDefault="001279F2" w:rsidP="001279F2">
            <w:pPr>
              <w:jc w:val="both"/>
              <w:rPr>
                <w:rFonts w:asciiTheme="minorHAnsi" w:hAnsiTheme="minorHAnsi" w:cstheme="minorHAnsi"/>
                <w:b/>
                <w:i/>
                <w:sz w:val="20"/>
                <w:szCs w:val="20"/>
              </w:rPr>
            </w:pPr>
          </w:p>
        </w:tc>
        <w:tc>
          <w:tcPr>
            <w:tcW w:w="3342" w:type="dxa"/>
            <w:gridSpan w:val="12"/>
            <w:tcBorders>
              <w:top w:val="single" w:sz="4" w:space="0" w:color="auto"/>
              <w:left w:val="single" w:sz="4" w:space="0" w:color="auto"/>
              <w:bottom w:val="single" w:sz="4" w:space="0" w:color="auto"/>
              <w:right w:val="single" w:sz="4" w:space="0" w:color="auto"/>
            </w:tcBorders>
            <w:tcPrChange w:id="344" w:author="Aswin Nabila" w:date="2026-04-30T09:25:00Z" w16du:dateUtc="2026-04-30T02:25:00Z">
              <w:tcPr>
                <w:tcW w:w="3342" w:type="dxa"/>
                <w:gridSpan w:val="13"/>
                <w:tcBorders>
                  <w:top w:val="single" w:sz="4" w:space="0" w:color="auto"/>
                  <w:left w:val="single" w:sz="4" w:space="0" w:color="auto"/>
                  <w:bottom w:val="single" w:sz="4" w:space="0" w:color="auto"/>
                  <w:right w:val="single" w:sz="4" w:space="0" w:color="auto"/>
                </w:tcBorders>
              </w:tcPr>
            </w:tcPrChange>
          </w:tcPr>
          <w:p w14:paraId="31608E0B" w14:textId="77777777" w:rsidR="001279F2" w:rsidRPr="00B61386" w:rsidRDefault="001279F2" w:rsidP="001279F2">
            <w:pPr>
              <w:jc w:val="right"/>
              <w:rPr>
                <w:rFonts w:asciiTheme="minorHAnsi" w:hAnsiTheme="minorHAnsi" w:cstheme="minorHAnsi"/>
                <w:bCs/>
                <w:i/>
                <w:sz w:val="20"/>
                <w:szCs w:val="20"/>
              </w:rPr>
            </w:pPr>
          </w:p>
          <w:p w14:paraId="160D4320" w14:textId="77777777" w:rsidR="001279F2" w:rsidRPr="00B61386" w:rsidRDefault="001279F2" w:rsidP="001279F2">
            <w:pPr>
              <w:jc w:val="right"/>
              <w:rPr>
                <w:rFonts w:asciiTheme="minorHAnsi" w:hAnsiTheme="minorHAnsi" w:cstheme="minorHAnsi"/>
                <w:bCs/>
                <w:i/>
                <w:sz w:val="20"/>
                <w:szCs w:val="20"/>
              </w:rPr>
            </w:pPr>
          </w:p>
          <w:p w14:paraId="0F12D26A" w14:textId="77777777" w:rsidR="001279F2" w:rsidRPr="00B61386" w:rsidRDefault="001279F2" w:rsidP="001279F2">
            <w:pPr>
              <w:jc w:val="right"/>
              <w:rPr>
                <w:rFonts w:asciiTheme="minorHAnsi" w:hAnsiTheme="minorHAnsi" w:cstheme="minorHAnsi"/>
                <w:bCs/>
                <w:i/>
                <w:sz w:val="20"/>
                <w:szCs w:val="20"/>
              </w:rPr>
            </w:pPr>
          </w:p>
          <w:p w14:paraId="20A7FACF" w14:textId="77777777" w:rsidR="001279F2" w:rsidRPr="00B61386" w:rsidRDefault="001279F2" w:rsidP="001279F2">
            <w:pPr>
              <w:jc w:val="right"/>
              <w:rPr>
                <w:rFonts w:asciiTheme="minorHAnsi" w:hAnsiTheme="minorHAnsi" w:cstheme="minorHAnsi"/>
                <w:bCs/>
                <w:i/>
                <w:sz w:val="20"/>
                <w:szCs w:val="20"/>
              </w:rPr>
            </w:pPr>
          </w:p>
          <w:p w14:paraId="595BBCEF" w14:textId="552BDEED" w:rsidR="001279F2" w:rsidRPr="00B61386" w:rsidRDefault="001279F2" w:rsidP="001279F2">
            <w:pPr>
              <w:jc w:val="right"/>
              <w:rPr>
                <w:rFonts w:asciiTheme="minorHAnsi" w:hAnsiTheme="minorHAnsi" w:cstheme="minorHAnsi"/>
                <w:bCs/>
                <w:i/>
                <w:sz w:val="20"/>
                <w:szCs w:val="20"/>
              </w:rPr>
            </w:pPr>
            <w:r w:rsidRPr="00B61386">
              <w:rPr>
                <w:rFonts w:asciiTheme="minorHAnsi" w:hAnsiTheme="minorHAnsi" w:cstheme="minorHAnsi"/>
                <w:bCs/>
                <w:i/>
                <w:sz w:val="20"/>
                <w:szCs w:val="20"/>
              </w:rPr>
              <w:t>Nama Calon Pemegang Polis</w:t>
            </w:r>
          </w:p>
        </w:tc>
        <w:tc>
          <w:tcPr>
            <w:tcW w:w="541" w:type="dxa"/>
            <w:tcBorders>
              <w:top w:val="nil"/>
              <w:left w:val="single" w:sz="4" w:space="0" w:color="auto"/>
              <w:bottom w:val="nil"/>
              <w:right w:val="single" w:sz="4" w:space="0" w:color="auto"/>
            </w:tcBorders>
            <w:tcPrChange w:id="345" w:author="Aswin Nabila" w:date="2026-04-30T09:25:00Z" w16du:dateUtc="2026-04-30T02:25:00Z">
              <w:tcPr>
                <w:tcW w:w="540" w:type="dxa"/>
                <w:gridSpan w:val="2"/>
                <w:tcBorders>
                  <w:top w:val="nil"/>
                  <w:left w:val="single" w:sz="4" w:space="0" w:color="auto"/>
                  <w:bottom w:val="nil"/>
                  <w:right w:val="single" w:sz="4" w:space="0" w:color="auto"/>
                </w:tcBorders>
              </w:tcPr>
            </w:tcPrChange>
          </w:tcPr>
          <w:p w14:paraId="7246B3AB" w14:textId="58DA0C1F" w:rsidR="001279F2" w:rsidRPr="00B61386" w:rsidRDefault="001279F2" w:rsidP="001279F2">
            <w:pPr>
              <w:pStyle w:val="ListParagraph"/>
              <w:ind w:left="360"/>
              <w:jc w:val="both"/>
              <w:rPr>
                <w:rFonts w:asciiTheme="minorHAnsi" w:hAnsiTheme="minorHAnsi" w:cstheme="minorHAnsi"/>
                <w:b/>
                <w:i/>
                <w:sz w:val="20"/>
                <w:szCs w:val="20"/>
              </w:rPr>
            </w:pPr>
          </w:p>
        </w:tc>
      </w:tr>
      <w:tr w:rsidR="001279F2" w:rsidRPr="00B61386" w14:paraId="133E19D4" w14:textId="77777777" w:rsidTr="000F6E7E">
        <w:trPr>
          <w:trHeight w:val="77"/>
          <w:trPrChange w:id="346" w:author="Aswin Nabila" w:date="2026-04-30T09:25:00Z" w16du:dateUtc="2026-04-30T02:25:00Z">
            <w:trPr>
              <w:gridBefore w:val="1"/>
              <w:trHeight w:val="77"/>
            </w:trPr>
          </w:trPrChange>
        </w:trPr>
        <w:tc>
          <w:tcPr>
            <w:tcW w:w="540" w:type="dxa"/>
            <w:tcBorders>
              <w:top w:val="nil"/>
              <w:left w:val="single" w:sz="4" w:space="0" w:color="auto"/>
              <w:bottom w:val="nil"/>
              <w:right w:val="nil"/>
            </w:tcBorders>
            <w:tcPrChange w:id="347" w:author="Aswin Nabila" w:date="2026-04-30T09:25:00Z" w16du:dateUtc="2026-04-30T02:25:00Z">
              <w:tcPr>
                <w:tcW w:w="540" w:type="dxa"/>
                <w:tcBorders>
                  <w:top w:val="nil"/>
                  <w:left w:val="single" w:sz="4" w:space="0" w:color="auto"/>
                  <w:bottom w:val="nil"/>
                  <w:right w:val="nil"/>
                </w:tcBorders>
              </w:tcPr>
            </w:tcPrChange>
          </w:tcPr>
          <w:p w14:paraId="13629E34" w14:textId="77777777" w:rsidR="001279F2" w:rsidRPr="00B61386" w:rsidRDefault="001279F2" w:rsidP="001279F2">
            <w:pPr>
              <w:pStyle w:val="ListParagraph"/>
              <w:ind w:left="360"/>
              <w:jc w:val="both"/>
              <w:rPr>
                <w:rFonts w:asciiTheme="minorHAnsi" w:hAnsiTheme="minorHAnsi" w:cstheme="minorHAnsi"/>
                <w:b/>
                <w:i/>
                <w:sz w:val="20"/>
                <w:szCs w:val="20"/>
              </w:rPr>
            </w:pPr>
          </w:p>
        </w:tc>
        <w:tc>
          <w:tcPr>
            <w:tcW w:w="540" w:type="dxa"/>
            <w:tcBorders>
              <w:top w:val="nil"/>
              <w:left w:val="nil"/>
              <w:bottom w:val="nil"/>
              <w:right w:val="nil"/>
            </w:tcBorders>
            <w:tcPrChange w:id="348" w:author="Aswin Nabila" w:date="2026-04-30T09:25:00Z" w16du:dateUtc="2026-04-30T02:25:00Z">
              <w:tcPr>
                <w:tcW w:w="540" w:type="dxa"/>
                <w:tcBorders>
                  <w:top w:val="nil"/>
                  <w:left w:val="nil"/>
                  <w:bottom w:val="nil"/>
                  <w:right w:val="nil"/>
                </w:tcBorders>
              </w:tcPr>
            </w:tcPrChange>
          </w:tcPr>
          <w:p w14:paraId="495BF8D2" w14:textId="77777777" w:rsidR="001279F2" w:rsidRPr="00B61386" w:rsidRDefault="001279F2" w:rsidP="001279F2">
            <w:pPr>
              <w:pStyle w:val="ListParagraph"/>
              <w:ind w:left="360"/>
              <w:jc w:val="both"/>
              <w:rPr>
                <w:rFonts w:asciiTheme="minorHAnsi" w:hAnsiTheme="minorHAnsi" w:cstheme="minorHAnsi"/>
                <w:b/>
                <w:i/>
                <w:sz w:val="20"/>
                <w:szCs w:val="20"/>
              </w:rPr>
            </w:pPr>
          </w:p>
        </w:tc>
        <w:tc>
          <w:tcPr>
            <w:tcW w:w="270" w:type="dxa"/>
            <w:tcBorders>
              <w:top w:val="nil"/>
              <w:left w:val="nil"/>
              <w:bottom w:val="nil"/>
              <w:right w:val="nil"/>
            </w:tcBorders>
            <w:tcPrChange w:id="349" w:author="Aswin Nabila" w:date="2026-04-30T09:25:00Z" w16du:dateUtc="2026-04-30T02:25:00Z">
              <w:tcPr>
                <w:tcW w:w="270" w:type="dxa"/>
                <w:tcBorders>
                  <w:top w:val="nil"/>
                  <w:left w:val="nil"/>
                  <w:bottom w:val="nil"/>
                  <w:right w:val="nil"/>
                </w:tcBorders>
              </w:tcPr>
            </w:tcPrChange>
          </w:tcPr>
          <w:p w14:paraId="68657883" w14:textId="77777777" w:rsidR="001279F2" w:rsidRPr="00B61386" w:rsidRDefault="001279F2" w:rsidP="001279F2">
            <w:pPr>
              <w:pStyle w:val="ListParagraph"/>
              <w:ind w:left="360"/>
              <w:jc w:val="both"/>
              <w:rPr>
                <w:rFonts w:asciiTheme="minorHAnsi" w:hAnsiTheme="minorHAnsi" w:cstheme="minorHAnsi"/>
                <w:b/>
                <w:i/>
                <w:sz w:val="20"/>
                <w:szCs w:val="20"/>
              </w:rPr>
            </w:pPr>
          </w:p>
        </w:tc>
        <w:tc>
          <w:tcPr>
            <w:tcW w:w="810" w:type="dxa"/>
            <w:gridSpan w:val="4"/>
            <w:tcBorders>
              <w:top w:val="nil"/>
              <w:left w:val="nil"/>
              <w:bottom w:val="nil"/>
              <w:right w:val="nil"/>
            </w:tcBorders>
            <w:tcPrChange w:id="350" w:author="Aswin Nabila" w:date="2026-04-30T09:25:00Z" w16du:dateUtc="2026-04-30T02:25:00Z">
              <w:tcPr>
                <w:tcW w:w="810" w:type="dxa"/>
                <w:gridSpan w:val="4"/>
                <w:tcBorders>
                  <w:top w:val="nil"/>
                  <w:left w:val="nil"/>
                  <w:bottom w:val="nil"/>
                  <w:right w:val="nil"/>
                </w:tcBorders>
              </w:tcPr>
            </w:tcPrChange>
          </w:tcPr>
          <w:p w14:paraId="17CD2CD5" w14:textId="77777777" w:rsidR="001279F2" w:rsidRPr="00B61386" w:rsidRDefault="001279F2" w:rsidP="001279F2">
            <w:pPr>
              <w:pStyle w:val="ListParagraph"/>
              <w:ind w:left="360"/>
              <w:jc w:val="both"/>
              <w:rPr>
                <w:rFonts w:asciiTheme="minorHAnsi" w:hAnsiTheme="minorHAnsi" w:cstheme="minorHAnsi"/>
                <w:b/>
                <w:i/>
                <w:sz w:val="20"/>
                <w:szCs w:val="20"/>
              </w:rPr>
            </w:pPr>
          </w:p>
        </w:tc>
        <w:tc>
          <w:tcPr>
            <w:tcW w:w="540" w:type="dxa"/>
            <w:gridSpan w:val="2"/>
            <w:tcBorders>
              <w:top w:val="nil"/>
              <w:left w:val="nil"/>
              <w:bottom w:val="nil"/>
              <w:right w:val="nil"/>
            </w:tcBorders>
            <w:tcPrChange w:id="351" w:author="Aswin Nabila" w:date="2026-04-30T09:25:00Z" w16du:dateUtc="2026-04-30T02:25:00Z">
              <w:tcPr>
                <w:tcW w:w="540" w:type="dxa"/>
                <w:gridSpan w:val="2"/>
                <w:tcBorders>
                  <w:top w:val="nil"/>
                  <w:left w:val="nil"/>
                  <w:bottom w:val="nil"/>
                  <w:right w:val="nil"/>
                </w:tcBorders>
              </w:tcPr>
            </w:tcPrChange>
          </w:tcPr>
          <w:p w14:paraId="353DA8CB" w14:textId="77777777" w:rsidR="001279F2" w:rsidRPr="00B61386" w:rsidRDefault="001279F2" w:rsidP="001279F2">
            <w:pPr>
              <w:pStyle w:val="ListParagraph"/>
              <w:ind w:left="360"/>
              <w:jc w:val="both"/>
              <w:rPr>
                <w:rFonts w:asciiTheme="minorHAnsi" w:hAnsiTheme="minorHAnsi" w:cstheme="minorHAnsi"/>
                <w:b/>
                <w:i/>
                <w:sz w:val="20"/>
                <w:szCs w:val="20"/>
              </w:rPr>
            </w:pPr>
          </w:p>
        </w:tc>
        <w:tc>
          <w:tcPr>
            <w:tcW w:w="540" w:type="dxa"/>
            <w:tcBorders>
              <w:top w:val="nil"/>
              <w:left w:val="nil"/>
              <w:bottom w:val="nil"/>
              <w:right w:val="nil"/>
            </w:tcBorders>
            <w:tcPrChange w:id="352" w:author="Aswin Nabila" w:date="2026-04-30T09:25:00Z" w16du:dateUtc="2026-04-30T02:25:00Z">
              <w:tcPr>
                <w:tcW w:w="540" w:type="dxa"/>
                <w:tcBorders>
                  <w:top w:val="nil"/>
                  <w:left w:val="nil"/>
                  <w:bottom w:val="nil"/>
                  <w:right w:val="nil"/>
                </w:tcBorders>
              </w:tcPr>
            </w:tcPrChange>
          </w:tcPr>
          <w:p w14:paraId="19813D2E" w14:textId="77777777" w:rsidR="001279F2" w:rsidRPr="00B61386" w:rsidRDefault="001279F2" w:rsidP="001279F2">
            <w:pPr>
              <w:pStyle w:val="ListParagraph"/>
              <w:ind w:left="360"/>
              <w:jc w:val="both"/>
              <w:rPr>
                <w:rFonts w:asciiTheme="minorHAnsi" w:hAnsiTheme="minorHAnsi" w:cstheme="minorHAnsi"/>
                <w:b/>
                <w:i/>
                <w:sz w:val="20"/>
                <w:szCs w:val="20"/>
              </w:rPr>
            </w:pPr>
          </w:p>
        </w:tc>
        <w:tc>
          <w:tcPr>
            <w:tcW w:w="540" w:type="dxa"/>
            <w:gridSpan w:val="2"/>
            <w:tcBorders>
              <w:top w:val="nil"/>
              <w:left w:val="nil"/>
              <w:bottom w:val="nil"/>
              <w:right w:val="nil"/>
            </w:tcBorders>
            <w:tcPrChange w:id="353" w:author="Aswin Nabila" w:date="2026-04-30T09:25:00Z" w16du:dateUtc="2026-04-30T02:25:00Z">
              <w:tcPr>
                <w:tcW w:w="540" w:type="dxa"/>
                <w:gridSpan w:val="3"/>
                <w:tcBorders>
                  <w:top w:val="nil"/>
                  <w:left w:val="nil"/>
                  <w:bottom w:val="nil"/>
                  <w:right w:val="nil"/>
                </w:tcBorders>
              </w:tcPr>
            </w:tcPrChange>
          </w:tcPr>
          <w:p w14:paraId="0E14C17D" w14:textId="77777777" w:rsidR="001279F2" w:rsidRPr="00B61386" w:rsidRDefault="001279F2" w:rsidP="001279F2">
            <w:pPr>
              <w:pStyle w:val="ListParagraph"/>
              <w:ind w:left="360"/>
              <w:jc w:val="both"/>
              <w:rPr>
                <w:rFonts w:asciiTheme="minorHAnsi" w:hAnsiTheme="minorHAnsi" w:cstheme="minorHAnsi"/>
                <w:b/>
                <w:i/>
                <w:sz w:val="20"/>
                <w:szCs w:val="20"/>
              </w:rPr>
            </w:pPr>
          </w:p>
        </w:tc>
        <w:tc>
          <w:tcPr>
            <w:tcW w:w="540" w:type="dxa"/>
            <w:gridSpan w:val="2"/>
            <w:tcBorders>
              <w:top w:val="nil"/>
              <w:left w:val="nil"/>
              <w:bottom w:val="nil"/>
              <w:right w:val="nil"/>
            </w:tcBorders>
            <w:tcPrChange w:id="354" w:author="Aswin Nabila" w:date="2026-04-30T09:25:00Z" w16du:dateUtc="2026-04-30T02:25:00Z">
              <w:tcPr>
                <w:tcW w:w="540" w:type="dxa"/>
                <w:gridSpan w:val="2"/>
                <w:tcBorders>
                  <w:top w:val="nil"/>
                  <w:left w:val="nil"/>
                  <w:bottom w:val="nil"/>
                  <w:right w:val="nil"/>
                </w:tcBorders>
              </w:tcPr>
            </w:tcPrChange>
          </w:tcPr>
          <w:p w14:paraId="4D4F9F97" w14:textId="77777777" w:rsidR="001279F2" w:rsidRPr="00B61386" w:rsidRDefault="001279F2" w:rsidP="001279F2">
            <w:pPr>
              <w:pStyle w:val="ListParagraph"/>
              <w:ind w:left="360"/>
              <w:jc w:val="both"/>
              <w:rPr>
                <w:rFonts w:asciiTheme="minorHAnsi" w:hAnsiTheme="minorHAnsi" w:cstheme="minorHAnsi"/>
                <w:b/>
                <w:i/>
                <w:sz w:val="20"/>
                <w:szCs w:val="20"/>
              </w:rPr>
            </w:pPr>
          </w:p>
        </w:tc>
        <w:tc>
          <w:tcPr>
            <w:tcW w:w="540" w:type="dxa"/>
            <w:gridSpan w:val="2"/>
            <w:tcBorders>
              <w:top w:val="nil"/>
              <w:left w:val="nil"/>
              <w:bottom w:val="nil"/>
              <w:right w:val="nil"/>
            </w:tcBorders>
            <w:tcPrChange w:id="355" w:author="Aswin Nabila" w:date="2026-04-30T09:25:00Z" w16du:dateUtc="2026-04-30T02:25:00Z">
              <w:tcPr>
                <w:tcW w:w="540" w:type="dxa"/>
                <w:gridSpan w:val="2"/>
                <w:tcBorders>
                  <w:top w:val="nil"/>
                  <w:left w:val="nil"/>
                  <w:bottom w:val="nil"/>
                  <w:right w:val="nil"/>
                </w:tcBorders>
              </w:tcPr>
            </w:tcPrChange>
          </w:tcPr>
          <w:p w14:paraId="02AA5321" w14:textId="77777777" w:rsidR="001279F2" w:rsidRPr="00B61386" w:rsidRDefault="001279F2" w:rsidP="001279F2">
            <w:pPr>
              <w:pStyle w:val="ListParagraph"/>
              <w:ind w:left="360"/>
              <w:jc w:val="both"/>
              <w:rPr>
                <w:rFonts w:asciiTheme="minorHAnsi" w:hAnsiTheme="minorHAnsi" w:cstheme="minorHAnsi"/>
                <w:b/>
                <w:i/>
                <w:sz w:val="20"/>
                <w:szCs w:val="20"/>
              </w:rPr>
            </w:pPr>
          </w:p>
        </w:tc>
        <w:tc>
          <w:tcPr>
            <w:tcW w:w="540" w:type="dxa"/>
            <w:gridSpan w:val="3"/>
            <w:tcBorders>
              <w:top w:val="nil"/>
              <w:left w:val="nil"/>
              <w:bottom w:val="nil"/>
              <w:right w:val="nil"/>
            </w:tcBorders>
            <w:tcPrChange w:id="356" w:author="Aswin Nabila" w:date="2026-04-30T09:25:00Z" w16du:dateUtc="2026-04-30T02:25:00Z">
              <w:tcPr>
                <w:tcW w:w="540" w:type="dxa"/>
                <w:gridSpan w:val="2"/>
                <w:tcBorders>
                  <w:top w:val="nil"/>
                  <w:left w:val="nil"/>
                  <w:bottom w:val="nil"/>
                  <w:right w:val="nil"/>
                </w:tcBorders>
              </w:tcPr>
            </w:tcPrChange>
          </w:tcPr>
          <w:p w14:paraId="5B43C259" w14:textId="77777777" w:rsidR="001279F2" w:rsidRPr="00B61386" w:rsidRDefault="001279F2" w:rsidP="001279F2">
            <w:pPr>
              <w:pStyle w:val="ListParagraph"/>
              <w:ind w:left="360"/>
              <w:jc w:val="both"/>
              <w:rPr>
                <w:rFonts w:asciiTheme="minorHAnsi" w:hAnsiTheme="minorHAnsi" w:cstheme="minorHAnsi"/>
                <w:b/>
                <w:i/>
                <w:sz w:val="20"/>
                <w:szCs w:val="20"/>
              </w:rPr>
            </w:pPr>
          </w:p>
        </w:tc>
        <w:tc>
          <w:tcPr>
            <w:tcW w:w="540" w:type="dxa"/>
            <w:gridSpan w:val="7"/>
            <w:tcBorders>
              <w:top w:val="nil"/>
              <w:left w:val="nil"/>
              <w:bottom w:val="nil"/>
              <w:right w:val="nil"/>
            </w:tcBorders>
            <w:tcPrChange w:id="357" w:author="Aswin Nabila" w:date="2026-04-30T09:25:00Z" w16du:dateUtc="2026-04-30T02:25:00Z">
              <w:tcPr>
                <w:tcW w:w="540" w:type="dxa"/>
                <w:gridSpan w:val="6"/>
                <w:tcBorders>
                  <w:top w:val="nil"/>
                  <w:left w:val="nil"/>
                  <w:bottom w:val="nil"/>
                  <w:right w:val="nil"/>
                </w:tcBorders>
              </w:tcPr>
            </w:tcPrChange>
          </w:tcPr>
          <w:p w14:paraId="5183B45D" w14:textId="77777777" w:rsidR="001279F2" w:rsidRPr="00B61386" w:rsidRDefault="001279F2" w:rsidP="001279F2">
            <w:pPr>
              <w:pStyle w:val="ListParagraph"/>
              <w:ind w:left="360"/>
              <w:jc w:val="both"/>
              <w:rPr>
                <w:rFonts w:asciiTheme="minorHAnsi" w:hAnsiTheme="minorHAnsi" w:cstheme="minorHAnsi"/>
                <w:b/>
                <w:i/>
                <w:sz w:val="20"/>
                <w:szCs w:val="20"/>
              </w:rPr>
            </w:pPr>
          </w:p>
        </w:tc>
        <w:tc>
          <w:tcPr>
            <w:tcW w:w="540" w:type="dxa"/>
            <w:gridSpan w:val="2"/>
            <w:tcBorders>
              <w:top w:val="nil"/>
              <w:left w:val="nil"/>
              <w:bottom w:val="nil"/>
              <w:right w:val="nil"/>
            </w:tcBorders>
            <w:tcPrChange w:id="358" w:author="Aswin Nabila" w:date="2026-04-30T09:25:00Z" w16du:dateUtc="2026-04-30T02:25:00Z">
              <w:tcPr>
                <w:tcW w:w="540" w:type="dxa"/>
                <w:gridSpan w:val="2"/>
                <w:tcBorders>
                  <w:top w:val="nil"/>
                  <w:left w:val="nil"/>
                  <w:bottom w:val="nil"/>
                  <w:right w:val="nil"/>
                </w:tcBorders>
              </w:tcPr>
            </w:tcPrChange>
          </w:tcPr>
          <w:p w14:paraId="44AB3112" w14:textId="77777777" w:rsidR="001279F2" w:rsidRPr="00B61386" w:rsidRDefault="001279F2" w:rsidP="001279F2">
            <w:pPr>
              <w:pStyle w:val="ListParagraph"/>
              <w:ind w:left="360"/>
              <w:jc w:val="both"/>
              <w:rPr>
                <w:rFonts w:asciiTheme="minorHAnsi" w:hAnsiTheme="minorHAnsi" w:cstheme="minorHAnsi"/>
                <w:b/>
                <w:i/>
                <w:sz w:val="20"/>
                <w:szCs w:val="20"/>
              </w:rPr>
            </w:pPr>
          </w:p>
        </w:tc>
        <w:tc>
          <w:tcPr>
            <w:tcW w:w="540" w:type="dxa"/>
            <w:gridSpan w:val="6"/>
            <w:tcBorders>
              <w:top w:val="nil"/>
              <w:left w:val="nil"/>
              <w:bottom w:val="nil"/>
              <w:right w:val="nil"/>
            </w:tcBorders>
            <w:tcPrChange w:id="359" w:author="Aswin Nabila" w:date="2026-04-30T09:25:00Z" w16du:dateUtc="2026-04-30T02:25:00Z">
              <w:tcPr>
                <w:tcW w:w="540" w:type="dxa"/>
                <w:gridSpan w:val="6"/>
                <w:tcBorders>
                  <w:top w:val="nil"/>
                  <w:left w:val="nil"/>
                  <w:bottom w:val="nil"/>
                  <w:right w:val="nil"/>
                </w:tcBorders>
              </w:tcPr>
            </w:tcPrChange>
          </w:tcPr>
          <w:p w14:paraId="76865ED8" w14:textId="77777777" w:rsidR="001279F2" w:rsidRPr="00B61386" w:rsidRDefault="001279F2" w:rsidP="001279F2">
            <w:pPr>
              <w:pStyle w:val="ListParagraph"/>
              <w:ind w:left="360"/>
              <w:jc w:val="both"/>
              <w:rPr>
                <w:rFonts w:asciiTheme="minorHAnsi" w:hAnsiTheme="minorHAnsi" w:cstheme="minorHAnsi"/>
                <w:b/>
                <w:i/>
                <w:sz w:val="20"/>
                <w:szCs w:val="20"/>
              </w:rPr>
            </w:pPr>
          </w:p>
        </w:tc>
        <w:tc>
          <w:tcPr>
            <w:tcW w:w="540" w:type="dxa"/>
            <w:tcBorders>
              <w:top w:val="nil"/>
              <w:left w:val="nil"/>
              <w:bottom w:val="nil"/>
              <w:right w:val="nil"/>
            </w:tcBorders>
            <w:tcPrChange w:id="360" w:author="Aswin Nabila" w:date="2026-04-30T09:25:00Z" w16du:dateUtc="2026-04-30T02:25:00Z">
              <w:tcPr>
                <w:tcW w:w="540" w:type="dxa"/>
                <w:gridSpan w:val="2"/>
                <w:tcBorders>
                  <w:top w:val="nil"/>
                  <w:left w:val="nil"/>
                  <w:bottom w:val="nil"/>
                  <w:right w:val="nil"/>
                </w:tcBorders>
              </w:tcPr>
            </w:tcPrChange>
          </w:tcPr>
          <w:p w14:paraId="1BF18679" w14:textId="77777777" w:rsidR="001279F2" w:rsidRPr="00B61386" w:rsidRDefault="001279F2" w:rsidP="001279F2">
            <w:pPr>
              <w:pStyle w:val="ListParagraph"/>
              <w:ind w:left="360"/>
              <w:jc w:val="both"/>
              <w:rPr>
                <w:rFonts w:asciiTheme="minorHAnsi" w:hAnsiTheme="minorHAnsi" w:cstheme="minorHAnsi"/>
                <w:b/>
                <w:i/>
                <w:sz w:val="20"/>
                <w:szCs w:val="20"/>
              </w:rPr>
            </w:pPr>
          </w:p>
        </w:tc>
        <w:tc>
          <w:tcPr>
            <w:tcW w:w="540" w:type="dxa"/>
            <w:gridSpan w:val="2"/>
            <w:tcBorders>
              <w:top w:val="single" w:sz="4" w:space="0" w:color="auto"/>
              <w:left w:val="nil"/>
              <w:bottom w:val="nil"/>
              <w:right w:val="nil"/>
            </w:tcBorders>
            <w:tcPrChange w:id="361" w:author="Aswin Nabila" w:date="2026-04-30T09:25:00Z" w16du:dateUtc="2026-04-30T02:25:00Z">
              <w:tcPr>
                <w:tcW w:w="540" w:type="dxa"/>
                <w:gridSpan w:val="2"/>
                <w:tcBorders>
                  <w:top w:val="single" w:sz="4" w:space="0" w:color="auto"/>
                  <w:left w:val="nil"/>
                  <w:bottom w:val="nil"/>
                  <w:right w:val="nil"/>
                </w:tcBorders>
              </w:tcPr>
            </w:tcPrChange>
          </w:tcPr>
          <w:p w14:paraId="1BC08921" w14:textId="77777777" w:rsidR="001279F2" w:rsidRPr="00B61386" w:rsidRDefault="001279F2" w:rsidP="001279F2">
            <w:pPr>
              <w:pStyle w:val="ListParagraph"/>
              <w:ind w:left="360"/>
              <w:jc w:val="both"/>
              <w:rPr>
                <w:rFonts w:asciiTheme="minorHAnsi" w:hAnsiTheme="minorHAnsi" w:cstheme="minorHAnsi"/>
                <w:b/>
                <w:i/>
                <w:sz w:val="20"/>
                <w:szCs w:val="20"/>
              </w:rPr>
            </w:pPr>
          </w:p>
        </w:tc>
        <w:tc>
          <w:tcPr>
            <w:tcW w:w="540" w:type="dxa"/>
            <w:tcBorders>
              <w:top w:val="single" w:sz="4" w:space="0" w:color="auto"/>
              <w:left w:val="nil"/>
              <w:bottom w:val="nil"/>
              <w:right w:val="nil"/>
            </w:tcBorders>
            <w:tcPrChange w:id="362" w:author="Aswin Nabila" w:date="2026-04-30T09:25:00Z" w16du:dateUtc="2026-04-30T02:25:00Z">
              <w:tcPr>
                <w:tcW w:w="540" w:type="dxa"/>
                <w:tcBorders>
                  <w:top w:val="single" w:sz="4" w:space="0" w:color="auto"/>
                  <w:left w:val="nil"/>
                  <w:bottom w:val="nil"/>
                  <w:right w:val="nil"/>
                </w:tcBorders>
              </w:tcPr>
            </w:tcPrChange>
          </w:tcPr>
          <w:p w14:paraId="4459812B" w14:textId="77777777" w:rsidR="001279F2" w:rsidRPr="00B61386" w:rsidRDefault="001279F2" w:rsidP="001279F2">
            <w:pPr>
              <w:pStyle w:val="ListParagraph"/>
              <w:ind w:left="360"/>
              <w:jc w:val="both"/>
              <w:rPr>
                <w:rFonts w:asciiTheme="minorHAnsi" w:hAnsiTheme="minorHAnsi" w:cstheme="minorHAnsi"/>
                <w:b/>
                <w:i/>
                <w:sz w:val="20"/>
                <w:szCs w:val="20"/>
              </w:rPr>
            </w:pPr>
          </w:p>
        </w:tc>
        <w:tc>
          <w:tcPr>
            <w:tcW w:w="540" w:type="dxa"/>
            <w:gridSpan w:val="2"/>
            <w:tcBorders>
              <w:top w:val="single" w:sz="4" w:space="0" w:color="auto"/>
              <w:left w:val="nil"/>
              <w:bottom w:val="nil"/>
              <w:right w:val="nil"/>
            </w:tcBorders>
            <w:tcPrChange w:id="363" w:author="Aswin Nabila" w:date="2026-04-30T09:25:00Z" w16du:dateUtc="2026-04-30T02:25:00Z">
              <w:tcPr>
                <w:tcW w:w="540" w:type="dxa"/>
                <w:gridSpan w:val="2"/>
                <w:tcBorders>
                  <w:top w:val="single" w:sz="4" w:space="0" w:color="auto"/>
                  <w:left w:val="nil"/>
                  <w:bottom w:val="nil"/>
                  <w:right w:val="nil"/>
                </w:tcBorders>
              </w:tcPr>
            </w:tcPrChange>
          </w:tcPr>
          <w:p w14:paraId="38BD21B8" w14:textId="77777777" w:rsidR="001279F2" w:rsidRPr="00B61386" w:rsidRDefault="001279F2" w:rsidP="001279F2">
            <w:pPr>
              <w:pStyle w:val="ListParagraph"/>
              <w:ind w:left="360"/>
              <w:jc w:val="right"/>
              <w:rPr>
                <w:rFonts w:asciiTheme="minorHAnsi" w:hAnsiTheme="minorHAnsi" w:cstheme="minorHAnsi"/>
                <w:bCs/>
                <w:i/>
                <w:sz w:val="20"/>
                <w:szCs w:val="20"/>
              </w:rPr>
            </w:pPr>
          </w:p>
        </w:tc>
        <w:tc>
          <w:tcPr>
            <w:tcW w:w="540" w:type="dxa"/>
            <w:tcBorders>
              <w:top w:val="single" w:sz="4" w:space="0" w:color="auto"/>
              <w:left w:val="nil"/>
              <w:bottom w:val="nil"/>
              <w:right w:val="nil"/>
            </w:tcBorders>
            <w:tcPrChange w:id="364" w:author="Aswin Nabila" w:date="2026-04-30T09:25:00Z" w16du:dateUtc="2026-04-30T02:25:00Z">
              <w:tcPr>
                <w:tcW w:w="540" w:type="dxa"/>
                <w:tcBorders>
                  <w:top w:val="single" w:sz="4" w:space="0" w:color="auto"/>
                  <w:left w:val="nil"/>
                  <w:bottom w:val="nil"/>
                  <w:right w:val="nil"/>
                </w:tcBorders>
              </w:tcPr>
            </w:tcPrChange>
          </w:tcPr>
          <w:p w14:paraId="4AC3542E" w14:textId="77777777" w:rsidR="001279F2" w:rsidRPr="00B61386" w:rsidRDefault="001279F2" w:rsidP="001279F2">
            <w:pPr>
              <w:pStyle w:val="ListParagraph"/>
              <w:ind w:left="360"/>
              <w:jc w:val="right"/>
              <w:rPr>
                <w:rFonts w:asciiTheme="minorHAnsi" w:hAnsiTheme="minorHAnsi" w:cstheme="minorHAnsi"/>
                <w:bCs/>
                <w:i/>
                <w:sz w:val="20"/>
                <w:szCs w:val="20"/>
              </w:rPr>
            </w:pPr>
          </w:p>
        </w:tc>
        <w:tc>
          <w:tcPr>
            <w:tcW w:w="540" w:type="dxa"/>
            <w:gridSpan w:val="3"/>
            <w:tcBorders>
              <w:top w:val="single" w:sz="4" w:space="0" w:color="auto"/>
              <w:left w:val="nil"/>
              <w:bottom w:val="nil"/>
              <w:right w:val="nil"/>
            </w:tcBorders>
            <w:tcPrChange w:id="365" w:author="Aswin Nabila" w:date="2026-04-30T09:25:00Z" w16du:dateUtc="2026-04-30T02:25:00Z">
              <w:tcPr>
                <w:tcW w:w="540" w:type="dxa"/>
                <w:gridSpan w:val="3"/>
                <w:tcBorders>
                  <w:top w:val="single" w:sz="4" w:space="0" w:color="auto"/>
                  <w:left w:val="nil"/>
                  <w:bottom w:val="nil"/>
                  <w:right w:val="nil"/>
                </w:tcBorders>
              </w:tcPr>
            </w:tcPrChange>
          </w:tcPr>
          <w:p w14:paraId="4281355D" w14:textId="77777777" w:rsidR="001279F2" w:rsidRPr="00B61386" w:rsidRDefault="001279F2" w:rsidP="001279F2">
            <w:pPr>
              <w:pStyle w:val="ListParagraph"/>
              <w:ind w:left="360"/>
              <w:jc w:val="both"/>
              <w:rPr>
                <w:rFonts w:asciiTheme="minorHAnsi" w:hAnsiTheme="minorHAnsi" w:cstheme="minorHAnsi"/>
                <w:b/>
                <w:i/>
                <w:sz w:val="20"/>
                <w:szCs w:val="20"/>
              </w:rPr>
            </w:pPr>
          </w:p>
        </w:tc>
        <w:tc>
          <w:tcPr>
            <w:tcW w:w="541" w:type="dxa"/>
            <w:tcBorders>
              <w:top w:val="nil"/>
              <w:left w:val="nil"/>
              <w:bottom w:val="nil"/>
              <w:right w:val="single" w:sz="4" w:space="0" w:color="auto"/>
            </w:tcBorders>
            <w:tcPrChange w:id="366" w:author="Aswin Nabila" w:date="2026-04-30T09:25:00Z" w16du:dateUtc="2026-04-30T02:25:00Z">
              <w:tcPr>
                <w:tcW w:w="540" w:type="dxa"/>
                <w:gridSpan w:val="2"/>
                <w:tcBorders>
                  <w:top w:val="nil"/>
                  <w:left w:val="nil"/>
                  <w:bottom w:val="nil"/>
                  <w:right w:val="single" w:sz="4" w:space="0" w:color="auto"/>
                </w:tcBorders>
              </w:tcPr>
            </w:tcPrChange>
          </w:tcPr>
          <w:p w14:paraId="71E903A7" w14:textId="77777777" w:rsidR="001279F2" w:rsidRPr="00B61386" w:rsidRDefault="001279F2" w:rsidP="001279F2">
            <w:pPr>
              <w:pStyle w:val="ListParagraph"/>
              <w:ind w:left="360"/>
              <w:jc w:val="both"/>
              <w:rPr>
                <w:rFonts w:asciiTheme="minorHAnsi" w:hAnsiTheme="minorHAnsi" w:cstheme="minorHAnsi"/>
                <w:b/>
                <w:i/>
                <w:sz w:val="20"/>
                <w:szCs w:val="20"/>
              </w:rPr>
            </w:pPr>
          </w:p>
        </w:tc>
      </w:tr>
      <w:tr w:rsidR="001279F2" w:rsidRPr="00B61386" w14:paraId="4593E969" w14:textId="77777777" w:rsidTr="000F6E7E">
        <w:trPr>
          <w:trHeight w:val="77"/>
          <w:trPrChange w:id="367" w:author="Aswin Nabila" w:date="2026-04-30T09:25:00Z" w16du:dateUtc="2026-04-30T02:25:00Z">
            <w:trPr>
              <w:gridBefore w:val="1"/>
              <w:trHeight w:val="77"/>
            </w:trPr>
          </w:trPrChange>
        </w:trPr>
        <w:tc>
          <w:tcPr>
            <w:tcW w:w="540" w:type="dxa"/>
            <w:tcBorders>
              <w:top w:val="nil"/>
              <w:left w:val="single" w:sz="4" w:space="0" w:color="auto"/>
              <w:bottom w:val="nil"/>
              <w:right w:val="nil"/>
            </w:tcBorders>
            <w:tcPrChange w:id="368" w:author="Aswin Nabila" w:date="2026-04-30T09:25:00Z" w16du:dateUtc="2026-04-30T02:25:00Z">
              <w:tcPr>
                <w:tcW w:w="540" w:type="dxa"/>
                <w:tcBorders>
                  <w:top w:val="nil"/>
                  <w:left w:val="single" w:sz="4" w:space="0" w:color="auto"/>
                  <w:bottom w:val="nil"/>
                  <w:right w:val="nil"/>
                </w:tcBorders>
              </w:tcPr>
            </w:tcPrChange>
          </w:tcPr>
          <w:p w14:paraId="15D04EAB" w14:textId="77777777" w:rsidR="001279F2" w:rsidRPr="00B61386" w:rsidRDefault="001279F2" w:rsidP="001279F2">
            <w:pPr>
              <w:pStyle w:val="ListParagraph"/>
              <w:ind w:left="360"/>
              <w:jc w:val="both"/>
              <w:rPr>
                <w:rFonts w:asciiTheme="minorHAnsi" w:hAnsiTheme="minorHAnsi" w:cstheme="minorHAnsi"/>
                <w:b/>
                <w:i/>
                <w:sz w:val="20"/>
                <w:szCs w:val="20"/>
              </w:rPr>
            </w:pPr>
          </w:p>
        </w:tc>
        <w:tc>
          <w:tcPr>
            <w:tcW w:w="9720" w:type="dxa"/>
            <w:gridSpan w:val="43"/>
            <w:tcBorders>
              <w:top w:val="nil"/>
              <w:left w:val="nil"/>
              <w:bottom w:val="nil"/>
              <w:right w:val="nil"/>
            </w:tcBorders>
            <w:tcPrChange w:id="369" w:author="Aswin Nabila" w:date="2026-04-30T09:25:00Z" w16du:dateUtc="2026-04-30T02:25:00Z">
              <w:tcPr>
                <w:tcW w:w="9720" w:type="dxa"/>
                <w:gridSpan w:val="43"/>
                <w:tcBorders>
                  <w:top w:val="nil"/>
                  <w:left w:val="nil"/>
                  <w:bottom w:val="nil"/>
                  <w:right w:val="nil"/>
                </w:tcBorders>
              </w:tcPr>
            </w:tcPrChange>
          </w:tcPr>
          <w:p w14:paraId="581EEE0A" w14:textId="77777777" w:rsidR="001279F2" w:rsidRPr="00B61386" w:rsidRDefault="001279F2" w:rsidP="001279F2">
            <w:pPr>
              <w:jc w:val="both"/>
              <w:rPr>
                <w:rFonts w:asciiTheme="minorHAnsi" w:hAnsiTheme="minorHAnsi" w:cstheme="minorHAnsi"/>
                <w:b/>
                <w:i/>
                <w:sz w:val="20"/>
                <w:szCs w:val="20"/>
              </w:rPr>
            </w:pPr>
            <w:r w:rsidRPr="00B61386">
              <w:rPr>
                <w:rFonts w:asciiTheme="minorHAnsi" w:hAnsiTheme="minorHAnsi" w:cstheme="minorHAnsi"/>
                <w:b/>
                <w:i/>
                <w:sz w:val="20"/>
                <w:szCs w:val="20"/>
              </w:rPr>
              <w:t>TENAGA PEMASAR</w:t>
            </w:r>
          </w:p>
          <w:p w14:paraId="1B46D70E" w14:textId="7DC81489" w:rsidR="001279F2" w:rsidRPr="00B61386" w:rsidRDefault="001279F2" w:rsidP="001279F2">
            <w:pPr>
              <w:jc w:val="both"/>
              <w:rPr>
                <w:rFonts w:asciiTheme="minorHAnsi" w:hAnsiTheme="minorHAnsi" w:cstheme="minorHAnsi"/>
                <w:bCs/>
                <w:i/>
                <w:sz w:val="20"/>
                <w:szCs w:val="20"/>
              </w:rPr>
            </w:pPr>
            <w:r w:rsidRPr="00B61386">
              <w:rPr>
                <w:rFonts w:asciiTheme="minorHAnsi" w:hAnsiTheme="minorHAnsi" w:cstheme="minorHAnsi"/>
                <w:b/>
                <w:i/>
                <w:sz w:val="20"/>
                <w:szCs w:val="20"/>
              </w:rPr>
              <w:t>Saya dengan ini menyatakan bahwa Saya sudah menerangkan dan memberikan penjelasan dengan baik atas produk asuransi yang ditawarkan melalui ilustrasi ini secara langsung kepada Calon Pemegang Polis yang namanya tertera pada Ringkasan Informasi Produk dan Layanan ini.</w:t>
            </w:r>
          </w:p>
        </w:tc>
        <w:tc>
          <w:tcPr>
            <w:tcW w:w="541" w:type="dxa"/>
            <w:tcBorders>
              <w:top w:val="nil"/>
              <w:left w:val="nil"/>
              <w:bottom w:val="nil"/>
              <w:right w:val="single" w:sz="4" w:space="0" w:color="auto"/>
            </w:tcBorders>
            <w:tcPrChange w:id="370" w:author="Aswin Nabila" w:date="2026-04-30T09:25:00Z" w16du:dateUtc="2026-04-30T02:25:00Z">
              <w:tcPr>
                <w:tcW w:w="540" w:type="dxa"/>
                <w:gridSpan w:val="2"/>
                <w:tcBorders>
                  <w:top w:val="nil"/>
                  <w:left w:val="nil"/>
                  <w:bottom w:val="nil"/>
                  <w:right w:val="single" w:sz="4" w:space="0" w:color="auto"/>
                </w:tcBorders>
              </w:tcPr>
            </w:tcPrChange>
          </w:tcPr>
          <w:p w14:paraId="07B4FE7E" w14:textId="77777777" w:rsidR="001279F2" w:rsidRPr="00B61386" w:rsidRDefault="001279F2" w:rsidP="001279F2">
            <w:pPr>
              <w:pStyle w:val="ListParagraph"/>
              <w:ind w:left="360"/>
              <w:jc w:val="both"/>
              <w:rPr>
                <w:rFonts w:asciiTheme="minorHAnsi" w:hAnsiTheme="minorHAnsi" w:cstheme="minorHAnsi"/>
                <w:b/>
                <w:i/>
                <w:sz w:val="20"/>
                <w:szCs w:val="20"/>
              </w:rPr>
            </w:pPr>
          </w:p>
        </w:tc>
      </w:tr>
      <w:tr w:rsidR="001279F2" w:rsidRPr="00B61386" w14:paraId="15B1040D" w14:textId="77777777" w:rsidTr="000F6E7E">
        <w:trPr>
          <w:trHeight w:val="77"/>
          <w:trPrChange w:id="371" w:author="Aswin Nabila" w:date="2026-04-30T09:25:00Z" w16du:dateUtc="2026-04-30T02:25:00Z">
            <w:trPr>
              <w:gridBefore w:val="1"/>
              <w:trHeight w:val="77"/>
            </w:trPr>
          </w:trPrChange>
        </w:trPr>
        <w:tc>
          <w:tcPr>
            <w:tcW w:w="540" w:type="dxa"/>
            <w:tcBorders>
              <w:top w:val="nil"/>
              <w:left w:val="single" w:sz="4" w:space="0" w:color="auto"/>
              <w:bottom w:val="nil"/>
              <w:right w:val="nil"/>
            </w:tcBorders>
            <w:tcPrChange w:id="372" w:author="Aswin Nabila" w:date="2026-04-30T09:25:00Z" w16du:dateUtc="2026-04-30T02:25:00Z">
              <w:tcPr>
                <w:tcW w:w="540" w:type="dxa"/>
                <w:tcBorders>
                  <w:top w:val="nil"/>
                  <w:left w:val="single" w:sz="4" w:space="0" w:color="auto"/>
                  <w:bottom w:val="nil"/>
                  <w:right w:val="nil"/>
                </w:tcBorders>
              </w:tcPr>
            </w:tcPrChange>
          </w:tcPr>
          <w:p w14:paraId="5285A153" w14:textId="77777777" w:rsidR="001279F2" w:rsidRPr="00B61386" w:rsidRDefault="001279F2" w:rsidP="001279F2">
            <w:pPr>
              <w:pStyle w:val="ListParagraph"/>
              <w:ind w:left="360"/>
              <w:jc w:val="both"/>
              <w:rPr>
                <w:rFonts w:asciiTheme="minorHAnsi" w:hAnsiTheme="minorHAnsi" w:cstheme="minorHAnsi"/>
                <w:b/>
                <w:i/>
                <w:sz w:val="20"/>
                <w:szCs w:val="20"/>
              </w:rPr>
            </w:pPr>
          </w:p>
        </w:tc>
        <w:tc>
          <w:tcPr>
            <w:tcW w:w="540" w:type="dxa"/>
            <w:tcBorders>
              <w:top w:val="nil"/>
              <w:left w:val="nil"/>
              <w:bottom w:val="nil"/>
              <w:right w:val="nil"/>
            </w:tcBorders>
            <w:tcPrChange w:id="373" w:author="Aswin Nabila" w:date="2026-04-30T09:25:00Z" w16du:dateUtc="2026-04-30T02:25:00Z">
              <w:tcPr>
                <w:tcW w:w="540" w:type="dxa"/>
                <w:tcBorders>
                  <w:top w:val="nil"/>
                  <w:left w:val="nil"/>
                  <w:bottom w:val="nil"/>
                  <w:right w:val="nil"/>
                </w:tcBorders>
              </w:tcPr>
            </w:tcPrChange>
          </w:tcPr>
          <w:p w14:paraId="6B8AC856" w14:textId="77777777" w:rsidR="001279F2" w:rsidRPr="00B61386" w:rsidRDefault="001279F2" w:rsidP="001279F2">
            <w:pPr>
              <w:pStyle w:val="ListParagraph"/>
              <w:ind w:left="360"/>
              <w:jc w:val="both"/>
              <w:rPr>
                <w:rFonts w:asciiTheme="minorHAnsi" w:hAnsiTheme="minorHAnsi" w:cstheme="minorHAnsi"/>
                <w:b/>
                <w:i/>
                <w:sz w:val="20"/>
                <w:szCs w:val="20"/>
              </w:rPr>
            </w:pPr>
          </w:p>
        </w:tc>
        <w:tc>
          <w:tcPr>
            <w:tcW w:w="270" w:type="dxa"/>
            <w:tcBorders>
              <w:top w:val="nil"/>
              <w:left w:val="nil"/>
              <w:bottom w:val="nil"/>
              <w:right w:val="nil"/>
            </w:tcBorders>
            <w:tcPrChange w:id="374" w:author="Aswin Nabila" w:date="2026-04-30T09:25:00Z" w16du:dateUtc="2026-04-30T02:25:00Z">
              <w:tcPr>
                <w:tcW w:w="270" w:type="dxa"/>
                <w:tcBorders>
                  <w:top w:val="nil"/>
                  <w:left w:val="nil"/>
                  <w:bottom w:val="nil"/>
                  <w:right w:val="nil"/>
                </w:tcBorders>
              </w:tcPr>
            </w:tcPrChange>
          </w:tcPr>
          <w:p w14:paraId="46348D9E" w14:textId="77777777" w:rsidR="001279F2" w:rsidRPr="00B61386" w:rsidRDefault="001279F2" w:rsidP="001279F2">
            <w:pPr>
              <w:pStyle w:val="ListParagraph"/>
              <w:ind w:left="360"/>
              <w:jc w:val="both"/>
              <w:rPr>
                <w:rFonts w:asciiTheme="minorHAnsi" w:hAnsiTheme="minorHAnsi" w:cstheme="minorHAnsi"/>
                <w:b/>
                <w:i/>
                <w:sz w:val="20"/>
                <w:szCs w:val="20"/>
              </w:rPr>
            </w:pPr>
          </w:p>
        </w:tc>
        <w:tc>
          <w:tcPr>
            <w:tcW w:w="1113" w:type="dxa"/>
            <w:gridSpan w:val="5"/>
            <w:tcBorders>
              <w:top w:val="nil"/>
              <w:left w:val="nil"/>
              <w:bottom w:val="nil"/>
              <w:right w:val="nil"/>
            </w:tcBorders>
            <w:tcPrChange w:id="375" w:author="Aswin Nabila" w:date="2026-04-30T09:25:00Z" w16du:dateUtc="2026-04-30T02:25:00Z">
              <w:tcPr>
                <w:tcW w:w="1113" w:type="dxa"/>
                <w:gridSpan w:val="5"/>
                <w:tcBorders>
                  <w:top w:val="nil"/>
                  <w:left w:val="nil"/>
                  <w:bottom w:val="nil"/>
                  <w:right w:val="nil"/>
                </w:tcBorders>
              </w:tcPr>
            </w:tcPrChange>
          </w:tcPr>
          <w:p w14:paraId="6929C255" w14:textId="77777777" w:rsidR="001279F2" w:rsidRPr="00B61386" w:rsidRDefault="001279F2" w:rsidP="001279F2">
            <w:pPr>
              <w:jc w:val="both"/>
              <w:rPr>
                <w:rFonts w:asciiTheme="minorHAnsi" w:hAnsiTheme="minorHAnsi" w:cstheme="minorHAnsi"/>
                <w:b/>
                <w:i/>
                <w:sz w:val="20"/>
                <w:szCs w:val="20"/>
              </w:rPr>
            </w:pPr>
          </w:p>
        </w:tc>
        <w:tc>
          <w:tcPr>
            <w:tcW w:w="1114" w:type="dxa"/>
            <w:gridSpan w:val="3"/>
            <w:tcBorders>
              <w:top w:val="nil"/>
              <w:left w:val="nil"/>
              <w:bottom w:val="nil"/>
              <w:right w:val="nil"/>
            </w:tcBorders>
            <w:tcPrChange w:id="376" w:author="Aswin Nabila" w:date="2026-04-30T09:25:00Z" w16du:dateUtc="2026-04-30T02:25:00Z">
              <w:tcPr>
                <w:tcW w:w="1114" w:type="dxa"/>
                <w:gridSpan w:val="3"/>
                <w:tcBorders>
                  <w:top w:val="nil"/>
                  <w:left w:val="nil"/>
                  <w:bottom w:val="nil"/>
                  <w:right w:val="nil"/>
                </w:tcBorders>
              </w:tcPr>
            </w:tcPrChange>
          </w:tcPr>
          <w:p w14:paraId="02113237" w14:textId="77777777" w:rsidR="001279F2" w:rsidRPr="00B61386" w:rsidRDefault="001279F2" w:rsidP="001279F2">
            <w:pPr>
              <w:jc w:val="both"/>
              <w:rPr>
                <w:rFonts w:asciiTheme="minorHAnsi" w:hAnsiTheme="minorHAnsi" w:cstheme="minorHAnsi"/>
                <w:b/>
                <w:i/>
                <w:sz w:val="20"/>
                <w:szCs w:val="20"/>
              </w:rPr>
            </w:pPr>
          </w:p>
        </w:tc>
        <w:tc>
          <w:tcPr>
            <w:tcW w:w="1114" w:type="dxa"/>
            <w:gridSpan w:val="4"/>
            <w:tcBorders>
              <w:top w:val="nil"/>
              <w:left w:val="nil"/>
              <w:bottom w:val="nil"/>
              <w:right w:val="nil"/>
            </w:tcBorders>
            <w:tcPrChange w:id="377" w:author="Aswin Nabila" w:date="2026-04-30T09:25:00Z" w16du:dateUtc="2026-04-30T02:25:00Z">
              <w:tcPr>
                <w:tcW w:w="1114" w:type="dxa"/>
                <w:gridSpan w:val="5"/>
                <w:tcBorders>
                  <w:top w:val="nil"/>
                  <w:left w:val="nil"/>
                  <w:bottom w:val="nil"/>
                  <w:right w:val="nil"/>
                </w:tcBorders>
              </w:tcPr>
            </w:tcPrChange>
          </w:tcPr>
          <w:p w14:paraId="68C01AB4" w14:textId="77777777" w:rsidR="001279F2" w:rsidRPr="00B61386" w:rsidRDefault="001279F2" w:rsidP="001279F2">
            <w:pPr>
              <w:jc w:val="both"/>
              <w:rPr>
                <w:rFonts w:asciiTheme="minorHAnsi" w:hAnsiTheme="minorHAnsi" w:cstheme="minorHAnsi"/>
                <w:b/>
                <w:i/>
                <w:sz w:val="20"/>
                <w:szCs w:val="20"/>
              </w:rPr>
            </w:pPr>
          </w:p>
        </w:tc>
        <w:tc>
          <w:tcPr>
            <w:tcW w:w="1114" w:type="dxa"/>
            <w:gridSpan w:val="9"/>
            <w:tcBorders>
              <w:top w:val="nil"/>
              <w:left w:val="nil"/>
              <w:bottom w:val="nil"/>
              <w:right w:val="nil"/>
            </w:tcBorders>
            <w:tcPrChange w:id="378" w:author="Aswin Nabila" w:date="2026-04-30T09:25:00Z" w16du:dateUtc="2026-04-30T02:25:00Z">
              <w:tcPr>
                <w:tcW w:w="1114" w:type="dxa"/>
                <w:gridSpan w:val="7"/>
                <w:tcBorders>
                  <w:top w:val="nil"/>
                  <w:left w:val="nil"/>
                  <w:bottom w:val="nil"/>
                  <w:right w:val="nil"/>
                </w:tcBorders>
              </w:tcPr>
            </w:tcPrChange>
          </w:tcPr>
          <w:p w14:paraId="2CCD6A79" w14:textId="77777777" w:rsidR="001279F2" w:rsidRPr="00B61386" w:rsidRDefault="001279F2" w:rsidP="001279F2">
            <w:pPr>
              <w:jc w:val="both"/>
              <w:rPr>
                <w:rFonts w:asciiTheme="minorHAnsi" w:hAnsiTheme="minorHAnsi" w:cstheme="minorHAnsi"/>
                <w:b/>
                <w:i/>
                <w:sz w:val="20"/>
                <w:szCs w:val="20"/>
              </w:rPr>
            </w:pPr>
          </w:p>
        </w:tc>
        <w:tc>
          <w:tcPr>
            <w:tcW w:w="1113" w:type="dxa"/>
            <w:gridSpan w:val="8"/>
            <w:tcBorders>
              <w:top w:val="nil"/>
              <w:left w:val="nil"/>
              <w:bottom w:val="nil"/>
              <w:right w:val="nil"/>
            </w:tcBorders>
            <w:tcPrChange w:id="379" w:author="Aswin Nabila" w:date="2026-04-30T09:25:00Z" w16du:dateUtc="2026-04-30T02:25:00Z">
              <w:tcPr>
                <w:tcW w:w="1113" w:type="dxa"/>
                <w:gridSpan w:val="8"/>
                <w:tcBorders>
                  <w:top w:val="nil"/>
                  <w:left w:val="nil"/>
                  <w:bottom w:val="nil"/>
                  <w:right w:val="nil"/>
                </w:tcBorders>
              </w:tcPr>
            </w:tcPrChange>
          </w:tcPr>
          <w:p w14:paraId="5F7A70D5" w14:textId="77777777" w:rsidR="001279F2" w:rsidRPr="00B61386" w:rsidRDefault="001279F2" w:rsidP="001279F2">
            <w:pPr>
              <w:jc w:val="both"/>
              <w:rPr>
                <w:rFonts w:asciiTheme="minorHAnsi" w:hAnsiTheme="minorHAnsi" w:cstheme="minorHAnsi"/>
                <w:b/>
                <w:i/>
                <w:sz w:val="20"/>
                <w:szCs w:val="20"/>
              </w:rPr>
            </w:pPr>
          </w:p>
        </w:tc>
        <w:tc>
          <w:tcPr>
            <w:tcW w:w="1114" w:type="dxa"/>
            <w:gridSpan w:val="4"/>
            <w:tcBorders>
              <w:top w:val="nil"/>
              <w:left w:val="nil"/>
              <w:bottom w:val="nil"/>
              <w:right w:val="nil"/>
            </w:tcBorders>
            <w:tcPrChange w:id="380" w:author="Aswin Nabila" w:date="2026-04-30T09:25:00Z" w16du:dateUtc="2026-04-30T02:25:00Z">
              <w:tcPr>
                <w:tcW w:w="1114" w:type="dxa"/>
                <w:gridSpan w:val="5"/>
                <w:tcBorders>
                  <w:top w:val="nil"/>
                  <w:left w:val="nil"/>
                  <w:bottom w:val="nil"/>
                  <w:right w:val="nil"/>
                </w:tcBorders>
              </w:tcPr>
            </w:tcPrChange>
          </w:tcPr>
          <w:p w14:paraId="77478327" w14:textId="77777777" w:rsidR="001279F2" w:rsidRPr="00B61386" w:rsidRDefault="001279F2" w:rsidP="001279F2">
            <w:pPr>
              <w:jc w:val="both"/>
              <w:rPr>
                <w:rFonts w:asciiTheme="minorHAnsi" w:hAnsiTheme="minorHAnsi" w:cstheme="minorHAnsi"/>
                <w:b/>
                <w:i/>
                <w:sz w:val="20"/>
                <w:szCs w:val="20"/>
              </w:rPr>
            </w:pPr>
          </w:p>
        </w:tc>
        <w:tc>
          <w:tcPr>
            <w:tcW w:w="1114" w:type="dxa"/>
            <w:gridSpan w:val="3"/>
            <w:tcBorders>
              <w:top w:val="nil"/>
              <w:left w:val="nil"/>
              <w:bottom w:val="nil"/>
              <w:right w:val="nil"/>
            </w:tcBorders>
            <w:tcPrChange w:id="381" w:author="Aswin Nabila" w:date="2026-04-30T09:25:00Z" w16du:dateUtc="2026-04-30T02:25:00Z">
              <w:tcPr>
                <w:tcW w:w="1114" w:type="dxa"/>
                <w:gridSpan w:val="3"/>
                <w:tcBorders>
                  <w:top w:val="nil"/>
                  <w:left w:val="nil"/>
                  <w:bottom w:val="nil"/>
                  <w:right w:val="nil"/>
                </w:tcBorders>
              </w:tcPr>
            </w:tcPrChange>
          </w:tcPr>
          <w:p w14:paraId="0D7F5EF7" w14:textId="77777777" w:rsidR="001279F2" w:rsidRPr="00B61386" w:rsidRDefault="001279F2" w:rsidP="001279F2">
            <w:pPr>
              <w:jc w:val="both"/>
              <w:rPr>
                <w:rFonts w:asciiTheme="minorHAnsi" w:hAnsiTheme="minorHAnsi" w:cstheme="minorHAnsi"/>
                <w:b/>
                <w:i/>
                <w:sz w:val="20"/>
                <w:szCs w:val="20"/>
              </w:rPr>
            </w:pPr>
          </w:p>
        </w:tc>
        <w:tc>
          <w:tcPr>
            <w:tcW w:w="1114" w:type="dxa"/>
            <w:gridSpan w:val="5"/>
            <w:tcBorders>
              <w:top w:val="nil"/>
              <w:left w:val="nil"/>
              <w:bottom w:val="nil"/>
              <w:right w:val="nil"/>
            </w:tcBorders>
            <w:tcPrChange w:id="382" w:author="Aswin Nabila" w:date="2026-04-30T09:25:00Z" w16du:dateUtc="2026-04-30T02:25:00Z">
              <w:tcPr>
                <w:tcW w:w="1114" w:type="dxa"/>
                <w:gridSpan w:val="5"/>
                <w:tcBorders>
                  <w:top w:val="nil"/>
                  <w:left w:val="nil"/>
                  <w:bottom w:val="nil"/>
                  <w:right w:val="nil"/>
                </w:tcBorders>
              </w:tcPr>
            </w:tcPrChange>
          </w:tcPr>
          <w:p w14:paraId="6A6ADD81" w14:textId="77777777" w:rsidR="001279F2" w:rsidRPr="00B61386" w:rsidRDefault="001279F2" w:rsidP="001279F2">
            <w:pPr>
              <w:jc w:val="both"/>
              <w:rPr>
                <w:rFonts w:asciiTheme="minorHAnsi" w:hAnsiTheme="minorHAnsi" w:cstheme="minorHAnsi"/>
                <w:b/>
                <w:i/>
                <w:sz w:val="20"/>
                <w:szCs w:val="20"/>
              </w:rPr>
            </w:pPr>
          </w:p>
        </w:tc>
        <w:tc>
          <w:tcPr>
            <w:tcW w:w="541" w:type="dxa"/>
            <w:tcBorders>
              <w:top w:val="nil"/>
              <w:left w:val="nil"/>
              <w:bottom w:val="nil"/>
              <w:right w:val="single" w:sz="4" w:space="0" w:color="auto"/>
            </w:tcBorders>
            <w:tcPrChange w:id="383" w:author="Aswin Nabila" w:date="2026-04-30T09:25:00Z" w16du:dateUtc="2026-04-30T02:25:00Z">
              <w:tcPr>
                <w:tcW w:w="540" w:type="dxa"/>
                <w:gridSpan w:val="2"/>
                <w:tcBorders>
                  <w:top w:val="nil"/>
                  <w:left w:val="nil"/>
                  <w:bottom w:val="nil"/>
                  <w:right w:val="single" w:sz="4" w:space="0" w:color="auto"/>
                </w:tcBorders>
              </w:tcPr>
            </w:tcPrChange>
          </w:tcPr>
          <w:p w14:paraId="20C08B69" w14:textId="77777777" w:rsidR="001279F2" w:rsidRPr="00B61386" w:rsidRDefault="001279F2" w:rsidP="001279F2">
            <w:pPr>
              <w:pStyle w:val="ListParagraph"/>
              <w:ind w:left="360"/>
              <w:jc w:val="both"/>
              <w:rPr>
                <w:rFonts w:asciiTheme="minorHAnsi" w:hAnsiTheme="minorHAnsi" w:cstheme="minorHAnsi"/>
                <w:b/>
                <w:i/>
                <w:sz w:val="20"/>
                <w:szCs w:val="20"/>
              </w:rPr>
            </w:pPr>
          </w:p>
        </w:tc>
      </w:tr>
      <w:tr w:rsidR="001279F2" w:rsidRPr="00B61386" w14:paraId="2A46AED4" w14:textId="77777777" w:rsidTr="000F6E7E">
        <w:trPr>
          <w:trHeight w:val="77"/>
          <w:trPrChange w:id="384" w:author="Aswin Nabila" w:date="2026-04-30T09:25:00Z" w16du:dateUtc="2026-04-30T02:25:00Z">
            <w:trPr>
              <w:gridBefore w:val="1"/>
              <w:trHeight w:val="77"/>
            </w:trPr>
          </w:trPrChange>
        </w:trPr>
        <w:tc>
          <w:tcPr>
            <w:tcW w:w="540" w:type="dxa"/>
            <w:tcBorders>
              <w:top w:val="nil"/>
              <w:left w:val="single" w:sz="4" w:space="0" w:color="auto"/>
              <w:bottom w:val="nil"/>
              <w:right w:val="nil"/>
            </w:tcBorders>
            <w:tcPrChange w:id="385" w:author="Aswin Nabila" w:date="2026-04-30T09:25:00Z" w16du:dateUtc="2026-04-30T02:25:00Z">
              <w:tcPr>
                <w:tcW w:w="540" w:type="dxa"/>
                <w:tcBorders>
                  <w:top w:val="nil"/>
                  <w:left w:val="single" w:sz="4" w:space="0" w:color="auto"/>
                  <w:bottom w:val="nil"/>
                  <w:right w:val="nil"/>
                </w:tcBorders>
              </w:tcPr>
            </w:tcPrChange>
          </w:tcPr>
          <w:p w14:paraId="26DD63FE" w14:textId="77777777" w:rsidR="001279F2" w:rsidRPr="00B61386" w:rsidRDefault="001279F2" w:rsidP="001279F2">
            <w:pPr>
              <w:pStyle w:val="ListParagraph"/>
              <w:ind w:left="360"/>
              <w:jc w:val="both"/>
              <w:rPr>
                <w:rFonts w:asciiTheme="minorHAnsi" w:hAnsiTheme="minorHAnsi" w:cstheme="minorHAnsi"/>
                <w:b/>
                <w:i/>
                <w:sz w:val="20"/>
                <w:szCs w:val="20"/>
              </w:rPr>
            </w:pPr>
          </w:p>
        </w:tc>
        <w:tc>
          <w:tcPr>
            <w:tcW w:w="540" w:type="dxa"/>
            <w:tcBorders>
              <w:top w:val="nil"/>
              <w:left w:val="nil"/>
              <w:bottom w:val="nil"/>
              <w:right w:val="nil"/>
            </w:tcBorders>
            <w:tcPrChange w:id="386" w:author="Aswin Nabila" w:date="2026-04-30T09:25:00Z" w16du:dateUtc="2026-04-30T02:25:00Z">
              <w:tcPr>
                <w:tcW w:w="540" w:type="dxa"/>
                <w:tcBorders>
                  <w:top w:val="nil"/>
                  <w:left w:val="nil"/>
                  <w:bottom w:val="nil"/>
                  <w:right w:val="nil"/>
                </w:tcBorders>
              </w:tcPr>
            </w:tcPrChange>
          </w:tcPr>
          <w:p w14:paraId="1651C1A5" w14:textId="77777777" w:rsidR="001279F2" w:rsidRPr="00B61386" w:rsidRDefault="001279F2" w:rsidP="001279F2">
            <w:pPr>
              <w:pStyle w:val="ListParagraph"/>
              <w:ind w:left="360"/>
              <w:jc w:val="both"/>
              <w:rPr>
                <w:rFonts w:asciiTheme="minorHAnsi" w:hAnsiTheme="minorHAnsi" w:cstheme="minorHAnsi"/>
                <w:b/>
                <w:i/>
                <w:sz w:val="20"/>
                <w:szCs w:val="20"/>
              </w:rPr>
            </w:pPr>
          </w:p>
        </w:tc>
        <w:tc>
          <w:tcPr>
            <w:tcW w:w="540" w:type="dxa"/>
            <w:gridSpan w:val="3"/>
            <w:tcBorders>
              <w:top w:val="nil"/>
              <w:left w:val="nil"/>
              <w:bottom w:val="nil"/>
              <w:right w:val="nil"/>
            </w:tcBorders>
            <w:tcPrChange w:id="387" w:author="Aswin Nabila" w:date="2026-04-30T09:25:00Z" w16du:dateUtc="2026-04-30T02:25:00Z">
              <w:tcPr>
                <w:tcW w:w="540" w:type="dxa"/>
                <w:gridSpan w:val="3"/>
                <w:tcBorders>
                  <w:top w:val="nil"/>
                  <w:left w:val="nil"/>
                  <w:bottom w:val="nil"/>
                  <w:right w:val="nil"/>
                </w:tcBorders>
              </w:tcPr>
            </w:tcPrChange>
          </w:tcPr>
          <w:p w14:paraId="597E9D86" w14:textId="77777777" w:rsidR="001279F2" w:rsidRPr="00B61386" w:rsidRDefault="001279F2" w:rsidP="001279F2">
            <w:pPr>
              <w:pStyle w:val="ListParagraph"/>
              <w:ind w:left="360"/>
              <w:jc w:val="both"/>
              <w:rPr>
                <w:rFonts w:asciiTheme="minorHAnsi" w:hAnsiTheme="minorHAnsi" w:cstheme="minorHAnsi"/>
                <w:b/>
                <w:i/>
                <w:sz w:val="20"/>
                <w:szCs w:val="20"/>
              </w:rPr>
            </w:pPr>
          </w:p>
        </w:tc>
        <w:tc>
          <w:tcPr>
            <w:tcW w:w="540" w:type="dxa"/>
            <w:gridSpan w:val="2"/>
            <w:tcBorders>
              <w:top w:val="nil"/>
              <w:left w:val="nil"/>
              <w:bottom w:val="nil"/>
              <w:right w:val="nil"/>
            </w:tcBorders>
            <w:tcPrChange w:id="388" w:author="Aswin Nabila" w:date="2026-04-30T09:25:00Z" w16du:dateUtc="2026-04-30T02:25:00Z">
              <w:tcPr>
                <w:tcW w:w="540" w:type="dxa"/>
                <w:gridSpan w:val="2"/>
                <w:tcBorders>
                  <w:top w:val="nil"/>
                  <w:left w:val="nil"/>
                  <w:bottom w:val="nil"/>
                  <w:right w:val="nil"/>
                </w:tcBorders>
              </w:tcPr>
            </w:tcPrChange>
          </w:tcPr>
          <w:p w14:paraId="696DFB90" w14:textId="77777777" w:rsidR="001279F2" w:rsidRPr="00B61386" w:rsidRDefault="001279F2" w:rsidP="001279F2">
            <w:pPr>
              <w:pStyle w:val="ListParagraph"/>
              <w:ind w:left="360"/>
              <w:jc w:val="both"/>
              <w:rPr>
                <w:rFonts w:asciiTheme="minorHAnsi" w:hAnsiTheme="minorHAnsi" w:cstheme="minorHAnsi"/>
                <w:b/>
                <w:i/>
                <w:sz w:val="20"/>
                <w:szCs w:val="20"/>
              </w:rPr>
            </w:pPr>
          </w:p>
        </w:tc>
        <w:tc>
          <w:tcPr>
            <w:tcW w:w="540" w:type="dxa"/>
            <w:gridSpan w:val="2"/>
            <w:tcBorders>
              <w:top w:val="nil"/>
              <w:left w:val="nil"/>
              <w:bottom w:val="nil"/>
              <w:right w:val="nil"/>
            </w:tcBorders>
            <w:tcPrChange w:id="389" w:author="Aswin Nabila" w:date="2026-04-30T09:25:00Z" w16du:dateUtc="2026-04-30T02:25:00Z">
              <w:tcPr>
                <w:tcW w:w="540" w:type="dxa"/>
                <w:gridSpan w:val="2"/>
                <w:tcBorders>
                  <w:top w:val="nil"/>
                  <w:left w:val="nil"/>
                  <w:bottom w:val="nil"/>
                  <w:right w:val="nil"/>
                </w:tcBorders>
              </w:tcPr>
            </w:tcPrChange>
          </w:tcPr>
          <w:p w14:paraId="3B58B401" w14:textId="77777777" w:rsidR="001279F2" w:rsidRPr="00B61386" w:rsidRDefault="001279F2" w:rsidP="001279F2">
            <w:pPr>
              <w:pStyle w:val="ListParagraph"/>
              <w:ind w:left="360"/>
              <w:jc w:val="both"/>
              <w:rPr>
                <w:rFonts w:asciiTheme="minorHAnsi" w:hAnsiTheme="minorHAnsi" w:cstheme="minorHAnsi"/>
                <w:b/>
                <w:i/>
                <w:sz w:val="20"/>
                <w:szCs w:val="20"/>
              </w:rPr>
            </w:pPr>
          </w:p>
        </w:tc>
        <w:tc>
          <w:tcPr>
            <w:tcW w:w="540" w:type="dxa"/>
            <w:tcBorders>
              <w:top w:val="nil"/>
              <w:left w:val="nil"/>
              <w:bottom w:val="nil"/>
              <w:right w:val="nil"/>
            </w:tcBorders>
            <w:tcPrChange w:id="390" w:author="Aswin Nabila" w:date="2026-04-30T09:25:00Z" w16du:dateUtc="2026-04-30T02:25:00Z">
              <w:tcPr>
                <w:tcW w:w="540" w:type="dxa"/>
                <w:tcBorders>
                  <w:top w:val="nil"/>
                  <w:left w:val="nil"/>
                  <w:bottom w:val="nil"/>
                  <w:right w:val="nil"/>
                </w:tcBorders>
              </w:tcPr>
            </w:tcPrChange>
          </w:tcPr>
          <w:p w14:paraId="54FE6B65" w14:textId="77777777" w:rsidR="001279F2" w:rsidRPr="00B61386" w:rsidRDefault="001279F2" w:rsidP="001279F2">
            <w:pPr>
              <w:pStyle w:val="ListParagraph"/>
              <w:ind w:left="360"/>
              <w:jc w:val="both"/>
              <w:rPr>
                <w:rFonts w:asciiTheme="minorHAnsi" w:hAnsiTheme="minorHAnsi" w:cstheme="minorHAnsi"/>
                <w:b/>
                <w:i/>
                <w:sz w:val="20"/>
                <w:szCs w:val="20"/>
              </w:rPr>
            </w:pPr>
          </w:p>
        </w:tc>
        <w:tc>
          <w:tcPr>
            <w:tcW w:w="540" w:type="dxa"/>
            <w:gridSpan w:val="2"/>
            <w:tcBorders>
              <w:top w:val="nil"/>
              <w:left w:val="nil"/>
              <w:bottom w:val="nil"/>
              <w:right w:val="nil"/>
            </w:tcBorders>
            <w:tcPrChange w:id="391" w:author="Aswin Nabila" w:date="2026-04-30T09:25:00Z" w16du:dateUtc="2026-04-30T02:25:00Z">
              <w:tcPr>
                <w:tcW w:w="540" w:type="dxa"/>
                <w:gridSpan w:val="3"/>
                <w:tcBorders>
                  <w:top w:val="nil"/>
                  <w:left w:val="nil"/>
                  <w:bottom w:val="nil"/>
                  <w:right w:val="nil"/>
                </w:tcBorders>
              </w:tcPr>
            </w:tcPrChange>
          </w:tcPr>
          <w:p w14:paraId="3F6AE426" w14:textId="77777777" w:rsidR="001279F2" w:rsidRPr="00B61386" w:rsidRDefault="001279F2" w:rsidP="001279F2">
            <w:pPr>
              <w:pStyle w:val="ListParagraph"/>
              <w:ind w:left="360"/>
              <w:jc w:val="both"/>
              <w:rPr>
                <w:rFonts w:asciiTheme="minorHAnsi" w:hAnsiTheme="minorHAnsi" w:cstheme="minorHAnsi"/>
                <w:b/>
                <w:i/>
                <w:sz w:val="20"/>
                <w:szCs w:val="20"/>
              </w:rPr>
            </w:pPr>
          </w:p>
        </w:tc>
        <w:tc>
          <w:tcPr>
            <w:tcW w:w="540" w:type="dxa"/>
            <w:gridSpan w:val="2"/>
            <w:tcBorders>
              <w:top w:val="nil"/>
              <w:left w:val="nil"/>
              <w:bottom w:val="nil"/>
              <w:right w:val="nil"/>
            </w:tcBorders>
            <w:tcPrChange w:id="392" w:author="Aswin Nabila" w:date="2026-04-30T09:25:00Z" w16du:dateUtc="2026-04-30T02:25:00Z">
              <w:tcPr>
                <w:tcW w:w="540" w:type="dxa"/>
                <w:gridSpan w:val="2"/>
                <w:tcBorders>
                  <w:top w:val="nil"/>
                  <w:left w:val="nil"/>
                  <w:bottom w:val="nil"/>
                  <w:right w:val="nil"/>
                </w:tcBorders>
              </w:tcPr>
            </w:tcPrChange>
          </w:tcPr>
          <w:p w14:paraId="02BF5336" w14:textId="77777777" w:rsidR="001279F2" w:rsidRPr="00B61386" w:rsidRDefault="001279F2" w:rsidP="001279F2">
            <w:pPr>
              <w:pStyle w:val="ListParagraph"/>
              <w:ind w:left="360"/>
              <w:jc w:val="both"/>
              <w:rPr>
                <w:rFonts w:asciiTheme="minorHAnsi" w:hAnsiTheme="minorHAnsi" w:cstheme="minorHAnsi"/>
                <w:b/>
                <w:i/>
                <w:sz w:val="20"/>
                <w:szCs w:val="20"/>
              </w:rPr>
            </w:pPr>
          </w:p>
        </w:tc>
        <w:tc>
          <w:tcPr>
            <w:tcW w:w="540" w:type="dxa"/>
            <w:gridSpan w:val="2"/>
            <w:tcBorders>
              <w:top w:val="nil"/>
              <w:left w:val="nil"/>
              <w:bottom w:val="nil"/>
              <w:right w:val="nil"/>
            </w:tcBorders>
            <w:tcPrChange w:id="393" w:author="Aswin Nabila" w:date="2026-04-30T09:25:00Z" w16du:dateUtc="2026-04-30T02:25:00Z">
              <w:tcPr>
                <w:tcW w:w="540" w:type="dxa"/>
                <w:gridSpan w:val="2"/>
                <w:tcBorders>
                  <w:top w:val="nil"/>
                  <w:left w:val="nil"/>
                  <w:bottom w:val="nil"/>
                  <w:right w:val="nil"/>
                </w:tcBorders>
              </w:tcPr>
            </w:tcPrChange>
          </w:tcPr>
          <w:p w14:paraId="00E7E416" w14:textId="77777777" w:rsidR="001279F2" w:rsidRPr="00B61386" w:rsidRDefault="001279F2" w:rsidP="001279F2">
            <w:pPr>
              <w:pStyle w:val="ListParagraph"/>
              <w:ind w:left="360"/>
              <w:jc w:val="both"/>
              <w:rPr>
                <w:rFonts w:asciiTheme="minorHAnsi" w:hAnsiTheme="minorHAnsi" w:cstheme="minorHAnsi"/>
                <w:b/>
                <w:i/>
                <w:sz w:val="20"/>
                <w:szCs w:val="20"/>
              </w:rPr>
            </w:pPr>
          </w:p>
        </w:tc>
        <w:tc>
          <w:tcPr>
            <w:tcW w:w="540" w:type="dxa"/>
            <w:gridSpan w:val="3"/>
            <w:tcBorders>
              <w:top w:val="nil"/>
              <w:left w:val="nil"/>
              <w:bottom w:val="nil"/>
              <w:right w:val="nil"/>
            </w:tcBorders>
            <w:tcPrChange w:id="394" w:author="Aswin Nabila" w:date="2026-04-30T09:25:00Z" w16du:dateUtc="2026-04-30T02:25:00Z">
              <w:tcPr>
                <w:tcW w:w="540" w:type="dxa"/>
                <w:gridSpan w:val="2"/>
                <w:tcBorders>
                  <w:top w:val="nil"/>
                  <w:left w:val="nil"/>
                  <w:bottom w:val="nil"/>
                  <w:right w:val="nil"/>
                </w:tcBorders>
              </w:tcPr>
            </w:tcPrChange>
          </w:tcPr>
          <w:p w14:paraId="5B25CC93" w14:textId="77777777" w:rsidR="001279F2" w:rsidRPr="00B61386" w:rsidRDefault="001279F2" w:rsidP="001279F2">
            <w:pPr>
              <w:pStyle w:val="ListParagraph"/>
              <w:ind w:left="360"/>
              <w:jc w:val="both"/>
              <w:rPr>
                <w:rFonts w:asciiTheme="minorHAnsi" w:hAnsiTheme="minorHAnsi" w:cstheme="minorHAnsi"/>
                <w:b/>
                <w:i/>
                <w:sz w:val="20"/>
                <w:szCs w:val="20"/>
              </w:rPr>
            </w:pPr>
          </w:p>
        </w:tc>
        <w:tc>
          <w:tcPr>
            <w:tcW w:w="540" w:type="dxa"/>
            <w:gridSpan w:val="7"/>
            <w:tcBorders>
              <w:top w:val="nil"/>
              <w:left w:val="nil"/>
              <w:bottom w:val="nil"/>
              <w:right w:val="nil"/>
            </w:tcBorders>
            <w:tcPrChange w:id="395" w:author="Aswin Nabila" w:date="2026-04-30T09:25:00Z" w16du:dateUtc="2026-04-30T02:25:00Z">
              <w:tcPr>
                <w:tcW w:w="540" w:type="dxa"/>
                <w:gridSpan w:val="6"/>
                <w:tcBorders>
                  <w:top w:val="nil"/>
                  <w:left w:val="nil"/>
                  <w:bottom w:val="nil"/>
                  <w:right w:val="nil"/>
                </w:tcBorders>
              </w:tcPr>
            </w:tcPrChange>
          </w:tcPr>
          <w:p w14:paraId="54261729" w14:textId="77777777" w:rsidR="001279F2" w:rsidRPr="00B61386" w:rsidRDefault="001279F2" w:rsidP="001279F2">
            <w:pPr>
              <w:pStyle w:val="ListParagraph"/>
              <w:ind w:left="360"/>
              <w:jc w:val="both"/>
              <w:rPr>
                <w:rFonts w:asciiTheme="minorHAnsi" w:hAnsiTheme="minorHAnsi" w:cstheme="minorHAnsi"/>
                <w:b/>
                <w:i/>
                <w:sz w:val="20"/>
                <w:szCs w:val="20"/>
              </w:rPr>
            </w:pPr>
          </w:p>
        </w:tc>
        <w:tc>
          <w:tcPr>
            <w:tcW w:w="540" w:type="dxa"/>
            <w:gridSpan w:val="2"/>
            <w:tcBorders>
              <w:top w:val="nil"/>
              <w:left w:val="nil"/>
              <w:bottom w:val="nil"/>
              <w:right w:val="nil"/>
            </w:tcBorders>
            <w:tcPrChange w:id="396" w:author="Aswin Nabila" w:date="2026-04-30T09:25:00Z" w16du:dateUtc="2026-04-30T02:25:00Z">
              <w:tcPr>
                <w:tcW w:w="540" w:type="dxa"/>
                <w:gridSpan w:val="2"/>
                <w:tcBorders>
                  <w:top w:val="nil"/>
                  <w:left w:val="nil"/>
                  <w:bottom w:val="nil"/>
                  <w:right w:val="nil"/>
                </w:tcBorders>
              </w:tcPr>
            </w:tcPrChange>
          </w:tcPr>
          <w:p w14:paraId="54535EFA" w14:textId="77777777" w:rsidR="001279F2" w:rsidRPr="00B61386" w:rsidRDefault="001279F2" w:rsidP="001279F2">
            <w:pPr>
              <w:pStyle w:val="ListParagraph"/>
              <w:ind w:left="360"/>
              <w:jc w:val="both"/>
              <w:rPr>
                <w:rFonts w:asciiTheme="minorHAnsi" w:hAnsiTheme="minorHAnsi" w:cstheme="minorHAnsi"/>
                <w:b/>
                <w:i/>
                <w:sz w:val="20"/>
                <w:szCs w:val="20"/>
              </w:rPr>
            </w:pPr>
          </w:p>
        </w:tc>
        <w:tc>
          <w:tcPr>
            <w:tcW w:w="540" w:type="dxa"/>
            <w:gridSpan w:val="6"/>
            <w:tcBorders>
              <w:top w:val="nil"/>
              <w:left w:val="nil"/>
              <w:bottom w:val="nil"/>
              <w:right w:val="nil"/>
            </w:tcBorders>
            <w:tcPrChange w:id="397" w:author="Aswin Nabila" w:date="2026-04-30T09:25:00Z" w16du:dateUtc="2026-04-30T02:25:00Z">
              <w:tcPr>
                <w:tcW w:w="540" w:type="dxa"/>
                <w:gridSpan w:val="6"/>
                <w:tcBorders>
                  <w:top w:val="nil"/>
                  <w:left w:val="nil"/>
                  <w:bottom w:val="nil"/>
                  <w:right w:val="nil"/>
                </w:tcBorders>
              </w:tcPr>
            </w:tcPrChange>
          </w:tcPr>
          <w:p w14:paraId="1D6F89EB" w14:textId="77777777" w:rsidR="001279F2" w:rsidRPr="00B61386" w:rsidRDefault="001279F2" w:rsidP="001279F2">
            <w:pPr>
              <w:pStyle w:val="ListParagraph"/>
              <w:ind w:left="360"/>
              <w:jc w:val="both"/>
              <w:rPr>
                <w:rFonts w:asciiTheme="minorHAnsi" w:hAnsiTheme="minorHAnsi" w:cstheme="minorHAnsi"/>
                <w:b/>
                <w:i/>
                <w:sz w:val="20"/>
                <w:szCs w:val="20"/>
              </w:rPr>
            </w:pPr>
          </w:p>
        </w:tc>
        <w:tc>
          <w:tcPr>
            <w:tcW w:w="3240" w:type="dxa"/>
            <w:gridSpan w:val="10"/>
            <w:tcBorders>
              <w:top w:val="nil"/>
              <w:left w:val="nil"/>
              <w:bottom w:val="single" w:sz="4" w:space="0" w:color="auto"/>
              <w:right w:val="nil"/>
            </w:tcBorders>
            <w:tcPrChange w:id="398" w:author="Aswin Nabila" w:date="2026-04-30T09:25:00Z" w16du:dateUtc="2026-04-30T02:25:00Z">
              <w:tcPr>
                <w:tcW w:w="3240" w:type="dxa"/>
                <w:gridSpan w:val="11"/>
                <w:tcBorders>
                  <w:top w:val="nil"/>
                  <w:left w:val="nil"/>
                  <w:bottom w:val="single" w:sz="4" w:space="0" w:color="auto"/>
                  <w:right w:val="nil"/>
                </w:tcBorders>
              </w:tcPr>
            </w:tcPrChange>
          </w:tcPr>
          <w:p w14:paraId="7DC0D671" w14:textId="77760C6C" w:rsidR="001279F2" w:rsidRPr="00B61386" w:rsidRDefault="001279F2" w:rsidP="001279F2">
            <w:pPr>
              <w:pStyle w:val="ListParagraph"/>
              <w:ind w:left="360"/>
              <w:jc w:val="right"/>
              <w:rPr>
                <w:rFonts w:asciiTheme="minorHAnsi" w:hAnsiTheme="minorHAnsi" w:cstheme="minorHAnsi"/>
                <w:bCs/>
                <w:i/>
                <w:sz w:val="20"/>
                <w:szCs w:val="20"/>
              </w:rPr>
            </w:pPr>
            <w:r w:rsidRPr="00B61386">
              <w:rPr>
                <w:rFonts w:asciiTheme="minorHAnsi" w:hAnsiTheme="minorHAnsi" w:cstheme="minorHAnsi"/>
                <w:bCs/>
                <w:i/>
                <w:sz w:val="20"/>
                <w:szCs w:val="20"/>
              </w:rPr>
              <w:t>Tenaga Pemasar</w:t>
            </w:r>
          </w:p>
        </w:tc>
        <w:tc>
          <w:tcPr>
            <w:tcW w:w="541" w:type="dxa"/>
            <w:tcBorders>
              <w:top w:val="nil"/>
              <w:left w:val="nil"/>
              <w:bottom w:val="nil"/>
              <w:right w:val="single" w:sz="4" w:space="0" w:color="auto"/>
            </w:tcBorders>
            <w:tcPrChange w:id="399" w:author="Aswin Nabila" w:date="2026-04-30T09:25:00Z" w16du:dateUtc="2026-04-30T02:25:00Z">
              <w:tcPr>
                <w:tcW w:w="540" w:type="dxa"/>
                <w:gridSpan w:val="2"/>
                <w:tcBorders>
                  <w:top w:val="nil"/>
                  <w:left w:val="nil"/>
                  <w:bottom w:val="nil"/>
                  <w:right w:val="single" w:sz="4" w:space="0" w:color="auto"/>
                </w:tcBorders>
              </w:tcPr>
            </w:tcPrChange>
          </w:tcPr>
          <w:p w14:paraId="69EFA981" w14:textId="77777777" w:rsidR="001279F2" w:rsidRPr="00B61386" w:rsidRDefault="001279F2" w:rsidP="001279F2">
            <w:pPr>
              <w:pStyle w:val="ListParagraph"/>
              <w:ind w:left="360"/>
              <w:jc w:val="both"/>
              <w:rPr>
                <w:rFonts w:asciiTheme="minorHAnsi" w:hAnsiTheme="minorHAnsi" w:cstheme="minorHAnsi"/>
                <w:b/>
                <w:i/>
                <w:sz w:val="20"/>
                <w:szCs w:val="20"/>
              </w:rPr>
            </w:pPr>
          </w:p>
        </w:tc>
      </w:tr>
      <w:tr w:rsidR="001279F2" w:rsidRPr="00B61386" w14:paraId="3765012D" w14:textId="77777777" w:rsidTr="000F6E7E">
        <w:trPr>
          <w:trHeight w:val="77"/>
          <w:trPrChange w:id="400" w:author="Aswin Nabila" w:date="2026-04-30T09:25:00Z" w16du:dateUtc="2026-04-30T02:25:00Z">
            <w:trPr>
              <w:gridBefore w:val="1"/>
              <w:trHeight w:val="77"/>
            </w:trPr>
          </w:trPrChange>
        </w:trPr>
        <w:tc>
          <w:tcPr>
            <w:tcW w:w="540" w:type="dxa"/>
            <w:tcBorders>
              <w:top w:val="nil"/>
              <w:left w:val="single" w:sz="4" w:space="0" w:color="auto"/>
              <w:bottom w:val="nil"/>
              <w:right w:val="nil"/>
            </w:tcBorders>
            <w:tcPrChange w:id="401" w:author="Aswin Nabila" w:date="2026-04-30T09:25:00Z" w16du:dateUtc="2026-04-30T02:25:00Z">
              <w:tcPr>
                <w:tcW w:w="540" w:type="dxa"/>
                <w:tcBorders>
                  <w:top w:val="nil"/>
                  <w:left w:val="single" w:sz="4" w:space="0" w:color="auto"/>
                  <w:bottom w:val="nil"/>
                  <w:right w:val="nil"/>
                </w:tcBorders>
              </w:tcPr>
            </w:tcPrChange>
          </w:tcPr>
          <w:p w14:paraId="566E3F7A" w14:textId="77777777" w:rsidR="001279F2" w:rsidRPr="00B61386" w:rsidRDefault="001279F2" w:rsidP="001279F2">
            <w:pPr>
              <w:pStyle w:val="ListParagraph"/>
              <w:ind w:left="360"/>
              <w:jc w:val="both"/>
              <w:rPr>
                <w:rFonts w:asciiTheme="minorHAnsi" w:hAnsiTheme="minorHAnsi" w:cstheme="minorHAnsi"/>
                <w:b/>
                <w:i/>
                <w:sz w:val="20"/>
                <w:szCs w:val="20"/>
              </w:rPr>
            </w:pPr>
          </w:p>
        </w:tc>
        <w:tc>
          <w:tcPr>
            <w:tcW w:w="540" w:type="dxa"/>
            <w:tcBorders>
              <w:top w:val="nil"/>
              <w:left w:val="nil"/>
              <w:bottom w:val="nil"/>
              <w:right w:val="nil"/>
            </w:tcBorders>
            <w:tcPrChange w:id="402" w:author="Aswin Nabila" w:date="2026-04-30T09:25:00Z" w16du:dateUtc="2026-04-30T02:25:00Z">
              <w:tcPr>
                <w:tcW w:w="540" w:type="dxa"/>
                <w:tcBorders>
                  <w:top w:val="nil"/>
                  <w:left w:val="nil"/>
                  <w:bottom w:val="nil"/>
                  <w:right w:val="nil"/>
                </w:tcBorders>
              </w:tcPr>
            </w:tcPrChange>
          </w:tcPr>
          <w:p w14:paraId="35224CDC" w14:textId="77777777" w:rsidR="001279F2" w:rsidRPr="00B61386" w:rsidRDefault="001279F2" w:rsidP="001279F2">
            <w:pPr>
              <w:pStyle w:val="ListParagraph"/>
              <w:ind w:left="360"/>
              <w:jc w:val="both"/>
              <w:rPr>
                <w:rFonts w:asciiTheme="minorHAnsi" w:hAnsiTheme="minorHAnsi" w:cstheme="minorHAnsi"/>
                <w:b/>
                <w:i/>
                <w:sz w:val="20"/>
                <w:szCs w:val="20"/>
              </w:rPr>
            </w:pPr>
          </w:p>
          <w:p w14:paraId="5E861F75" w14:textId="77777777" w:rsidR="001279F2" w:rsidRPr="00B61386" w:rsidRDefault="001279F2" w:rsidP="001279F2">
            <w:pPr>
              <w:pStyle w:val="ListParagraph"/>
              <w:ind w:left="360"/>
              <w:jc w:val="both"/>
              <w:rPr>
                <w:rFonts w:asciiTheme="minorHAnsi" w:hAnsiTheme="minorHAnsi" w:cstheme="minorHAnsi"/>
                <w:b/>
                <w:i/>
                <w:sz w:val="20"/>
                <w:szCs w:val="20"/>
              </w:rPr>
            </w:pPr>
          </w:p>
        </w:tc>
        <w:tc>
          <w:tcPr>
            <w:tcW w:w="540" w:type="dxa"/>
            <w:gridSpan w:val="3"/>
            <w:tcBorders>
              <w:top w:val="nil"/>
              <w:left w:val="nil"/>
              <w:bottom w:val="nil"/>
              <w:right w:val="nil"/>
            </w:tcBorders>
            <w:tcPrChange w:id="403" w:author="Aswin Nabila" w:date="2026-04-30T09:25:00Z" w16du:dateUtc="2026-04-30T02:25:00Z">
              <w:tcPr>
                <w:tcW w:w="540" w:type="dxa"/>
                <w:gridSpan w:val="3"/>
                <w:tcBorders>
                  <w:top w:val="nil"/>
                  <w:left w:val="nil"/>
                  <w:bottom w:val="nil"/>
                  <w:right w:val="nil"/>
                </w:tcBorders>
              </w:tcPr>
            </w:tcPrChange>
          </w:tcPr>
          <w:p w14:paraId="5A71BA2C" w14:textId="77777777" w:rsidR="001279F2" w:rsidRPr="00B61386" w:rsidRDefault="001279F2" w:rsidP="001279F2">
            <w:pPr>
              <w:pStyle w:val="ListParagraph"/>
              <w:ind w:left="360"/>
              <w:jc w:val="both"/>
              <w:rPr>
                <w:rFonts w:asciiTheme="minorHAnsi" w:hAnsiTheme="minorHAnsi" w:cstheme="minorHAnsi"/>
                <w:b/>
                <w:i/>
                <w:sz w:val="20"/>
                <w:szCs w:val="20"/>
              </w:rPr>
            </w:pPr>
          </w:p>
        </w:tc>
        <w:tc>
          <w:tcPr>
            <w:tcW w:w="540" w:type="dxa"/>
            <w:gridSpan w:val="2"/>
            <w:tcBorders>
              <w:top w:val="nil"/>
              <w:left w:val="nil"/>
              <w:bottom w:val="nil"/>
              <w:right w:val="nil"/>
            </w:tcBorders>
            <w:tcPrChange w:id="404" w:author="Aswin Nabila" w:date="2026-04-30T09:25:00Z" w16du:dateUtc="2026-04-30T02:25:00Z">
              <w:tcPr>
                <w:tcW w:w="540" w:type="dxa"/>
                <w:gridSpan w:val="2"/>
                <w:tcBorders>
                  <w:top w:val="nil"/>
                  <w:left w:val="nil"/>
                  <w:bottom w:val="nil"/>
                  <w:right w:val="nil"/>
                </w:tcBorders>
              </w:tcPr>
            </w:tcPrChange>
          </w:tcPr>
          <w:p w14:paraId="58000EB0" w14:textId="77777777" w:rsidR="001279F2" w:rsidRPr="00B61386" w:rsidRDefault="001279F2" w:rsidP="001279F2">
            <w:pPr>
              <w:pStyle w:val="ListParagraph"/>
              <w:ind w:left="360"/>
              <w:jc w:val="both"/>
              <w:rPr>
                <w:rFonts w:asciiTheme="minorHAnsi" w:hAnsiTheme="minorHAnsi" w:cstheme="minorHAnsi"/>
                <w:b/>
                <w:i/>
                <w:sz w:val="20"/>
                <w:szCs w:val="20"/>
              </w:rPr>
            </w:pPr>
          </w:p>
        </w:tc>
        <w:tc>
          <w:tcPr>
            <w:tcW w:w="540" w:type="dxa"/>
            <w:gridSpan w:val="2"/>
            <w:tcBorders>
              <w:top w:val="nil"/>
              <w:left w:val="nil"/>
              <w:bottom w:val="nil"/>
              <w:right w:val="nil"/>
            </w:tcBorders>
            <w:tcPrChange w:id="405" w:author="Aswin Nabila" w:date="2026-04-30T09:25:00Z" w16du:dateUtc="2026-04-30T02:25:00Z">
              <w:tcPr>
                <w:tcW w:w="540" w:type="dxa"/>
                <w:gridSpan w:val="2"/>
                <w:tcBorders>
                  <w:top w:val="nil"/>
                  <w:left w:val="nil"/>
                  <w:bottom w:val="nil"/>
                  <w:right w:val="nil"/>
                </w:tcBorders>
              </w:tcPr>
            </w:tcPrChange>
          </w:tcPr>
          <w:p w14:paraId="15405493" w14:textId="77777777" w:rsidR="001279F2" w:rsidRPr="00B61386" w:rsidRDefault="001279F2" w:rsidP="001279F2">
            <w:pPr>
              <w:pStyle w:val="ListParagraph"/>
              <w:ind w:left="360"/>
              <w:jc w:val="both"/>
              <w:rPr>
                <w:rFonts w:asciiTheme="minorHAnsi" w:hAnsiTheme="minorHAnsi" w:cstheme="minorHAnsi"/>
                <w:b/>
                <w:i/>
                <w:sz w:val="20"/>
                <w:szCs w:val="20"/>
              </w:rPr>
            </w:pPr>
          </w:p>
        </w:tc>
        <w:tc>
          <w:tcPr>
            <w:tcW w:w="540" w:type="dxa"/>
            <w:tcBorders>
              <w:top w:val="nil"/>
              <w:left w:val="nil"/>
              <w:bottom w:val="nil"/>
              <w:right w:val="nil"/>
            </w:tcBorders>
            <w:tcPrChange w:id="406" w:author="Aswin Nabila" w:date="2026-04-30T09:25:00Z" w16du:dateUtc="2026-04-30T02:25:00Z">
              <w:tcPr>
                <w:tcW w:w="540" w:type="dxa"/>
                <w:tcBorders>
                  <w:top w:val="nil"/>
                  <w:left w:val="nil"/>
                  <w:bottom w:val="nil"/>
                  <w:right w:val="nil"/>
                </w:tcBorders>
              </w:tcPr>
            </w:tcPrChange>
          </w:tcPr>
          <w:p w14:paraId="5FF94EB0" w14:textId="77777777" w:rsidR="001279F2" w:rsidRPr="00B61386" w:rsidRDefault="001279F2" w:rsidP="001279F2">
            <w:pPr>
              <w:pStyle w:val="ListParagraph"/>
              <w:ind w:left="360"/>
              <w:jc w:val="both"/>
              <w:rPr>
                <w:rFonts w:asciiTheme="minorHAnsi" w:hAnsiTheme="minorHAnsi" w:cstheme="minorHAnsi"/>
                <w:b/>
                <w:i/>
                <w:sz w:val="20"/>
                <w:szCs w:val="20"/>
              </w:rPr>
            </w:pPr>
          </w:p>
        </w:tc>
        <w:tc>
          <w:tcPr>
            <w:tcW w:w="540" w:type="dxa"/>
            <w:gridSpan w:val="2"/>
            <w:tcBorders>
              <w:top w:val="nil"/>
              <w:left w:val="nil"/>
              <w:bottom w:val="nil"/>
              <w:right w:val="nil"/>
            </w:tcBorders>
            <w:tcPrChange w:id="407" w:author="Aswin Nabila" w:date="2026-04-30T09:25:00Z" w16du:dateUtc="2026-04-30T02:25:00Z">
              <w:tcPr>
                <w:tcW w:w="540" w:type="dxa"/>
                <w:gridSpan w:val="3"/>
                <w:tcBorders>
                  <w:top w:val="nil"/>
                  <w:left w:val="nil"/>
                  <w:bottom w:val="nil"/>
                  <w:right w:val="nil"/>
                </w:tcBorders>
              </w:tcPr>
            </w:tcPrChange>
          </w:tcPr>
          <w:p w14:paraId="7A4C941E" w14:textId="77777777" w:rsidR="001279F2" w:rsidRPr="00B61386" w:rsidRDefault="001279F2" w:rsidP="001279F2">
            <w:pPr>
              <w:pStyle w:val="ListParagraph"/>
              <w:ind w:left="360"/>
              <w:jc w:val="both"/>
              <w:rPr>
                <w:rFonts w:asciiTheme="minorHAnsi" w:hAnsiTheme="minorHAnsi" w:cstheme="minorHAnsi"/>
                <w:b/>
                <w:i/>
                <w:sz w:val="20"/>
                <w:szCs w:val="20"/>
              </w:rPr>
            </w:pPr>
          </w:p>
        </w:tc>
        <w:tc>
          <w:tcPr>
            <w:tcW w:w="540" w:type="dxa"/>
            <w:gridSpan w:val="2"/>
            <w:tcBorders>
              <w:top w:val="nil"/>
              <w:left w:val="nil"/>
              <w:bottom w:val="nil"/>
              <w:right w:val="nil"/>
            </w:tcBorders>
            <w:tcPrChange w:id="408" w:author="Aswin Nabila" w:date="2026-04-30T09:25:00Z" w16du:dateUtc="2026-04-30T02:25:00Z">
              <w:tcPr>
                <w:tcW w:w="540" w:type="dxa"/>
                <w:gridSpan w:val="2"/>
                <w:tcBorders>
                  <w:top w:val="nil"/>
                  <w:left w:val="nil"/>
                  <w:bottom w:val="nil"/>
                  <w:right w:val="nil"/>
                </w:tcBorders>
              </w:tcPr>
            </w:tcPrChange>
          </w:tcPr>
          <w:p w14:paraId="66DB4F76" w14:textId="77777777" w:rsidR="001279F2" w:rsidRPr="00B61386" w:rsidRDefault="001279F2" w:rsidP="001279F2">
            <w:pPr>
              <w:pStyle w:val="ListParagraph"/>
              <w:ind w:left="360"/>
              <w:jc w:val="both"/>
              <w:rPr>
                <w:rFonts w:asciiTheme="minorHAnsi" w:hAnsiTheme="minorHAnsi" w:cstheme="minorHAnsi"/>
                <w:b/>
                <w:i/>
                <w:sz w:val="20"/>
                <w:szCs w:val="20"/>
              </w:rPr>
            </w:pPr>
          </w:p>
        </w:tc>
        <w:tc>
          <w:tcPr>
            <w:tcW w:w="540" w:type="dxa"/>
            <w:gridSpan w:val="2"/>
            <w:tcBorders>
              <w:top w:val="nil"/>
              <w:left w:val="nil"/>
              <w:bottom w:val="nil"/>
              <w:right w:val="nil"/>
            </w:tcBorders>
            <w:tcPrChange w:id="409" w:author="Aswin Nabila" w:date="2026-04-30T09:25:00Z" w16du:dateUtc="2026-04-30T02:25:00Z">
              <w:tcPr>
                <w:tcW w:w="540" w:type="dxa"/>
                <w:gridSpan w:val="2"/>
                <w:tcBorders>
                  <w:top w:val="nil"/>
                  <w:left w:val="nil"/>
                  <w:bottom w:val="nil"/>
                  <w:right w:val="nil"/>
                </w:tcBorders>
              </w:tcPr>
            </w:tcPrChange>
          </w:tcPr>
          <w:p w14:paraId="068458C8" w14:textId="77777777" w:rsidR="001279F2" w:rsidRPr="00B61386" w:rsidRDefault="001279F2" w:rsidP="001279F2">
            <w:pPr>
              <w:pStyle w:val="ListParagraph"/>
              <w:ind w:left="360"/>
              <w:jc w:val="both"/>
              <w:rPr>
                <w:rFonts w:asciiTheme="minorHAnsi" w:hAnsiTheme="minorHAnsi" w:cstheme="minorHAnsi"/>
                <w:b/>
                <w:i/>
                <w:sz w:val="20"/>
                <w:szCs w:val="20"/>
              </w:rPr>
            </w:pPr>
          </w:p>
        </w:tc>
        <w:tc>
          <w:tcPr>
            <w:tcW w:w="540" w:type="dxa"/>
            <w:gridSpan w:val="3"/>
            <w:tcBorders>
              <w:top w:val="nil"/>
              <w:left w:val="nil"/>
              <w:bottom w:val="nil"/>
              <w:right w:val="nil"/>
            </w:tcBorders>
            <w:tcPrChange w:id="410" w:author="Aswin Nabila" w:date="2026-04-30T09:25:00Z" w16du:dateUtc="2026-04-30T02:25:00Z">
              <w:tcPr>
                <w:tcW w:w="540" w:type="dxa"/>
                <w:gridSpan w:val="2"/>
                <w:tcBorders>
                  <w:top w:val="nil"/>
                  <w:left w:val="nil"/>
                  <w:bottom w:val="nil"/>
                  <w:right w:val="nil"/>
                </w:tcBorders>
              </w:tcPr>
            </w:tcPrChange>
          </w:tcPr>
          <w:p w14:paraId="1E4EAE40" w14:textId="77777777" w:rsidR="001279F2" w:rsidRPr="00B61386" w:rsidRDefault="001279F2" w:rsidP="001279F2">
            <w:pPr>
              <w:pStyle w:val="ListParagraph"/>
              <w:ind w:left="360"/>
              <w:jc w:val="both"/>
              <w:rPr>
                <w:rFonts w:asciiTheme="minorHAnsi" w:hAnsiTheme="minorHAnsi" w:cstheme="minorHAnsi"/>
                <w:b/>
                <w:i/>
                <w:sz w:val="20"/>
                <w:szCs w:val="20"/>
              </w:rPr>
            </w:pPr>
          </w:p>
        </w:tc>
        <w:tc>
          <w:tcPr>
            <w:tcW w:w="540" w:type="dxa"/>
            <w:gridSpan w:val="7"/>
            <w:tcBorders>
              <w:top w:val="nil"/>
              <w:left w:val="nil"/>
              <w:bottom w:val="nil"/>
              <w:right w:val="nil"/>
            </w:tcBorders>
            <w:tcPrChange w:id="411" w:author="Aswin Nabila" w:date="2026-04-30T09:25:00Z" w16du:dateUtc="2026-04-30T02:25:00Z">
              <w:tcPr>
                <w:tcW w:w="540" w:type="dxa"/>
                <w:gridSpan w:val="6"/>
                <w:tcBorders>
                  <w:top w:val="nil"/>
                  <w:left w:val="nil"/>
                  <w:bottom w:val="nil"/>
                  <w:right w:val="nil"/>
                </w:tcBorders>
              </w:tcPr>
            </w:tcPrChange>
          </w:tcPr>
          <w:p w14:paraId="4B7F8C90" w14:textId="77777777" w:rsidR="001279F2" w:rsidRPr="00B61386" w:rsidRDefault="001279F2" w:rsidP="001279F2">
            <w:pPr>
              <w:pStyle w:val="ListParagraph"/>
              <w:ind w:left="360"/>
              <w:jc w:val="both"/>
              <w:rPr>
                <w:rFonts w:asciiTheme="minorHAnsi" w:hAnsiTheme="minorHAnsi" w:cstheme="minorHAnsi"/>
                <w:b/>
                <w:i/>
                <w:sz w:val="20"/>
                <w:szCs w:val="20"/>
              </w:rPr>
            </w:pPr>
          </w:p>
        </w:tc>
        <w:tc>
          <w:tcPr>
            <w:tcW w:w="540" w:type="dxa"/>
            <w:gridSpan w:val="2"/>
            <w:tcBorders>
              <w:top w:val="nil"/>
              <w:left w:val="nil"/>
              <w:bottom w:val="nil"/>
              <w:right w:val="nil"/>
            </w:tcBorders>
            <w:tcPrChange w:id="412" w:author="Aswin Nabila" w:date="2026-04-30T09:25:00Z" w16du:dateUtc="2026-04-30T02:25:00Z">
              <w:tcPr>
                <w:tcW w:w="540" w:type="dxa"/>
                <w:gridSpan w:val="2"/>
                <w:tcBorders>
                  <w:top w:val="nil"/>
                  <w:left w:val="nil"/>
                  <w:bottom w:val="nil"/>
                  <w:right w:val="nil"/>
                </w:tcBorders>
              </w:tcPr>
            </w:tcPrChange>
          </w:tcPr>
          <w:p w14:paraId="77405CCE" w14:textId="77777777" w:rsidR="001279F2" w:rsidRPr="00B61386" w:rsidRDefault="001279F2" w:rsidP="001279F2">
            <w:pPr>
              <w:pStyle w:val="ListParagraph"/>
              <w:ind w:left="360"/>
              <w:jc w:val="both"/>
              <w:rPr>
                <w:rFonts w:asciiTheme="minorHAnsi" w:hAnsiTheme="minorHAnsi" w:cstheme="minorHAnsi"/>
                <w:b/>
                <w:i/>
                <w:sz w:val="20"/>
                <w:szCs w:val="20"/>
              </w:rPr>
            </w:pPr>
          </w:p>
        </w:tc>
        <w:tc>
          <w:tcPr>
            <w:tcW w:w="540" w:type="dxa"/>
            <w:gridSpan w:val="6"/>
            <w:tcBorders>
              <w:top w:val="nil"/>
              <w:left w:val="nil"/>
              <w:bottom w:val="nil"/>
              <w:right w:val="single" w:sz="4" w:space="0" w:color="auto"/>
            </w:tcBorders>
            <w:tcPrChange w:id="413" w:author="Aswin Nabila" w:date="2026-04-30T09:25:00Z" w16du:dateUtc="2026-04-30T02:25:00Z">
              <w:tcPr>
                <w:tcW w:w="540" w:type="dxa"/>
                <w:gridSpan w:val="6"/>
                <w:tcBorders>
                  <w:top w:val="nil"/>
                  <w:left w:val="nil"/>
                  <w:bottom w:val="nil"/>
                  <w:right w:val="single" w:sz="4" w:space="0" w:color="auto"/>
                </w:tcBorders>
              </w:tcPr>
            </w:tcPrChange>
          </w:tcPr>
          <w:p w14:paraId="7B354BA2" w14:textId="77777777" w:rsidR="001279F2" w:rsidRPr="00B61386" w:rsidRDefault="001279F2" w:rsidP="001279F2">
            <w:pPr>
              <w:pStyle w:val="ListParagraph"/>
              <w:ind w:left="360"/>
              <w:jc w:val="both"/>
              <w:rPr>
                <w:rFonts w:asciiTheme="minorHAnsi" w:hAnsiTheme="minorHAnsi" w:cstheme="minorHAnsi"/>
                <w:b/>
                <w:i/>
                <w:sz w:val="20"/>
                <w:szCs w:val="20"/>
              </w:rPr>
            </w:pPr>
          </w:p>
        </w:tc>
        <w:tc>
          <w:tcPr>
            <w:tcW w:w="3240" w:type="dxa"/>
            <w:gridSpan w:val="10"/>
            <w:tcBorders>
              <w:top w:val="single" w:sz="4" w:space="0" w:color="auto"/>
              <w:left w:val="single" w:sz="4" w:space="0" w:color="auto"/>
              <w:bottom w:val="single" w:sz="4" w:space="0" w:color="auto"/>
              <w:right w:val="single" w:sz="4" w:space="0" w:color="auto"/>
            </w:tcBorders>
            <w:tcPrChange w:id="414" w:author="Aswin Nabila" w:date="2026-04-30T09:25:00Z" w16du:dateUtc="2026-04-30T02:25:00Z">
              <w:tcPr>
                <w:tcW w:w="3240" w:type="dxa"/>
                <w:gridSpan w:val="11"/>
                <w:tcBorders>
                  <w:top w:val="single" w:sz="4" w:space="0" w:color="auto"/>
                  <w:left w:val="single" w:sz="4" w:space="0" w:color="auto"/>
                  <w:bottom w:val="single" w:sz="4" w:space="0" w:color="auto"/>
                  <w:right w:val="single" w:sz="4" w:space="0" w:color="auto"/>
                </w:tcBorders>
              </w:tcPr>
            </w:tcPrChange>
          </w:tcPr>
          <w:p w14:paraId="2F00A40E" w14:textId="77777777" w:rsidR="001279F2" w:rsidRPr="00B61386" w:rsidRDefault="001279F2" w:rsidP="001279F2">
            <w:pPr>
              <w:pStyle w:val="ListParagraph"/>
              <w:ind w:left="360"/>
              <w:jc w:val="both"/>
              <w:rPr>
                <w:rFonts w:asciiTheme="minorHAnsi" w:hAnsiTheme="minorHAnsi" w:cstheme="minorHAnsi"/>
                <w:b/>
                <w:i/>
                <w:sz w:val="20"/>
                <w:szCs w:val="20"/>
              </w:rPr>
            </w:pPr>
          </w:p>
          <w:p w14:paraId="627596E8" w14:textId="77777777" w:rsidR="001279F2" w:rsidRPr="00B61386" w:rsidRDefault="001279F2" w:rsidP="001279F2">
            <w:pPr>
              <w:pStyle w:val="ListParagraph"/>
              <w:ind w:left="360"/>
              <w:jc w:val="both"/>
              <w:rPr>
                <w:rFonts w:asciiTheme="minorHAnsi" w:hAnsiTheme="minorHAnsi" w:cstheme="minorHAnsi"/>
                <w:b/>
                <w:i/>
                <w:sz w:val="20"/>
                <w:szCs w:val="20"/>
              </w:rPr>
            </w:pPr>
          </w:p>
          <w:p w14:paraId="19FBA839" w14:textId="77777777" w:rsidR="001279F2" w:rsidRPr="00B61386" w:rsidRDefault="001279F2" w:rsidP="001279F2">
            <w:pPr>
              <w:pStyle w:val="ListParagraph"/>
              <w:ind w:left="360"/>
              <w:jc w:val="both"/>
              <w:rPr>
                <w:rFonts w:asciiTheme="minorHAnsi" w:hAnsiTheme="minorHAnsi" w:cstheme="minorHAnsi"/>
                <w:b/>
                <w:i/>
                <w:sz w:val="20"/>
                <w:szCs w:val="20"/>
              </w:rPr>
            </w:pPr>
          </w:p>
          <w:p w14:paraId="23E03C43" w14:textId="77777777" w:rsidR="001279F2" w:rsidRPr="00B61386" w:rsidRDefault="001279F2" w:rsidP="001279F2">
            <w:pPr>
              <w:pStyle w:val="ListParagraph"/>
              <w:ind w:left="360"/>
              <w:jc w:val="both"/>
              <w:rPr>
                <w:rFonts w:asciiTheme="minorHAnsi" w:hAnsiTheme="minorHAnsi" w:cstheme="minorHAnsi"/>
                <w:b/>
                <w:i/>
                <w:sz w:val="20"/>
                <w:szCs w:val="20"/>
              </w:rPr>
            </w:pPr>
          </w:p>
          <w:p w14:paraId="1CDE97BC" w14:textId="77777777" w:rsidR="001279F2" w:rsidRPr="00B61386" w:rsidRDefault="001279F2" w:rsidP="001279F2">
            <w:pPr>
              <w:pStyle w:val="ListParagraph"/>
              <w:ind w:left="360"/>
              <w:jc w:val="both"/>
              <w:rPr>
                <w:rFonts w:asciiTheme="minorHAnsi" w:hAnsiTheme="minorHAnsi" w:cstheme="minorHAnsi"/>
                <w:b/>
                <w:i/>
                <w:sz w:val="20"/>
                <w:szCs w:val="20"/>
              </w:rPr>
            </w:pPr>
          </w:p>
        </w:tc>
        <w:tc>
          <w:tcPr>
            <w:tcW w:w="541" w:type="dxa"/>
            <w:tcBorders>
              <w:top w:val="nil"/>
              <w:left w:val="single" w:sz="4" w:space="0" w:color="auto"/>
              <w:bottom w:val="nil"/>
              <w:right w:val="single" w:sz="4" w:space="0" w:color="auto"/>
            </w:tcBorders>
            <w:tcPrChange w:id="415" w:author="Aswin Nabila" w:date="2026-04-30T09:25:00Z" w16du:dateUtc="2026-04-30T02:25:00Z">
              <w:tcPr>
                <w:tcW w:w="540" w:type="dxa"/>
                <w:gridSpan w:val="2"/>
                <w:tcBorders>
                  <w:top w:val="nil"/>
                  <w:left w:val="single" w:sz="4" w:space="0" w:color="auto"/>
                  <w:bottom w:val="nil"/>
                  <w:right w:val="single" w:sz="4" w:space="0" w:color="auto"/>
                </w:tcBorders>
              </w:tcPr>
            </w:tcPrChange>
          </w:tcPr>
          <w:p w14:paraId="226FD5AD" w14:textId="77777777" w:rsidR="001279F2" w:rsidRPr="00B61386" w:rsidRDefault="001279F2" w:rsidP="001279F2">
            <w:pPr>
              <w:pStyle w:val="ListParagraph"/>
              <w:ind w:left="360"/>
              <w:jc w:val="both"/>
              <w:rPr>
                <w:rFonts w:asciiTheme="minorHAnsi" w:hAnsiTheme="minorHAnsi" w:cstheme="minorHAnsi"/>
                <w:b/>
                <w:i/>
                <w:sz w:val="20"/>
                <w:szCs w:val="20"/>
              </w:rPr>
            </w:pPr>
          </w:p>
        </w:tc>
      </w:tr>
      <w:tr w:rsidR="001279F2" w:rsidRPr="00B61386" w14:paraId="233E88CE" w14:textId="77777777" w:rsidTr="000F6E7E">
        <w:trPr>
          <w:trHeight w:val="77"/>
          <w:trPrChange w:id="416" w:author="Aswin Nabila" w:date="2026-04-30T09:25:00Z" w16du:dateUtc="2026-04-30T02:25:00Z">
            <w:trPr>
              <w:gridBefore w:val="1"/>
              <w:trHeight w:val="77"/>
            </w:trPr>
          </w:trPrChange>
        </w:trPr>
        <w:tc>
          <w:tcPr>
            <w:tcW w:w="10801" w:type="dxa"/>
            <w:gridSpan w:val="45"/>
            <w:tcBorders>
              <w:top w:val="nil"/>
              <w:left w:val="single" w:sz="4" w:space="0" w:color="auto"/>
              <w:bottom w:val="nil"/>
              <w:right w:val="single" w:sz="4" w:space="0" w:color="auto"/>
            </w:tcBorders>
            <w:tcPrChange w:id="417" w:author="Aswin Nabila" w:date="2026-04-30T09:25:00Z" w16du:dateUtc="2026-04-30T02:25:00Z">
              <w:tcPr>
                <w:tcW w:w="10800" w:type="dxa"/>
                <w:gridSpan w:val="46"/>
                <w:tcBorders>
                  <w:top w:val="nil"/>
                  <w:left w:val="single" w:sz="4" w:space="0" w:color="auto"/>
                  <w:bottom w:val="nil"/>
                  <w:right w:val="single" w:sz="4" w:space="0" w:color="auto"/>
                </w:tcBorders>
              </w:tcPr>
            </w:tcPrChange>
          </w:tcPr>
          <w:p w14:paraId="7D32DC68" w14:textId="77777777" w:rsidR="001279F2" w:rsidRPr="00B61386" w:rsidRDefault="001279F2" w:rsidP="001279F2">
            <w:pPr>
              <w:jc w:val="right"/>
              <w:rPr>
                <w:rFonts w:asciiTheme="minorHAnsi" w:hAnsiTheme="minorHAnsi" w:cstheme="minorHAnsi"/>
                <w:sz w:val="18"/>
                <w:szCs w:val="20"/>
              </w:rPr>
            </w:pPr>
          </w:p>
        </w:tc>
      </w:tr>
      <w:tr w:rsidR="001279F2" w:rsidRPr="00B5274F" w14:paraId="161962B2" w14:textId="77777777" w:rsidTr="000F6E7E">
        <w:trPr>
          <w:trHeight w:val="77"/>
          <w:trPrChange w:id="418" w:author="Aswin Nabila" w:date="2026-04-30T09:25:00Z" w16du:dateUtc="2026-04-30T02:25:00Z">
            <w:trPr>
              <w:gridBefore w:val="1"/>
              <w:trHeight w:val="77"/>
            </w:trPr>
          </w:trPrChange>
        </w:trPr>
        <w:tc>
          <w:tcPr>
            <w:tcW w:w="10801" w:type="dxa"/>
            <w:gridSpan w:val="45"/>
            <w:tcBorders>
              <w:top w:val="nil"/>
              <w:left w:val="single" w:sz="4" w:space="0" w:color="auto"/>
              <w:bottom w:val="single" w:sz="4" w:space="0" w:color="auto"/>
              <w:right w:val="single" w:sz="4" w:space="0" w:color="auto"/>
            </w:tcBorders>
            <w:tcPrChange w:id="419" w:author="Aswin Nabila" w:date="2026-04-30T09:25:00Z" w16du:dateUtc="2026-04-30T02:25:00Z">
              <w:tcPr>
                <w:tcW w:w="10800" w:type="dxa"/>
                <w:gridSpan w:val="46"/>
                <w:tcBorders>
                  <w:top w:val="nil"/>
                  <w:left w:val="single" w:sz="4" w:space="0" w:color="auto"/>
                  <w:bottom w:val="single" w:sz="4" w:space="0" w:color="auto"/>
                  <w:right w:val="single" w:sz="4" w:space="0" w:color="auto"/>
                </w:tcBorders>
              </w:tcPr>
            </w:tcPrChange>
          </w:tcPr>
          <w:p w14:paraId="1AF9C3FC" w14:textId="77777777" w:rsidR="001279F2" w:rsidRPr="00B61386" w:rsidRDefault="001279F2" w:rsidP="001279F2">
            <w:pPr>
              <w:jc w:val="right"/>
              <w:rPr>
                <w:rFonts w:asciiTheme="minorHAnsi" w:hAnsiTheme="minorHAnsi" w:cstheme="minorHAnsi"/>
                <w:sz w:val="18"/>
                <w:szCs w:val="20"/>
              </w:rPr>
            </w:pPr>
            <w:r w:rsidRPr="00B61386">
              <w:rPr>
                <w:rFonts w:asciiTheme="minorHAnsi" w:hAnsiTheme="minorHAnsi" w:cstheme="minorHAnsi"/>
                <w:sz w:val="18"/>
                <w:szCs w:val="20"/>
              </w:rPr>
              <w:t>Tanggal Cetak Dokumen</w:t>
            </w:r>
          </w:p>
          <w:p w14:paraId="57EF6598" w14:textId="3C724678" w:rsidR="001279F2" w:rsidRPr="00B33679" w:rsidRDefault="001279F2" w:rsidP="001279F2">
            <w:pPr>
              <w:pStyle w:val="ListParagraph"/>
              <w:ind w:left="360"/>
              <w:jc w:val="right"/>
              <w:rPr>
                <w:rFonts w:asciiTheme="minorHAnsi" w:hAnsiTheme="minorHAnsi" w:cstheme="minorHAnsi"/>
                <w:sz w:val="18"/>
                <w:szCs w:val="20"/>
              </w:rPr>
            </w:pPr>
            <w:r w:rsidRPr="00B61386">
              <w:rPr>
                <w:rFonts w:asciiTheme="minorHAnsi" w:hAnsiTheme="minorHAnsi" w:cstheme="minorHAnsi"/>
                <w:sz w:val="18"/>
                <w:szCs w:val="20"/>
              </w:rPr>
              <w:t xml:space="preserve">                     </w:t>
            </w:r>
            <w:r w:rsidRPr="00B61386">
              <w:rPr>
                <w:rFonts w:asciiTheme="minorHAnsi" w:hAnsiTheme="minorHAnsi" w:cstheme="minorHAnsi"/>
                <w:sz w:val="18"/>
                <w:szCs w:val="20"/>
              </w:rPr>
              <w:tab/>
            </w:r>
            <w:r w:rsidRPr="00B61386">
              <w:rPr>
                <w:rFonts w:asciiTheme="minorHAnsi" w:hAnsiTheme="minorHAnsi" w:cstheme="minorHAnsi"/>
                <w:sz w:val="18"/>
                <w:szCs w:val="20"/>
              </w:rPr>
              <w:tab/>
            </w:r>
            <w:r w:rsidRPr="00B61386">
              <w:rPr>
                <w:rFonts w:asciiTheme="minorHAnsi" w:hAnsiTheme="minorHAnsi" w:cstheme="minorHAnsi"/>
                <w:sz w:val="18"/>
                <w:szCs w:val="20"/>
              </w:rPr>
              <w:tab/>
            </w:r>
            <w:r w:rsidRPr="00B61386">
              <w:rPr>
                <w:rFonts w:asciiTheme="minorHAnsi" w:hAnsiTheme="minorHAnsi" w:cstheme="minorHAnsi"/>
                <w:sz w:val="18"/>
                <w:szCs w:val="20"/>
              </w:rPr>
              <w:tab/>
              <w:t xml:space="preserve"> </w:t>
            </w:r>
            <w:r w:rsidRPr="00B61386">
              <w:rPr>
                <w:rFonts w:asciiTheme="minorHAnsi" w:hAnsiTheme="minorHAnsi" w:cstheme="minorHAnsi"/>
                <w:sz w:val="18"/>
                <w:szCs w:val="20"/>
              </w:rPr>
              <w:tab/>
              <w:t xml:space="preserve">        </w:t>
            </w:r>
            <w:r w:rsidRPr="00B61386">
              <w:rPr>
                <w:rFonts w:asciiTheme="minorHAnsi" w:hAnsiTheme="minorHAnsi" w:cstheme="minorHAnsi"/>
                <w:sz w:val="18"/>
                <w:szCs w:val="20"/>
              </w:rPr>
              <w:tab/>
              <w:t xml:space="preserve">                </w:t>
            </w:r>
            <w:r w:rsidRPr="00B33679">
              <w:rPr>
                <w:rFonts w:asciiTheme="minorHAnsi" w:hAnsiTheme="minorHAnsi" w:cstheme="minorHAnsi"/>
                <w:sz w:val="18"/>
                <w:szCs w:val="20"/>
              </w:rPr>
              <w:t xml:space="preserve">               </w:t>
            </w:r>
            <w:r w:rsidRPr="00786388">
              <w:rPr>
                <w:rFonts w:asciiTheme="minorHAnsi" w:hAnsiTheme="minorHAnsi" w:cstheme="minorHAnsi"/>
                <w:i/>
                <w:iCs/>
                <w:sz w:val="18"/>
                <w:szCs w:val="20"/>
              </w:rPr>
              <w:t xml:space="preserve"> </w:t>
            </w:r>
            <w:r w:rsidRPr="00DB73AF">
              <w:rPr>
                <w:rFonts w:asciiTheme="minorHAnsi" w:hAnsiTheme="minorHAnsi" w:cstheme="minorHAnsi"/>
                <w:i/>
                <w:iCs/>
                <w:sz w:val="18"/>
                <w:szCs w:val="20"/>
                <w:highlight w:val="yellow"/>
              </w:rPr>
              <w:t>[Printingdate</w:t>
            </w:r>
            <w:r w:rsidRPr="00E05CFE">
              <w:rPr>
                <w:rFonts w:asciiTheme="minorHAnsi" w:hAnsiTheme="minorHAnsi" w:cstheme="minorHAnsi"/>
                <w:i/>
                <w:iCs/>
                <w:sz w:val="18"/>
                <w:szCs w:val="20"/>
                <w:highlight w:val="yellow"/>
                <w:rPrChange w:id="420" w:author="Aswin Nabila" w:date="2026-04-30T09:32:00Z" w16du:dateUtc="2026-04-30T02:32:00Z">
                  <w:rPr>
                    <w:rFonts w:asciiTheme="minorHAnsi" w:hAnsiTheme="minorHAnsi" w:cstheme="minorHAnsi"/>
                    <w:i/>
                    <w:iCs/>
                    <w:sz w:val="18"/>
                    <w:szCs w:val="20"/>
                    <w:highlight w:val="cyan"/>
                  </w:rPr>
                </w:rPrChange>
              </w:rPr>
              <w:t>]</w:t>
            </w:r>
          </w:p>
        </w:tc>
      </w:tr>
    </w:tbl>
    <w:p w14:paraId="23D63C3B" w14:textId="77777777" w:rsidR="00052750" w:rsidRDefault="00052750"/>
    <w:sectPr w:rsidR="00052750" w:rsidSect="009C7B41">
      <w:headerReference w:type="even" r:id="rId11"/>
      <w:headerReference w:type="default" r:id="rId12"/>
      <w:footerReference w:type="even" r:id="rId13"/>
      <w:footerReference w:type="default" r:id="rId14"/>
      <w:headerReference w:type="first" r:id="rId15"/>
      <w:footerReference w:type="first" r:id="rId16"/>
      <w:pgSz w:w="12240" w:h="15840"/>
      <w:pgMar w:top="720" w:right="720" w:bottom="720" w:left="720" w:header="1440" w:footer="144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1" w:author="Aswin Nabila" w:date="2026-04-30T09:12:00Z" w:initials="AN">
    <w:p w14:paraId="30CB1ECB" w14:textId="77777777" w:rsidR="000F6E7E" w:rsidRDefault="000F6E7E">
      <w:pPr>
        <w:pStyle w:val="CommentText"/>
      </w:pPr>
      <w:r>
        <w:rPr>
          <w:rStyle w:val="CommentReference"/>
        </w:rPr>
        <w:annotationRef/>
      </w:r>
      <w:r>
        <w:t>Saya ubah dari “IDR50.000.000” menjadi “IDR50 Juta” supaya tabel lebih fit 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CB1EC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931132" w16cex:dateUtc="2026-04-30T02: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CB1ECB" w16cid:durableId="2D93113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E288E" w14:textId="77777777" w:rsidR="00A35655" w:rsidRDefault="00A35655" w:rsidP="00D069B1">
      <w:r>
        <w:separator/>
      </w:r>
    </w:p>
  </w:endnote>
  <w:endnote w:type="continuationSeparator" w:id="0">
    <w:p w14:paraId="69B39FDE" w14:textId="77777777" w:rsidR="00A35655" w:rsidRDefault="00A35655" w:rsidP="00D069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43C21" w14:textId="77777777" w:rsidR="00F25B4C" w:rsidRDefault="00F25B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7C1C3" w14:textId="392092B1" w:rsidR="003E4EB6" w:rsidRPr="0044717C" w:rsidRDefault="003E4EB6" w:rsidP="00F25B4C">
    <w:pPr>
      <w:pStyle w:val="Footer"/>
      <w:jc w:val="right"/>
      <w:rPr>
        <w:rFonts w:asciiTheme="minorHAnsi" w:hAnsiTheme="minorHAnsi" w:cstheme="minorHAnsi"/>
        <w:sz w:val="16"/>
        <w:szCs w:val="16"/>
      </w:rPr>
    </w:pPr>
    <w:r w:rsidRPr="000F6E7E">
      <w:rPr>
        <w:rFonts w:asciiTheme="minorHAnsi" w:hAnsiTheme="minorHAnsi" w:cstheme="minorHAnsi"/>
        <w:noProof/>
        <w:sz w:val="16"/>
        <w:szCs w:val="16"/>
      </w:rPr>
      <w:drawing>
        <wp:anchor distT="0" distB="0" distL="114300" distR="114300" simplePos="0" relativeHeight="251661312" behindDoc="1" locked="0" layoutInCell="1" allowOverlap="1" wp14:anchorId="04DEF2C9" wp14:editId="1D8C7FF5">
          <wp:simplePos x="0" y="0"/>
          <wp:positionH relativeFrom="page">
            <wp:posOffset>-9053</wp:posOffset>
          </wp:positionH>
          <wp:positionV relativeFrom="paragraph">
            <wp:posOffset>167640</wp:posOffset>
          </wp:positionV>
          <wp:extent cx="7881282" cy="1029027"/>
          <wp:effectExtent l="0" t="0" r="5715" b="0"/>
          <wp:wrapNone/>
          <wp:docPr id="1087276311" name="Picture 108727631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276311" name="Picture 1087276311" descr="A white background with blac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881282" cy="1029027"/>
                  </a:xfrm>
                  <a:prstGeom prst="rect">
                    <a:avLst/>
                  </a:prstGeom>
                </pic:spPr>
              </pic:pic>
            </a:graphicData>
          </a:graphic>
          <wp14:sizeRelH relativeFrom="margin">
            <wp14:pctWidth>0</wp14:pctWidth>
          </wp14:sizeRelH>
          <wp14:sizeRelV relativeFrom="margin">
            <wp14:pctHeight>0</wp14:pctHeight>
          </wp14:sizeRelV>
        </wp:anchor>
      </w:drawing>
    </w:r>
    <w:r w:rsidRPr="0044717C">
      <w:rPr>
        <w:rFonts w:asciiTheme="minorHAnsi" w:hAnsiTheme="minorHAnsi" w:cstheme="minorHAnsi"/>
        <w:sz w:val="16"/>
        <w:szCs w:val="16"/>
      </w:rPr>
      <w:t>RIPLAY Personal_</w:t>
    </w:r>
    <w:r w:rsidRPr="0044717C">
      <w:rPr>
        <w:rFonts w:asciiTheme="minorHAnsi" w:hAnsiTheme="minorHAnsi" w:cstheme="minorHAnsi"/>
        <w:b/>
        <w:sz w:val="16"/>
        <w:szCs w:val="16"/>
      </w:rPr>
      <w:t>Asuransi Mega Warisan</w:t>
    </w:r>
    <w:r w:rsidRPr="00B33679">
      <w:rPr>
        <w:rFonts w:asciiTheme="minorHAnsi" w:hAnsiTheme="minorHAnsi" w:cstheme="minorHAnsi"/>
        <w:b/>
        <w:sz w:val="16"/>
        <w:szCs w:val="16"/>
      </w:rPr>
      <w:t>/</w:t>
    </w:r>
    <w:del w:id="422" w:author="Aswin Nabila" w:date="2026-04-30T09:39:00Z" w16du:dateUtc="2026-04-30T02:39:00Z">
      <w:r w:rsidRPr="00112687" w:rsidDel="00112687">
        <w:rPr>
          <w:rFonts w:asciiTheme="minorHAnsi" w:hAnsiTheme="minorHAnsi" w:cstheme="minorHAnsi"/>
          <w:b/>
          <w:sz w:val="16"/>
          <w:szCs w:val="16"/>
          <w:highlight w:val="green"/>
          <w:rPrChange w:id="423" w:author="Aswin Nabila" w:date="2026-04-30T09:39:00Z" w16du:dateUtc="2026-04-30T02:39:00Z">
            <w:rPr>
              <w:rFonts w:asciiTheme="minorHAnsi" w:hAnsiTheme="minorHAnsi" w:cstheme="minorHAnsi"/>
              <w:b/>
              <w:sz w:val="16"/>
              <w:szCs w:val="16"/>
            </w:rPr>
          </w:rPrChange>
        </w:rPr>
        <w:delText>Digital</w:delText>
      </w:r>
    </w:del>
    <w:ins w:id="424" w:author="Aswin Nabila" w:date="2026-04-30T09:39:00Z" w16du:dateUtc="2026-04-30T02:39:00Z">
      <w:r w:rsidR="00112687" w:rsidRPr="00112687">
        <w:rPr>
          <w:rFonts w:asciiTheme="minorHAnsi" w:hAnsiTheme="minorHAnsi" w:cstheme="minorHAnsi"/>
          <w:b/>
          <w:sz w:val="16"/>
          <w:szCs w:val="16"/>
          <w:highlight w:val="green"/>
          <w:rPrChange w:id="425" w:author="Aswin Nabila" w:date="2026-04-30T09:39:00Z" w16du:dateUtc="2026-04-30T02:39:00Z">
            <w:rPr>
              <w:rFonts w:asciiTheme="minorHAnsi" w:hAnsiTheme="minorHAnsi" w:cstheme="minorHAnsi"/>
              <w:b/>
              <w:sz w:val="16"/>
              <w:szCs w:val="16"/>
            </w:rPr>
          </w:rPrChange>
        </w:rPr>
        <w:t>Offline</w:t>
      </w:r>
    </w:ins>
    <w:r w:rsidRPr="00B33679">
      <w:rPr>
        <w:rFonts w:asciiTheme="minorHAnsi" w:hAnsiTheme="minorHAnsi" w:cstheme="minorHAnsi"/>
        <w:sz w:val="16"/>
        <w:szCs w:val="16"/>
      </w:rPr>
      <w:t>/</w:t>
    </w:r>
    <w:r w:rsidR="001279F2">
      <w:rPr>
        <w:rFonts w:asciiTheme="minorHAnsi" w:hAnsiTheme="minorHAnsi" w:cstheme="minorHAnsi"/>
        <w:sz w:val="16"/>
        <w:szCs w:val="16"/>
      </w:rPr>
      <w:t>Apr</w:t>
    </w:r>
    <w:r w:rsidRPr="00E05CFE">
      <w:rPr>
        <w:rFonts w:asciiTheme="minorHAnsi" w:hAnsiTheme="minorHAnsi" w:cstheme="minorHAnsi"/>
        <w:sz w:val="16"/>
        <w:szCs w:val="16"/>
        <w:highlight w:val="green"/>
        <w:rPrChange w:id="426" w:author="Aswin Nabila" w:date="2026-04-30T09:32:00Z" w16du:dateUtc="2026-04-30T02:32:00Z">
          <w:rPr>
            <w:rFonts w:asciiTheme="minorHAnsi" w:hAnsiTheme="minorHAnsi" w:cstheme="minorHAnsi"/>
            <w:sz w:val="16"/>
            <w:szCs w:val="16"/>
          </w:rPr>
        </w:rPrChange>
      </w:rPr>
      <w:t>202</w:t>
    </w:r>
    <w:ins w:id="427" w:author="Aswin Nabila" w:date="2026-04-30T09:32:00Z" w16du:dateUtc="2026-04-30T02:32:00Z">
      <w:r w:rsidR="00E05CFE" w:rsidRPr="00E05CFE">
        <w:rPr>
          <w:rFonts w:asciiTheme="minorHAnsi" w:hAnsiTheme="minorHAnsi" w:cstheme="minorHAnsi"/>
          <w:sz w:val="16"/>
          <w:szCs w:val="16"/>
          <w:highlight w:val="green"/>
          <w:rPrChange w:id="428" w:author="Aswin Nabila" w:date="2026-04-30T09:32:00Z" w16du:dateUtc="2026-04-30T02:32:00Z">
            <w:rPr>
              <w:rFonts w:asciiTheme="minorHAnsi" w:hAnsiTheme="minorHAnsi" w:cstheme="minorHAnsi"/>
              <w:sz w:val="16"/>
              <w:szCs w:val="16"/>
            </w:rPr>
          </w:rPrChange>
        </w:rPr>
        <w:t>6</w:t>
      </w:r>
    </w:ins>
    <w:del w:id="429" w:author="Aswin Nabila" w:date="2026-04-30T09:32:00Z" w16du:dateUtc="2026-04-30T02:32:00Z">
      <w:r w:rsidRPr="00E05CFE" w:rsidDel="00E05CFE">
        <w:rPr>
          <w:rFonts w:asciiTheme="minorHAnsi" w:hAnsiTheme="minorHAnsi" w:cstheme="minorHAnsi"/>
          <w:sz w:val="16"/>
          <w:szCs w:val="16"/>
          <w:highlight w:val="green"/>
          <w:rPrChange w:id="430" w:author="Aswin Nabila" w:date="2026-04-30T09:32:00Z" w16du:dateUtc="2026-04-30T02:32:00Z">
            <w:rPr>
              <w:rFonts w:asciiTheme="minorHAnsi" w:hAnsiTheme="minorHAnsi" w:cstheme="minorHAnsi"/>
              <w:sz w:val="16"/>
              <w:szCs w:val="16"/>
            </w:rPr>
          </w:rPrChange>
        </w:rPr>
        <w:delText>4</w:delText>
      </w:r>
    </w:del>
    <w:r w:rsidRPr="0044717C">
      <w:rPr>
        <w:rFonts w:asciiTheme="minorHAnsi" w:hAnsiTheme="minorHAnsi" w:cstheme="minorHAnsi"/>
        <w:sz w:val="16"/>
        <w:szCs w:val="16"/>
      </w:rPr>
      <w:t xml:space="preserve">       </w:t>
    </w:r>
    <w:r w:rsidR="0044717C">
      <w:rPr>
        <w:rFonts w:asciiTheme="minorHAnsi" w:hAnsiTheme="minorHAnsi" w:cstheme="minorHAnsi"/>
        <w:sz w:val="16"/>
        <w:szCs w:val="16"/>
      </w:rPr>
      <w:t xml:space="preserve">       </w:t>
    </w:r>
    <w:r w:rsidR="001279F2">
      <w:rPr>
        <w:rFonts w:asciiTheme="minorHAnsi" w:hAnsiTheme="minorHAnsi" w:cstheme="minorHAnsi"/>
        <w:sz w:val="16"/>
        <w:szCs w:val="16"/>
      </w:rPr>
      <w:t xml:space="preserve">   </w:t>
    </w:r>
    <w:r w:rsidR="0044717C">
      <w:rPr>
        <w:rFonts w:asciiTheme="minorHAnsi" w:hAnsiTheme="minorHAnsi" w:cstheme="minorHAnsi"/>
        <w:sz w:val="16"/>
        <w:szCs w:val="16"/>
      </w:rPr>
      <w:t xml:space="preserve">                     </w:t>
    </w:r>
    <w:r w:rsidRPr="0044717C">
      <w:rPr>
        <w:rFonts w:asciiTheme="minorHAnsi" w:hAnsiTheme="minorHAnsi" w:cstheme="minorHAnsi"/>
        <w:sz w:val="16"/>
        <w:szCs w:val="16"/>
      </w:rPr>
      <w:t xml:space="preserve">                                                                                                                                     </w:t>
    </w:r>
    <w:ins w:id="431" w:author="Aswin Nabila" w:date="2026-04-30T09:53:00Z" w16du:dateUtc="2026-04-30T02:53:00Z">
      <w:r w:rsidR="00F25B4C">
        <w:rPr>
          <w:rFonts w:asciiTheme="minorHAnsi" w:hAnsiTheme="minorHAnsi" w:cstheme="minorHAnsi"/>
          <w:sz w:val="16"/>
          <w:szCs w:val="16"/>
        </w:rPr>
        <w:tab/>
      </w:r>
    </w:ins>
    <w:r w:rsidRPr="0044717C">
      <w:rPr>
        <w:rFonts w:asciiTheme="minorHAnsi" w:hAnsiTheme="minorHAnsi" w:cstheme="minorHAnsi"/>
        <w:sz w:val="16"/>
        <w:szCs w:val="16"/>
      </w:rPr>
      <w:t xml:space="preserve">Hal: </w:t>
    </w:r>
    <w:sdt>
      <w:sdtPr>
        <w:rPr>
          <w:rFonts w:asciiTheme="minorHAnsi" w:hAnsiTheme="minorHAnsi" w:cstheme="minorHAnsi"/>
          <w:sz w:val="16"/>
          <w:szCs w:val="16"/>
        </w:rPr>
        <w:id w:val="1708296427"/>
        <w:docPartObj>
          <w:docPartGallery w:val="Page Numbers (Bottom of Page)"/>
          <w:docPartUnique/>
        </w:docPartObj>
      </w:sdtPr>
      <w:sdtContent>
        <w:r w:rsidRPr="0044717C">
          <w:rPr>
            <w:rFonts w:asciiTheme="minorHAnsi" w:hAnsiTheme="minorHAnsi" w:cstheme="minorHAnsi"/>
            <w:sz w:val="16"/>
            <w:szCs w:val="16"/>
          </w:rPr>
          <w:fldChar w:fldCharType="begin"/>
        </w:r>
        <w:r w:rsidRPr="0044717C">
          <w:rPr>
            <w:rFonts w:asciiTheme="minorHAnsi" w:hAnsiTheme="minorHAnsi" w:cstheme="minorHAnsi"/>
            <w:sz w:val="16"/>
            <w:szCs w:val="16"/>
          </w:rPr>
          <w:instrText xml:space="preserve"> PAGE   \* MERGEFORMAT </w:instrText>
        </w:r>
        <w:r w:rsidRPr="0044717C">
          <w:rPr>
            <w:rFonts w:asciiTheme="minorHAnsi" w:hAnsiTheme="minorHAnsi" w:cstheme="minorHAnsi"/>
            <w:sz w:val="16"/>
            <w:szCs w:val="16"/>
          </w:rPr>
          <w:fldChar w:fldCharType="separate"/>
        </w:r>
        <w:r w:rsidRPr="0044717C">
          <w:rPr>
            <w:rFonts w:asciiTheme="minorHAnsi" w:hAnsiTheme="minorHAnsi" w:cstheme="minorHAnsi"/>
            <w:sz w:val="16"/>
            <w:szCs w:val="16"/>
          </w:rPr>
          <w:t>2</w:t>
        </w:r>
        <w:r w:rsidRPr="0044717C">
          <w:rPr>
            <w:rFonts w:asciiTheme="minorHAnsi" w:hAnsiTheme="minorHAnsi" w:cstheme="minorHAnsi"/>
            <w:sz w:val="16"/>
            <w:szCs w:val="16"/>
          </w:rPr>
          <w:fldChar w:fldCharType="end"/>
        </w:r>
        <w:r w:rsidRPr="0044717C">
          <w:rPr>
            <w:rFonts w:asciiTheme="minorHAnsi" w:hAnsiTheme="minorHAnsi" w:cstheme="minorHAnsi"/>
            <w:sz w:val="16"/>
            <w:szCs w:val="16"/>
          </w:rPr>
          <w:t>|</w:t>
        </w:r>
        <w:r w:rsidRPr="0044717C">
          <w:rPr>
            <w:rFonts w:asciiTheme="minorHAnsi" w:hAnsiTheme="minorHAnsi" w:cstheme="minorHAnsi"/>
            <w:sz w:val="16"/>
            <w:szCs w:val="16"/>
          </w:rPr>
          <w:fldChar w:fldCharType="begin"/>
        </w:r>
        <w:r w:rsidRPr="0044717C">
          <w:rPr>
            <w:rFonts w:asciiTheme="minorHAnsi" w:hAnsiTheme="minorHAnsi" w:cstheme="minorHAnsi"/>
            <w:sz w:val="16"/>
            <w:szCs w:val="16"/>
          </w:rPr>
          <w:instrText xml:space="preserve"> NUMPAGES  \* Arabic  \* MERGEFORMAT </w:instrText>
        </w:r>
        <w:r w:rsidRPr="0044717C">
          <w:rPr>
            <w:rFonts w:asciiTheme="minorHAnsi" w:hAnsiTheme="minorHAnsi" w:cstheme="minorHAnsi"/>
            <w:sz w:val="16"/>
            <w:szCs w:val="16"/>
          </w:rPr>
          <w:fldChar w:fldCharType="separate"/>
        </w:r>
        <w:r w:rsidRPr="0044717C">
          <w:rPr>
            <w:rFonts w:asciiTheme="minorHAnsi" w:hAnsiTheme="minorHAnsi" w:cstheme="minorHAnsi"/>
            <w:sz w:val="16"/>
            <w:szCs w:val="16"/>
          </w:rPr>
          <w:t>8</w:t>
        </w:r>
        <w:r w:rsidRPr="0044717C">
          <w:rPr>
            <w:rFonts w:asciiTheme="minorHAnsi" w:hAnsiTheme="minorHAnsi" w:cstheme="minorHAnsi"/>
            <w:sz w:val="16"/>
            <w:szCs w:val="16"/>
          </w:rPr>
          <w:fldChar w:fldCharType="end"/>
        </w:r>
        <w:r w:rsidRPr="0044717C">
          <w:rPr>
            <w:rFonts w:asciiTheme="minorHAnsi" w:hAnsiTheme="minorHAnsi" w:cstheme="minorHAnsi"/>
            <w:sz w:val="16"/>
            <w:szCs w:val="16"/>
          </w:rPr>
          <w:t xml:space="preserve"> </w:t>
        </w:r>
      </w:sdtContent>
    </w:sdt>
  </w:p>
  <w:p w14:paraId="2B9DFD16" w14:textId="46939893" w:rsidR="00D069B1" w:rsidRDefault="001279F2">
    <w:pPr>
      <w:pStyle w:val="Footer"/>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CA3D0" w14:textId="77777777" w:rsidR="00F25B4C" w:rsidRDefault="00F25B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3ECA2" w14:textId="77777777" w:rsidR="00A35655" w:rsidRDefault="00A35655" w:rsidP="00D069B1">
      <w:r>
        <w:separator/>
      </w:r>
    </w:p>
  </w:footnote>
  <w:footnote w:type="continuationSeparator" w:id="0">
    <w:p w14:paraId="767E379C" w14:textId="77777777" w:rsidR="00A35655" w:rsidRDefault="00A35655" w:rsidP="00D069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62215" w14:textId="77777777" w:rsidR="00F25B4C" w:rsidRDefault="00F25B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AA6AD" w14:textId="3A37748A" w:rsidR="00D069B1" w:rsidRPr="00D069B1" w:rsidRDefault="00052750" w:rsidP="00D069B1">
    <w:pPr>
      <w:pStyle w:val="Header"/>
    </w:pPr>
    <w:r>
      <w:rPr>
        <w:noProof/>
      </w:rPr>
      <mc:AlternateContent>
        <mc:Choice Requires="wps">
          <w:drawing>
            <wp:anchor distT="0" distB="0" distL="114300" distR="114300" simplePos="0" relativeHeight="251662336" behindDoc="0" locked="0" layoutInCell="1" allowOverlap="1" wp14:anchorId="04D64DE3" wp14:editId="09FCDDEC">
              <wp:simplePos x="0" y="0"/>
              <wp:positionH relativeFrom="column">
                <wp:posOffset>-140384</wp:posOffset>
              </wp:positionH>
              <wp:positionV relativeFrom="paragraph">
                <wp:posOffset>-914400</wp:posOffset>
              </wp:positionV>
              <wp:extent cx="4879975" cy="977705"/>
              <wp:effectExtent l="0" t="0" r="0" b="0"/>
              <wp:wrapNone/>
              <wp:docPr id="1675223665" name="Rectangle 1"/>
              <wp:cNvGraphicFramePr/>
              <a:graphic xmlns:a="http://schemas.openxmlformats.org/drawingml/2006/main">
                <a:graphicData uri="http://schemas.microsoft.com/office/word/2010/wordprocessingShape">
                  <wps:wsp>
                    <wps:cNvSpPr/>
                    <wps:spPr>
                      <a:xfrm>
                        <a:off x="0" y="0"/>
                        <a:ext cx="4879975" cy="97770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B191EF8" w14:textId="77777777" w:rsidR="009876EC" w:rsidRPr="009876EC" w:rsidRDefault="009876EC" w:rsidP="009876EC">
                          <w:pPr>
                            <w:pStyle w:val="Title"/>
                            <w:tabs>
                              <w:tab w:val="left" w:pos="2552"/>
                            </w:tabs>
                            <w:ind w:right="340"/>
                            <w:contextualSpacing w:val="0"/>
                            <w:rPr>
                              <w:color w:val="000000" w:themeColor="text1"/>
                            </w:rPr>
                          </w:pPr>
                          <w:r w:rsidRPr="009876EC">
                            <w:rPr>
                              <w:rFonts w:asciiTheme="minorHAnsi" w:eastAsia="Calibri" w:hAnsiTheme="minorHAnsi" w:cstheme="minorHAnsi"/>
                              <w:b/>
                              <w:color w:val="000000" w:themeColor="text1"/>
                              <w:sz w:val="28"/>
                              <w:szCs w:val="24"/>
                            </w:rPr>
                            <w:t>RINGKASAN INFORMASI PRODUK DAN LAYANAN (RIPLAY)</w:t>
                          </w:r>
                        </w:p>
                        <w:p w14:paraId="4DC5E9EF" w14:textId="77777777" w:rsidR="009876EC" w:rsidRPr="009876EC" w:rsidRDefault="009876EC" w:rsidP="009876EC">
                          <w:pPr>
                            <w:pStyle w:val="Title"/>
                            <w:tabs>
                              <w:tab w:val="left" w:pos="2552"/>
                            </w:tabs>
                            <w:ind w:right="340"/>
                            <w:rPr>
                              <w:rFonts w:asciiTheme="minorHAnsi" w:eastAsia="Calibri" w:hAnsiTheme="minorHAnsi" w:cstheme="minorHAnsi"/>
                              <w:b/>
                              <w:color w:val="000000" w:themeColor="text1"/>
                              <w:sz w:val="28"/>
                              <w:szCs w:val="24"/>
                            </w:rPr>
                          </w:pPr>
                          <w:r w:rsidRPr="009876EC">
                            <w:rPr>
                              <w:rFonts w:asciiTheme="minorHAnsi" w:eastAsia="Calibri" w:hAnsiTheme="minorHAnsi" w:cstheme="minorHAnsi"/>
                              <w:b/>
                              <w:color w:val="000000" w:themeColor="text1"/>
                              <w:sz w:val="28"/>
                              <w:szCs w:val="24"/>
                            </w:rPr>
                            <w:t>ASURANSI JIWA BERJANGKA</w:t>
                          </w:r>
                        </w:p>
                        <w:p w14:paraId="2A26FBC3" w14:textId="04A97E8F" w:rsidR="009876EC" w:rsidRDefault="009876EC" w:rsidP="009876EC">
                          <w:pPr>
                            <w:pStyle w:val="Header"/>
                            <w:spacing w:line="276" w:lineRule="auto"/>
                          </w:pPr>
                          <w:bookmarkStart w:id="421" w:name="page1"/>
                          <w:bookmarkEnd w:id="421"/>
                          <w:r w:rsidRPr="009876EC">
                            <w:rPr>
                              <w:rFonts w:ascii="Calibri" w:eastAsia="Calibri" w:hAnsi="Calibri" w:cs="Calibri"/>
                              <w:b/>
                              <w:bCs/>
                              <w:color w:val="000000" w:themeColor="text1"/>
                              <w:sz w:val="28"/>
                              <w:szCs w:val="24"/>
                            </w:rPr>
                            <w:t>ASURANSI MEGA WARISAN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4D64DE3" id="Rectangle 1" o:spid="_x0000_s1026" style="position:absolute;margin-left:-11.05pt;margin-top:-1in;width:384.25pt;height:77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" filled="f" stroked="f" strokeweight="1pt">
              <v:textbox>
                <w:txbxContent>
                  <w:p w14:paraId="3B191EF8" w14:textId="77777777" w:rsidR="009876EC" w:rsidRPr="009876EC" w:rsidRDefault="009876EC" w:rsidP="009876EC">
                    <w:pPr>
                      <w:pStyle w:val="Title"/>
                      <w:tabs>
                        <w:tab w:val="left" w:pos="2552"/>
                      </w:tabs>
                      <w:ind w:right="340"/>
                      <w:contextualSpacing w:val="0"/>
                      <w:rPr>
                        <w:color w:val="000000" w:themeColor="text1"/>
                      </w:rPr>
                    </w:pPr>
                    <w:r w:rsidRPr="009876EC">
                      <w:rPr>
                        <w:rFonts w:asciiTheme="minorHAnsi" w:eastAsia="Calibri" w:hAnsiTheme="minorHAnsi" w:cstheme="minorHAnsi"/>
                        <w:b/>
                        <w:color w:val="000000" w:themeColor="text1"/>
                        <w:sz w:val="28"/>
                        <w:szCs w:val="24"/>
                      </w:rPr>
                      <w:t>RINGKASAN INFORMASI PRODUK DAN LAYANAN (RIPLAY)</w:t>
                    </w:r>
                  </w:p>
                  <w:p w14:paraId="4DC5E9EF" w14:textId="77777777" w:rsidR="009876EC" w:rsidRPr="009876EC" w:rsidRDefault="009876EC" w:rsidP="009876EC">
                    <w:pPr>
                      <w:pStyle w:val="Title"/>
                      <w:tabs>
                        <w:tab w:val="left" w:pos="2552"/>
                      </w:tabs>
                      <w:ind w:right="340"/>
                      <w:rPr>
                        <w:rFonts w:asciiTheme="minorHAnsi" w:eastAsia="Calibri" w:hAnsiTheme="minorHAnsi" w:cstheme="minorHAnsi"/>
                        <w:b/>
                        <w:color w:val="000000" w:themeColor="text1"/>
                        <w:sz w:val="28"/>
                        <w:szCs w:val="24"/>
                      </w:rPr>
                    </w:pPr>
                    <w:r w:rsidRPr="009876EC">
                      <w:rPr>
                        <w:rFonts w:asciiTheme="minorHAnsi" w:eastAsia="Calibri" w:hAnsiTheme="minorHAnsi" w:cstheme="minorHAnsi"/>
                        <w:b/>
                        <w:color w:val="000000" w:themeColor="text1"/>
                        <w:sz w:val="28"/>
                        <w:szCs w:val="24"/>
                      </w:rPr>
                      <w:t>ASURANSI JIWA BERJANGKA</w:t>
                    </w:r>
                  </w:p>
                  <w:p w14:paraId="2A26FBC3" w14:textId="04A97E8F" w:rsidR="009876EC" w:rsidRDefault="009876EC" w:rsidP="009876EC">
                    <w:pPr>
                      <w:pStyle w:val="Header"/>
                      <w:spacing w:line="276" w:lineRule="auto"/>
                    </w:pPr>
                    <w:bookmarkStart w:id="401" w:name="page1"/>
                    <w:bookmarkEnd w:id="401"/>
                    <w:r w:rsidRPr="009876EC">
                      <w:rPr>
                        <w:rFonts w:ascii="Calibri" w:eastAsia="Calibri" w:hAnsi="Calibri" w:cs="Calibri"/>
                        <w:b/>
                        <w:bCs/>
                        <w:color w:val="000000" w:themeColor="text1"/>
                        <w:sz w:val="28"/>
                        <w:szCs w:val="24"/>
                      </w:rPr>
                      <w:t>ASURANSI MEGA WARISAN</w:t>
                    </w:r>
                  </w:p>
                </w:txbxContent>
              </v:textbox>
            </v:rect>
          </w:pict>
        </mc:Fallback>
      </mc:AlternateContent>
    </w:r>
    <w:r>
      <w:rPr>
        <w:noProof/>
      </w:rPr>
      <w:drawing>
        <wp:anchor distT="0" distB="0" distL="114300" distR="114300" simplePos="0" relativeHeight="251659264" behindDoc="1" locked="0" layoutInCell="1" allowOverlap="1" wp14:anchorId="035B2F0F" wp14:editId="438745B4">
          <wp:simplePos x="0" y="0"/>
          <wp:positionH relativeFrom="page">
            <wp:posOffset>0</wp:posOffset>
          </wp:positionH>
          <wp:positionV relativeFrom="paragraph">
            <wp:posOffset>-908050</wp:posOffset>
          </wp:positionV>
          <wp:extent cx="7782560" cy="986790"/>
          <wp:effectExtent l="0" t="0" r="8890" b="3810"/>
          <wp:wrapNone/>
          <wp:docPr id="276548654" name="Picture 276548654" descr="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AD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2560" cy="9867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C1264" w14:textId="77777777" w:rsidR="00F25B4C" w:rsidRDefault="00F25B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60388"/>
    <w:multiLevelType w:val="hybridMultilevel"/>
    <w:tmpl w:val="425C58BA"/>
    <w:lvl w:ilvl="0" w:tplc="EF181D16">
      <w:start w:val="1"/>
      <w:numFmt w:val="decimal"/>
      <w:lvlText w:val="(%1)"/>
      <w:lvlJc w:val="left"/>
      <w:pPr>
        <w:ind w:left="1198" w:hanging="360"/>
      </w:pPr>
      <w:rPr>
        <w:rFonts w:hint="default"/>
      </w:rPr>
    </w:lvl>
    <w:lvl w:ilvl="1" w:tplc="04090019" w:tentative="1">
      <w:start w:val="1"/>
      <w:numFmt w:val="lowerLetter"/>
      <w:lvlText w:val="%2."/>
      <w:lvlJc w:val="left"/>
      <w:pPr>
        <w:ind w:left="1918" w:hanging="360"/>
      </w:pPr>
    </w:lvl>
    <w:lvl w:ilvl="2" w:tplc="0409001B" w:tentative="1">
      <w:start w:val="1"/>
      <w:numFmt w:val="lowerRoman"/>
      <w:lvlText w:val="%3."/>
      <w:lvlJc w:val="right"/>
      <w:pPr>
        <w:ind w:left="2638" w:hanging="180"/>
      </w:pPr>
    </w:lvl>
    <w:lvl w:ilvl="3" w:tplc="0409000F" w:tentative="1">
      <w:start w:val="1"/>
      <w:numFmt w:val="decimal"/>
      <w:lvlText w:val="%4."/>
      <w:lvlJc w:val="left"/>
      <w:pPr>
        <w:ind w:left="3358" w:hanging="360"/>
      </w:pPr>
    </w:lvl>
    <w:lvl w:ilvl="4" w:tplc="04090019" w:tentative="1">
      <w:start w:val="1"/>
      <w:numFmt w:val="lowerLetter"/>
      <w:lvlText w:val="%5."/>
      <w:lvlJc w:val="left"/>
      <w:pPr>
        <w:ind w:left="4078" w:hanging="360"/>
      </w:pPr>
    </w:lvl>
    <w:lvl w:ilvl="5" w:tplc="0409001B" w:tentative="1">
      <w:start w:val="1"/>
      <w:numFmt w:val="lowerRoman"/>
      <w:lvlText w:val="%6."/>
      <w:lvlJc w:val="right"/>
      <w:pPr>
        <w:ind w:left="4798" w:hanging="180"/>
      </w:pPr>
    </w:lvl>
    <w:lvl w:ilvl="6" w:tplc="0409000F" w:tentative="1">
      <w:start w:val="1"/>
      <w:numFmt w:val="decimal"/>
      <w:lvlText w:val="%7."/>
      <w:lvlJc w:val="left"/>
      <w:pPr>
        <w:ind w:left="5518" w:hanging="360"/>
      </w:pPr>
    </w:lvl>
    <w:lvl w:ilvl="7" w:tplc="04090019" w:tentative="1">
      <w:start w:val="1"/>
      <w:numFmt w:val="lowerLetter"/>
      <w:lvlText w:val="%8."/>
      <w:lvlJc w:val="left"/>
      <w:pPr>
        <w:ind w:left="6238" w:hanging="360"/>
      </w:pPr>
    </w:lvl>
    <w:lvl w:ilvl="8" w:tplc="0409001B" w:tentative="1">
      <w:start w:val="1"/>
      <w:numFmt w:val="lowerRoman"/>
      <w:lvlText w:val="%9."/>
      <w:lvlJc w:val="right"/>
      <w:pPr>
        <w:ind w:left="6958" w:hanging="180"/>
      </w:pPr>
    </w:lvl>
  </w:abstractNum>
  <w:abstractNum w:abstractNumId="1" w15:restartNumberingAfterBreak="0">
    <w:nsid w:val="076566B7"/>
    <w:multiLevelType w:val="hybridMultilevel"/>
    <w:tmpl w:val="7DE2B1F4"/>
    <w:lvl w:ilvl="0" w:tplc="04090019">
      <w:start w:val="1"/>
      <w:numFmt w:val="lowerLetter"/>
      <w:lvlText w:val="%1."/>
      <w:lvlJc w:val="left"/>
      <w:pPr>
        <w:ind w:left="1038" w:hanging="360"/>
      </w:pPr>
    </w:lvl>
    <w:lvl w:ilvl="1" w:tplc="04090019" w:tentative="1">
      <w:start w:val="1"/>
      <w:numFmt w:val="lowerLetter"/>
      <w:lvlText w:val="%2."/>
      <w:lvlJc w:val="left"/>
      <w:pPr>
        <w:ind w:left="1758" w:hanging="360"/>
      </w:pPr>
    </w:lvl>
    <w:lvl w:ilvl="2" w:tplc="0409001B" w:tentative="1">
      <w:start w:val="1"/>
      <w:numFmt w:val="lowerRoman"/>
      <w:lvlText w:val="%3."/>
      <w:lvlJc w:val="right"/>
      <w:pPr>
        <w:ind w:left="2478" w:hanging="180"/>
      </w:pPr>
    </w:lvl>
    <w:lvl w:ilvl="3" w:tplc="0409000F" w:tentative="1">
      <w:start w:val="1"/>
      <w:numFmt w:val="decimal"/>
      <w:lvlText w:val="%4."/>
      <w:lvlJc w:val="left"/>
      <w:pPr>
        <w:ind w:left="3198" w:hanging="360"/>
      </w:pPr>
    </w:lvl>
    <w:lvl w:ilvl="4" w:tplc="04090019" w:tentative="1">
      <w:start w:val="1"/>
      <w:numFmt w:val="lowerLetter"/>
      <w:lvlText w:val="%5."/>
      <w:lvlJc w:val="left"/>
      <w:pPr>
        <w:ind w:left="3918" w:hanging="360"/>
      </w:pPr>
    </w:lvl>
    <w:lvl w:ilvl="5" w:tplc="0409001B" w:tentative="1">
      <w:start w:val="1"/>
      <w:numFmt w:val="lowerRoman"/>
      <w:lvlText w:val="%6."/>
      <w:lvlJc w:val="right"/>
      <w:pPr>
        <w:ind w:left="4638" w:hanging="180"/>
      </w:pPr>
    </w:lvl>
    <w:lvl w:ilvl="6" w:tplc="0409000F" w:tentative="1">
      <w:start w:val="1"/>
      <w:numFmt w:val="decimal"/>
      <w:lvlText w:val="%7."/>
      <w:lvlJc w:val="left"/>
      <w:pPr>
        <w:ind w:left="5358" w:hanging="360"/>
      </w:pPr>
    </w:lvl>
    <w:lvl w:ilvl="7" w:tplc="04090019" w:tentative="1">
      <w:start w:val="1"/>
      <w:numFmt w:val="lowerLetter"/>
      <w:lvlText w:val="%8."/>
      <w:lvlJc w:val="left"/>
      <w:pPr>
        <w:ind w:left="6078" w:hanging="360"/>
      </w:pPr>
    </w:lvl>
    <w:lvl w:ilvl="8" w:tplc="0409001B" w:tentative="1">
      <w:start w:val="1"/>
      <w:numFmt w:val="lowerRoman"/>
      <w:lvlText w:val="%9."/>
      <w:lvlJc w:val="right"/>
      <w:pPr>
        <w:ind w:left="6798" w:hanging="180"/>
      </w:pPr>
    </w:lvl>
  </w:abstractNum>
  <w:abstractNum w:abstractNumId="2" w15:restartNumberingAfterBreak="0">
    <w:nsid w:val="1A65489E"/>
    <w:multiLevelType w:val="hybridMultilevel"/>
    <w:tmpl w:val="35CC2AF4"/>
    <w:lvl w:ilvl="0" w:tplc="C97406D4">
      <w:start w:val="3"/>
      <w:numFmt w:val="decimal"/>
      <w:lvlText w:val="%1."/>
      <w:lvlJc w:val="left"/>
      <w:pPr>
        <w:ind w:left="10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9621E9"/>
    <w:multiLevelType w:val="hybridMultilevel"/>
    <w:tmpl w:val="4EDE2F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FB100C"/>
    <w:multiLevelType w:val="hybridMultilevel"/>
    <w:tmpl w:val="CF22C5F6"/>
    <w:lvl w:ilvl="0" w:tplc="89AC12A0">
      <w:start w:val="1"/>
      <w:numFmt w:val="lowerLetter"/>
      <w:lvlText w:val="%1."/>
      <w:lvlJc w:val="left"/>
      <w:pPr>
        <w:ind w:left="609" w:hanging="360"/>
      </w:pPr>
      <w:rPr>
        <w:rFonts w:hint="default"/>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5" w15:restartNumberingAfterBreak="0">
    <w:nsid w:val="29305068"/>
    <w:multiLevelType w:val="hybridMultilevel"/>
    <w:tmpl w:val="8362CF0E"/>
    <w:lvl w:ilvl="0" w:tplc="5BAC3682">
      <w:start w:val="1"/>
      <w:numFmt w:val="lowerRoman"/>
      <w:lvlText w:val="%1."/>
      <w:lvlJc w:val="left"/>
      <w:pPr>
        <w:ind w:left="1378" w:hanging="360"/>
      </w:pPr>
      <w:rPr>
        <w:rFonts w:hint="default"/>
      </w:rPr>
    </w:lvl>
    <w:lvl w:ilvl="1" w:tplc="04090019" w:tentative="1">
      <w:start w:val="1"/>
      <w:numFmt w:val="lowerLetter"/>
      <w:lvlText w:val="%2."/>
      <w:lvlJc w:val="left"/>
      <w:pPr>
        <w:ind w:left="2098" w:hanging="360"/>
      </w:pPr>
    </w:lvl>
    <w:lvl w:ilvl="2" w:tplc="0409001B" w:tentative="1">
      <w:start w:val="1"/>
      <w:numFmt w:val="lowerRoman"/>
      <w:lvlText w:val="%3."/>
      <w:lvlJc w:val="right"/>
      <w:pPr>
        <w:ind w:left="2818" w:hanging="180"/>
      </w:pPr>
    </w:lvl>
    <w:lvl w:ilvl="3" w:tplc="0409000F" w:tentative="1">
      <w:start w:val="1"/>
      <w:numFmt w:val="decimal"/>
      <w:lvlText w:val="%4."/>
      <w:lvlJc w:val="left"/>
      <w:pPr>
        <w:ind w:left="3538" w:hanging="360"/>
      </w:pPr>
    </w:lvl>
    <w:lvl w:ilvl="4" w:tplc="04090019" w:tentative="1">
      <w:start w:val="1"/>
      <w:numFmt w:val="lowerLetter"/>
      <w:lvlText w:val="%5."/>
      <w:lvlJc w:val="left"/>
      <w:pPr>
        <w:ind w:left="4258" w:hanging="360"/>
      </w:pPr>
    </w:lvl>
    <w:lvl w:ilvl="5" w:tplc="0409001B" w:tentative="1">
      <w:start w:val="1"/>
      <w:numFmt w:val="lowerRoman"/>
      <w:lvlText w:val="%6."/>
      <w:lvlJc w:val="right"/>
      <w:pPr>
        <w:ind w:left="4978" w:hanging="180"/>
      </w:pPr>
    </w:lvl>
    <w:lvl w:ilvl="6" w:tplc="0409000F" w:tentative="1">
      <w:start w:val="1"/>
      <w:numFmt w:val="decimal"/>
      <w:lvlText w:val="%7."/>
      <w:lvlJc w:val="left"/>
      <w:pPr>
        <w:ind w:left="5698" w:hanging="360"/>
      </w:pPr>
    </w:lvl>
    <w:lvl w:ilvl="7" w:tplc="04090019" w:tentative="1">
      <w:start w:val="1"/>
      <w:numFmt w:val="lowerLetter"/>
      <w:lvlText w:val="%8."/>
      <w:lvlJc w:val="left"/>
      <w:pPr>
        <w:ind w:left="6418" w:hanging="360"/>
      </w:pPr>
    </w:lvl>
    <w:lvl w:ilvl="8" w:tplc="0409001B" w:tentative="1">
      <w:start w:val="1"/>
      <w:numFmt w:val="lowerRoman"/>
      <w:lvlText w:val="%9."/>
      <w:lvlJc w:val="right"/>
      <w:pPr>
        <w:ind w:left="7138" w:hanging="180"/>
      </w:pPr>
    </w:lvl>
  </w:abstractNum>
  <w:abstractNum w:abstractNumId="6" w15:restartNumberingAfterBreak="0">
    <w:nsid w:val="2C557BEA"/>
    <w:multiLevelType w:val="hybridMultilevel"/>
    <w:tmpl w:val="D32833E0"/>
    <w:lvl w:ilvl="0" w:tplc="3AF2AB3E">
      <w:start w:val="1"/>
      <w:numFmt w:val="lowerLetter"/>
      <w:lvlText w:val="%1."/>
      <w:lvlJc w:val="left"/>
      <w:pPr>
        <w:ind w:left="969" w:hanging="360"/>
      </w:pPr>
    </w:lvl>
    <w:lvl w:ilvl="1" w:tplc="04090019" w:tentative="1">
      <w:start w:val="1"/>
      <w:numFmt w:val="lowerLetter"/>
      <w:lvlText w:val="%2."/>
      <w:lvlJc w:val="left"/>
      <w:pPr>
        <w:ind w:left="1689" w:hanging="360"/>
      </w:pPr>
    </w:lvl>
    <w:lvl w:ilvl="2" w:tplc="0409001B" w:tentative="1">
      <w:start w:val="1"/>
      <w:numFmt w:val="lowerRoman"/>
      <w:lvlText w:val="%3."/>
      <w:lvlJc w:val="right"/>
      <w:pPr>
        <w:ind w:left="2409" w:hanging="180"/>
      </w:pPr>
    </w:lvl>
    <w:lvl w:ilvl="3" w:tplc="0409000F" w:tentative="1">
      <w:start w:val="1"/>
      <w:numFmt w:val="decimal"/>
      <w:lvlText w:val="%4."/>
      <w:lvlJc w:val="left"/>
      <w:pPr>
        <w:ind w:left="3129" w:hanging="360"/>
      </w:pPr>
    </w:lvl>
    <w:lvl w:ilvl="4" w:tplc="04090019" w:tentative="1">
      <w:start w:val="1"/>
      <w:numFmt w:val="lowerLetter"/>
      <w:lvlText w:val="%5."/>
      <w:lvlJc w:val="left"/>
      <w:pPr>
        <w:ind w:left="3849" w:hanging="360"/>
      </w:pPr>
    </w:lvl>
    <w:lvl w:ilvl="5" w:tplc="0409001B" w:tentative="1">
      <w:start w:val="1"/>
      <w:numFmt w:val="lowerRoman"/>
      <w:lvlText w:val="%6."/>
      <w:lvlJc w:val="right"/>
      <w:pPr>
        <w:ind w:left="4569" w:hanging="180"/>
      </w:pPr>
    </w:lvl>
    <w:lvl w:ilvl="6" w:tplc="0409000F" w:tentative="1">
      <w:start w:val="1"/>
      <w:numFmt w:val="decimal"/>
      <w:lvlText w:val="%7."/>
      <w:lvlJc w:val="left"/>
      <w:pPr>
        <w:ind w:left="5289" w:hanging="360"/>
      </w:pPr>
    </w:lvl>
    <w:lvl w:ilvl="7" w:tplc="04090019" w:tentative="1">
      <w:start w:val="1"/>
      <w:numFmt w:val="lowerLetter"/>
      <w:lvlText w:val="%8."/>
      <w:lvlJc w:val="left"/>
      <w:pPr>
        <w:ind w:left="6009" w:hanging="360"/>
      </w:pPr>
    </w:lvl>
    <w:lvl w:ilvl="8" w:tplc="0409001B" w:tentative="1">
      <w:start w:val="1"/>
      <w:numFmt w:val="lowerRoman"/>
      <w:lvlText w:val="%9."/>
      <w:lvlJc w:val="right"/>
      <w:pPr>
        <w:ind w:left="6729" w:hanging="180"/>
      </w:pPr>
    </w:lvl>
  </w:abstractNum>
  <w:abstractNum w:abstractNumId="7" w15:restartNumberingAfterBreak="0">
    <w:nsid w:val="2FC96E02"/>
    <w:multiLevelType w:val="hybridMultilevel"/>
    <w:tmpl w:val="0E96EF0E"/>
    <w:lvl w:ilvl="0" w:tplc="FB0A6B84">
      <w:start w:val="1"/>
      <w:numFmt w:val="lowerRoman"/>
      <w:lvlText w:val="%1."/>
      <w:lvlJc w:val="center"/>
      <w:pPr>
        <w:ind w:left="1428" w:hanging="360"/>
      </w:pPr>
      <w:rPr>
        <w:rFonts w:hint="default"/>
      </w:r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8" w15:restartNumberingAfterBreak="0">
    <w:nsid w:val="33CD6ABD"/>
    <w:multiLevelType w:val="hybridMultilevel"/>
    <w:tmpl w:val="44607BCA"/>
    <w:lvl w:ilvl="0" w:tplc="04090019">
      <w:start w:val="1"/>
      <w:numFmt w:val="lowerLetter"/>
      <w:lvlText w:val="%1."/>
      <w:lvlJc w:val="left"/>
      <w:pPr>
        <w:ind w:left="663" w:hanging="360"/>
      </w:pPr>
    </w:lvl>
    <w:lvl w:ilvl="1" w:tplc="04090019" w:tentative="1">
      <w:start w:val="1"/>
      <w:numFmt w:val="lowerLetter"/>
      <w:lvlText w:val="%2."/>
      <w:lvlJc w:val="left"/>
      <w:pPr>
        <w:ind w:left="1383" w:hanging="360"/>
      </w:pPr>
    </w:lvl>
    <w:lvl w:ilvl="2" w:tplc="0409001B" w:tentative="1">
      <w:start w:val="1"/>
      <w:numFmt w:val="lowerRoman"/>
      <w:lvlText w:val="%3."/>
      <w:lvlJc w:val="right"/>
      <w:pPr>
        <w:ind w:left="2103" w:hanging="180"/>
      </w:pPr>
    </w:lvl>
    <w:lvl w:ilvl="3" w:tplc="0409000F" w:tentative="1">
      <w:start w:val="1"/>
      <w:numFmt w:val="decimal"/>
      <w:lvlText w:val="%4."/>
      <w:lvlJc w:val="left"/>
      <w:pPr>
        <w:ind w:left="2823" w:hanging="360"/>
      </w:pPr>
    </w:lvl>
    <w:lvl w:ilvl="4" w:tplc="04090019" w:tentative="1">
      <w:start w:val="1"/>
      <w:numFmt w:val="lowerLetter"/>
      <w:lvlText w:val="%5."/>
      <w:lvlJc w:val="left"/>
      <w:pPr>
        <w:ind w:left="3543" w:hanging="360"/>
      </w:pPr>
    </w:lvl>
    <w:lvl w:ilvl="5" w:tplc="0409001B" w:tentative="1">
      <w:start w:val="1"/>
      <w:numFmt w:val="lowerRoman"/>
      <w:lvlText w:val="%6."/>
      <w:lvlJc w:val="right"/>
      <w:pPr>
        <w:ind w:left="4263" w:hanging="180"/>
      </w:pPr>
    </w:lvl>
    <w:lvl w:ilvl="6" w:tplc="0409000F" w:tentative="1">
      <w:start w:val="1"/>
      <w:numFmt w:val="decimal"/>
      <w:lvlText w:val="%7."/>
      <w:lvlJc w:val="left"/>
      <w:pPr>
        <w:ind w:left="4983" w:hanging="360"/>
      </w:pPr>
    </w:lvl>
    <w:lvl w:ilvl="7" w:tplc="04090019" w:tentative="1">
      <w:start w:val="1"/>
      <w:numFmt w:val="lowerLetter"/>
      <w:lvlText w:val="%8."/>
      <w:lvlJc w:val="left"/>
      <w:pPr>
        <w:ind w:left="5703" w:hanging="360"/>
      </w:pPr>
    </w:lvl>
    <w:lvl w:ilvl="8" w:tplc="0409001B" w:tentative="1">
      <w:start w:val="1"/>
      <w:numFmt w:val="lowerRoman"/>
      <w:lvlText w:val="%9."/>
      <w:lvlJc w:val="right"/>
      <w:pPr>
        <w:ind w:left="6423" w:hanging="180"/>
      </w:pPr>
    </w:lvl>
  </w:abstractNum>
  <w:abstractNum w:abstractNumId="9" w15:restartNumberingAfterBreak="0">
    <w:nsid w:val="391529E3"/>
    <w:multiLevelType w:val="multilevel"/>
    <w:tmpl w:val="A38EF118"/>
    <w:lvl w:ilvl="0">
      <w:start w:val="1"/>
      <w:numFmt w:val="decimal"/>
      <w:lvlText w:val="%1."/>
      <w:lvlJc w:val="left"/>
      <w:pPr>
        <w:ind w:left="360" w:hanging="360"/>
      </w:pPr>
      <w:rPr>
        <w:rFonts w:asciiTheme="minorHAnsi" w:hAnsiTheme="minorHAnsi" w:cstheme="minorHAnsi" w:hint="default"/>
        <w:sz w:val="20"/>
        <w:szCs w:val="20"/>
      </w:rPr>
    </w:lvl>
    <w:lvl w:ilvl="1">
      <w:start w:val="2"/>
      <w:numFmt w:val="decimal"/>
      <w:isLgl/>
      <w:lvlText w:val="%1.%2."/>
      <w:lvlJc w:val="left"/>
      <w:pPr>
        <w:ind w:left="432" w:hanging="360"/>
      </w:pPr>
      <w:rPr>
        <w:rFonts w:hint="default"/>
      </w:rPr>
    </w:lvl>
    <w:lvl w:ilvl="2">
      <w:start w:val="1"/>
      <w:numFmt w:val="decimal"/>
      <w:isLgl/>
      <w:lvlText w:val="%1.%2.%3."/>
      <w:lvlJc w:val="left"/>
      <w:pPr>
        <w:ind w:left="864" w:hanging="720"/>
      </w:pPr>
      <w:rPr>
        <w:rFonts w:hint="default"/>
      </w:rPr>
    </w:lvl>
    <w:lvl w:ilvl="3">
      <w:start w:val="1"/>
      <w:numFmt w:val="decimal"/>
      <w:isLgl/>
      <w:lvlText w:val="%1.%2.%3.%4."/>
      <w:lvlJc w:val="left"/>
      <w:pPr>
        <w:ind w:left="936" w:hanging="720"/>
      </w:pPr>
      <w:rPr>
        <w:rFonts w:hint="default"/>
      </w:rPr>
    </w:lvl>
    <w:lvl w:ilvl="4">
      <w:start w:val="1"/>
      <w:numFmt w:val="decimal"/>
      <w:isLgl/>
      <w:lvlText w:val="%1.%2.%3.%4.%5."/>
      <w:lvlJc w:val="left"/>
      <w:pPr>
        <w:ind w:left="1008"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512" w:hanging="1080"/>
      </w:pPr>
      <w:rPr>
        <w:rFonts w:hint="default"/>
      </w:rPr>
    </w:lvl>
    <w:lvl w:ilvl="7">
      <w:start w:val="1"/>
      <w:numFmt w:val="decimal"/>
      <w:isLgl/>
      <w:lvlText w:val="%1.%2.%3.%4.%5.%6.%7.%8."/>
      <w:lvlJc w:val="left"/>
      <w:pPr>
        <w:ind w:left="1584" w:hanging="1080"/>
      </w:pPr>
      <w:rPr>
        <w:rFonts w:hint="default"/>
      </w:rPr>
    </w:lvl>
    <w:lvl w:ilvl="8">
      <w:start w:val="1"/>
      <w:numFmt w:val="decimal"/>
      <w:isLgl/>
      <w:lvlText w:val="%1.%2.%3.%4.%5.%6.%7.%8.%9."/>
      <w:lvlJc w:val="left"/>
      <w:pPr>
        <w:ind w:left="2016" w:hanging="1440"/>
      </w:pPr>
      <w:rPr>
        <w:rFonts w:hint="default"/>
      </w:rPr>
    </w:lvl>
  </w:abstractNum>
  <w:abstractNum w:abstractNumId="10" w15:restartNumberingAfterBreak="0">
    <w:nsid w:val="39D01F96"/>
    <w:multiLevelType w:val="hybridMultilevel"/>
    <w:tmpl w:val="FB7A16CA"/>
    <w:lvl w:ilvl="0" w:tplc="757812E2">
      <w:start w:val="1"/>
      <w:numFmt w:val="decimal"/>
      <w:lvlText w:val="%1."/>
      <w:lvlJc w:val="left"/>
      <w:pPr>
        <w:ind w:left="246" w:hanging="360"/>
      </w:pPr>
      <w:rPr>
        <w:rFonts w:hint="default"/>
      </w:rPr>
    </w:lvl>
    <w:lvl w:ilvl="1" w:tplc="04090019" w:tentative="1">
      <w:start w:val="1"/>
      <w:numFmt w:val="lowerLetter"/>
      <w:lvlText w:val="%2."/>
      <w:lvlJc w:val="left"/>
      <w:pPr>
        <w:ind w:left="1383" w:hanging="360"/>
      </w:pPr>
    </w:lvl>
    <w:lvl w:ilvl="2" w:tplc="0409001B" w:tentative="1">
      <w:start w:val="1"/>
      <w:numFmt w:val="lowerRoman"/>
      <w:lvlText w:val="%3."/>
      <w:lvlJc w:val="right"/>
      <w:pPr>
        <w:ind w:left="2103" w:hanging="180"/>
      </w:pPr>
    </w:lvl>
    <w:lvl w:ilvl="3" w:tplc="0409000F" w:tentative="1">
      <w:start w:val="1"/>
      <w:numFmt w:val="decimal"/>
      <w:lvlText w:val="%4."/>
      <w:lvlJc w:val="left"/>
      <w:pPr>
        <w:ind w:left="2823" w:hanging="360"/>
      </w:pPr>
    </w:lvl>
    <w:lvl w:ilvl="4" w:tplc="04090019" w:tentative="1">
      <w:start w:val="1"/>
      <w:numFmt w:val="lowerLetter"/>
      <w:lvlText w:val="%5."/>
      <w:lvlJc w:val="left"/>
      <w:pPr>
        <w:ind w:left="3543" w:hanging="360"/>
      </w:pPr>
    </w:lvl>
    <w:lvl w:ilvl="5" w:tplc="0409001B" w:tentative="1">
      <w:start w:val="1"/>
      <w:numFmt w:val="lowerRoman"/>
      <w:lvlText w:val="%6."/>
      <w:lvlJc w:val="right"/>
      <w:pPr>
        <w:ind w:left="4263" w:hanging="180"/>
      </w:pPr>
    </w:lvl>
    <w:lvl w:ilvl="6" w:tplc="0409000F" w:tentative="1">
      <w:start w:val="1"/>
      <w:numFmt w:val="decimal"/>
      <w:lvlText w:val="%7."/>
      <w:lvlJc w:val="left"/>
      <w:pPr>
        <w:ind w:left="4983" w:hanging="360"/>
      </w:pPr>
    </w:lvl>
    <w:lvl w:ilvl="7" w:tplc="04090019" w:tentative="1">
      <w:start w:val="1"/>
      <w:numFmt w:val="lowerLetter"/>
      <w:lvlText w:val="%8."/>
      <w:lvlJc w:val="left"/>
      <w:pPr>
        <w:ind w:left="5703" w:hanging="360"/>
      </w:pPr>
    </w:lvl>
    <w:lvl w:ilvl="8" w:tplc="0409001B" w:tentative="1">
      <w:start w:val="1"/>
      <w:numFmt w:val="lowerRoman"/>
      <w:lvlText w:val="%9."/>
      <w:lvlJc w:val="right"/>
      <w:pPr>
        <w:ind w:left="6423" w:hanging="180"/>
      </w:pPr>
    </w:lvl>
  </w:abstractNum>
  <w:abstractNum w:abstractNumId="11" w15:restartNumberingAfterBreak="0">
    <w:nsid w:val="3A2B5370"/>
    <w:multiLevelType w:val="hybridMultilevel"/>
    <w:tmpl w:val="EE1C6508"/>
    <w:lvl w:ilvl="0" w:tplc="0409000F">
      <w:start w:val="1"/>
      <w:numFmt w:val="decimal"/>
      <w:lvlText w:val="%1."/>
      <w:lvlJc w:val="left"/>
      <w:pPr>
        <w:ind w:left="603" w:hanging="360"/>
      </w:pPr>
    </w:lvl>
    <w:lvl w:ilvl="1" w:tplc="04090019" w:tentative="1">
      <w:start w:val="1"/>
      <w:numFmt w:val="lowerLetter"/>
      <w:lvlText w:val="%2."/>
      <w:lvlJc w:val="left"/>
      <w:pPr>
        <w:ind w:left="1323" w:hanging="360"/>
      </w:pPr>
    </w:lvl>
    <w:lvl w:ilvl="2" w:tplc="0409001B" w:tentative="1">
      <w:start w:val="1"/>
      <w:numFmt w:val="lowerRoman"/>
      <w:lvlText w:val="%3."/>
      <w:lvlJc w:val="right"/>
      <w:pPr>
        <w:ind w:left="2043" w:hanging="180"/>
      </w:pPr>
    </w:lvl>
    <w:lvl w:ilvl="3" w:tplc="0409000F" w:tentative="1">
      <w:start w:val="1"/>
      <w:numFmt w:val="decimal"/>
      <w:lvlText w:val="%4."/>
      <w:lvlJc w:val="left"/>
      <w:pPr>
        <w:ind w:left="2763" w:hanging="360"/>
      </w:pPr>
    </w:lvl>
    <w:lvl w:ilvl="4" w:tplc="04090019" w:tentative="1">
      <w:start w:val="1"/>
      <w:numFmt w:val="lowerLetter"/>
      <w:lvlText w:val="%5."/>
      <w:lvlJc w:val="left"/>
      <w:pPr>
        <w:ind w:left="3483" w:hanging="360"/>
      </w:pPr>
    </w:lvl>
    <w:lvl w:ilvl="5" w:tplc="0409001B" w:tentative="1">
      <w:start w:val="1"/>
      <w:numFmt w:val="lowerRoman"/>
      <w:lvlText w:val="%6."/>
      <w:lvlJc w:val="right"/>
      <w:pPr>
        <w:ind w:left="4203" w:hanging="180"/>
      </w:pPr>
    </w:lvl>
    <w:lvl w:ilvl="6" w:tplc="0409000F" w:tentative="1">
      <w:start w:val="1"/>
      <w:numFmt w:val="decimal"/>
      <w:lvlText w:val="%7."/>
      <w:lvlJc w:val="left"/>
      <w:pPr>
        <w:ind w:left="4923" w:hanging="360"/>
      </w:pPr>
    </w:lvl>
    <w:lvl w:ilvl="7" w:tplc="04090019" w:tentative="1">
      <w:start w:val="1"/>
      <w:numFmt w:val="lowerLetter"/>
      <w:lvlText w:val="%8."/>
      <w:lvlJc w:val="left"/>
      <w:pPr>
        <w:ind w:left="5643" w:hanging="360"/>
      </w:pPr>
    </w:lvl>
    <w:lvl w:ilvl="8" w:tplc="0409001B" w:tentative="1">
      <w:start w:val="1"/>
      <w:numFmt w:val="lowerRoman"/>
      <w:lvlText w:val="%9."/>
      <w:lvlJc w:val="right"/>
      <w:pPr>
        <w:ind w:left="6363" w:hanging="180"/>
      </w:pPr>
    </w:lvl>
  </w:abstractNum>
  <w:abstractNum w:abstractNumId="12" w15:restartNumberingAfterBreak="0">
    <w:nsid w:val="3ED10D83"/>
    <w:multiLevelType w:val="hybridMultilevel"/>
    <w:tmpl w:val="087E4CFA"/>
    <w:lvl w:ilvl="0" w:tplc="28EC6BC0">
      <w:start w:val="1"/>
      <w:numFmt w:val="lowerRoman"/>
      <w:lvlText w:val="%1."/>
      <w:lvlJc w:val="left"/>
      <w:pPr>
        <w:ind w:left="1321" w:hanging="360"/>
      </w:pPr>
      <w:rPr>
        <w:rFonts w:hint="default"/>
      </w:rPr>
    </w:lvl>
    <w:lvl w:ilvl="1" w:tplc="04090019" w:tentative="1">
      <w:start w:val="1"/>
      <w:numFmt w:val="lowerLetter"/>
      <w:lvlText w:val="%2."/>
      <w:lvlJc w:val="left"/>
      <w:pPr>
        <w:ind w:left="2041" w:hanging="360"/>
      </w:pPr>
    </w:lvl>
    <w:lvl w:ilvl="2" w:tplc="0409001B" w:tentative="1">
      <w:start w:val="1"/>
      <w:numFmt w:val="lowerRoman"/>
      <w:lvlText w:val="%3."/>
      <w:lvlJc w:val="right"/>
      <w:pPr>
        <w:ind w:left="2761" w:hanging="180"/>
      </w:pPr>
    </w:lvl>
    <w:lvl w:ilvl="3" w:tplc="0409000F" w:tentative="1">
      <w:start w:val="1"/>
      <w:numFmt w:val="decimal"/>
      <w:lvlText w:val="%4."/>
      <w:lvlJc w:val="left"/>
      <w:pPr>
        <w:ind w:left="3481" w:hanging="360"/>
      </w:pPr>
    </w:lvl>
    <w:lvl w:ilvl="4" w:tplc="04090019" w:tentative="1">
      <w:start w:val="1"/>
      <w:numFmt w:val="lowerLetter"/>
      <w:lvlText w:val="%5."/>
      <w:lvlJc w:val="left"/>
      <w:pPr>
        <w:ind w:left="4201" w:hanging="360"/>
      </w:pPr>
    </w:lvl>
    <w:lvl w:ilvl="5" w:tplc="0409001B" w:tentative="1">
      <w:start w:val="1"/>
      <w:numFmt w:val="lowerRoman"/>
      <w:lvlText w:val="%6."/>
      <w:lvlJc w:val="right"/>
      <w:pPr>
        <w:ind w:left="4921" w:hanging="180"/>
      </w:pPr>
    </w:lvl>
    <w:lvl w:ilvl="6" w:tplc="0409000F" w:tentative="1">
      <w:start w:val="1"/>
      <w:numFmt w:val="decimal"/>
      <w:lvlText w:val="%7."/>
      <w:lvlJc w:val="left"/>
      <w:pPr>
        <w:ind w:left="5641" w:hanging="360"/>
      </w:pPr>
    </w:lvl>
    <w:lvl w:ilvl="7" w:tplc="04090019" w:tentative="1">
      <w:start w:val="1"/>
      <w:numFmt w:val="lowerLetter"/>
      <w:lvlText w:val="%8."/>
      <w:lvlJc w:val="left"/>
      <w:pPr>
        <w:ind w:left="6361" w:hanging="360"/>
      </w:pPr>
    </w:lvl>
    <w:lvl w:ilvl="8" w:tplc="0409001B" w:tentative="1">
      <w:start w:val="1"/>
      <w:numFmt w:val="lowerRoman"/>
      <w:lvlText w:val="%9."/>
      <w:lvlJc w:val="right"/>
      <w:pPr>
        <w:ind w:left="7081" w:hanging="180"/>
      </w:pPr>
    </w:lvl>
  </w:abstractNum>
  <w:abstractNum w:abstractNumId="13" w15:restartNumberingAfterBreak="0">
    <w:nsid w:val="3FD75475"/>
    <w:multiLevelType w:val="hybridMultilevel"/>
    <w:tmpl w:val="9F089D52"/>
    <w:lvl w:ilvl="0" w:tplc="0409000F">
      <w:start w:val="1"/>
      <w:numFmt w:val="decimal"/>
      <w:lvlText w:val="%1."/>
      <w:lvlJc w:val="left"/>
      <w:pPr>
        <w:ind w:left="658" w:hanging="360"/>
      </w:pPr>
    </w:lvl>
    <w:lvl w:ilvl="1" w:tplc="04090019" w:tentative="1">
      <w:start w:val="1"/>
      <w:numFmt w:val="lowerLetter"/>
      <w:lvlText w:val="%2."/>
      <w:lvlJc w:val="left"/>
      <w:pPr>
        <w:ind w:left="1378" w:hanging="360"/>
      </w:pPr>
    </w:lvl>
    <w:lvl w:ilvl="2" w:tplc="0409001B" w:tentative="1">
      <w:start w:val="1"/>
      <w:numFmt w:val="lowerRoman"/>
      <w:lvlText w:val="%3."/>
      <w:lvlJc w:val="right"/>
      <w:pPr>
        <w:ind w:left="2098" w:hanging="180"/>
      </w:pPr>
    </w:lvl>
    <w:lvl w:ilvl="3" w:tplc="0409000F" w:tentative="1">
      <w:start w:val="1"/>
      <w:numFmt w:val="decimal"/>
      <w:lvlText w:val="%4."/>
      <w:lvlJc w:val="left"/>
      <w:pPr>
        <w:ind w:left="2818" w:hanging="360"/>
      </w:pPr>
    </w:lvl>
    <w:lvl w:ilvl="4" w:tplc="04090019" w:tentative="1">
      <w:start w:val="1"/>
      <w:numFmt w:val="lowerLetter"/>
      <w:lvlText w:val="%5."/>
      <w:lvlJc w:val="left"/>
      <w:pPr>
        <w:ind w:left="3538" w:hanging="360"/>
      </w:pPr>
    </w:lvl>
    <w:lvl w:ilvl="5" w:tplc="0409001B" w:tentative="1">
      <w:start w:val="1"/>
      <w:numFmt w:val="lowerRoman"/>
      <w:lvlText w:val="%6."/>
      <w:lvlJc w:val="right"/>
      <w:pPr>
        <w:ind w:left="4258" w:hanging="180"/>
      </w:pPr>
    </w:lvl>
    <w:lvl w:ilvl="6" w:tplc="0409000F" w:tentative="1">
      <w:start w:val="1"/>
      <w:numFmt w:val="decimal"/>
      <w:lvlText w:val="%7."/>
      <w:lvlJc w:val="left"/>
      <w:pPr>
        <w:ind w:left="4978" w:hanging="360"/>
      </w:pPr>
    </w:lvl>
    <w:lvl w:ilvl="7" w:tplc="04090019" w:tentative="1">
      <w:start w:val="1"/>
      <w:numFmt w:val="lowerLetter"/>
      <w:lvlText w:val="%8."/>
      <w:lvlJc w:val="left"/>
      <w:pPr>
        <w:ind w:left="5698" w:hanging="360"/>
      </w:pPr>
    </w:lvl>
    <w:lvl w:ilvl="8" w:tplc="0409001B" w:tentative="1">
      <w:start w:val="1"/>
      <w:numFmt w:val="lowerRoman"/>
      <w:lvlText w:val="%9."/>
      <w:lvlJc w:val="right"/>
      <w:pPr>
        <w:ind w:left="6418" w:hanging="180"/>
      </w:pPr>
    </w:lvl>
  </w:abstractNum>
  <w:abstractNum w:abstractNumId="14" w15:restartNumberingAfterBreak="0">
    <w:nsid w:val="410D44BA"/>
    <w:multiLevelType w:val="hybridMultilevel"/>
    <w:tmpl w:val="E1B0B362"/>
    <w:lvl w:ilvl="0" w:tplc="17268C74">
      <w:start w:val="1"/>
      <w:numFmt w:val="lowerRoman"/>
      <w:lvlText w:val="%1."/>
      <w:lvlJc w:val="left"/>
      <w:pPr>
        <w:ind w:left="1293" w:hanging="360"/>
      </w:pPr>
      <w:rPr>
        <w:rFonts w:hint="default"/>
      </w:rPr>
    </w:lvl>
    <w:lvl w:ilvl="1" w:tplc="04090019" w:tentative="1">
      <w:start w:val="1"/>
      <w:numFmt w:val="lowerLetter"/>
      <w:lvlText w:val="%2."/>
      <w:lvlJc w:val="left"/>
      <w:pPr>
        <w:ind w:left="2013" w:hanging="360"/>
      </w:pPr>
    </w:lvl>
    <w:lvl w:ilvl="2" w:tplc="0409001B" w:tentative="1">
      <w:start w:val="1"/>
      <w:numFmt w:val="lowerRoman"/>
      <w:lvlText w:val="%3."/>
      <w:lvlJc w:val="right"/>
      <w:pPr>
        <w:ind w:left="2733" w:hanging="180"/>
      </w:pPr>
    </w:lvl>
    <w:lvl w:ilvl="3" w:tplc="0409000F" w:tentative="1">
      <w:start w:val="1"/>
      <w:numFmt w:val="decimal"/>
      <w:lvlText w:val="%4."/>
      <w:lvlJc w:val="left"/>
      <w:pPr>
        <w:ind w:left="3453" w:hanging="360"/>
      </w:pPr>
    </w:lvl>
    <w:lvl w:ilvl="4" w:tplc="04090019" w:tentative="1">
      <w:start w:val="1"/>
      <w:numFmt w:val="lowerLetter"/>
      <w:lvlText w:val="%5."/>
      <w:lvlJc w:val="left"/>
      <w:pPr>
        <w:ind w:left="4173" w:hanging="360"/>
      </w:pPr>
    </w:lvl>
    <w:lvl w:ilvl="5" w:tplc="0409001B" w:tentative="1">
      <w:start w:val="1"/>
      <w:numFmt w:val="lowerRoman"/>
      <w:lvlText w:val="%6."/>
      <w:lvlJc w:val="right"/>
      <w:pPr>
        <w:ind w:left="4893" w:hanging="180"/>
      </w:pPr>
    </w:lvl>
    <w:lvl w:ilvl="6" w:tplc="0409000F" w:tentative="1">
      <w:start w:val="1"/>
      <w:numFmt w:val="decimal"/>
      <w:lvlText w:val="%7."/>
      <w:lvlJc w:val="left"/>
      <w:pPr>
        <w:ind w:left="5613" w:hanging="360"/>
      </w:pPr>
    </w:lvl>
    <w:lvl w:ilvl="7" w:tplc="04090019" w:tentative="1">
      <w:start w:val="1"/>
      <w:numFmt w:val="lowerLetter"/>
      <w:lvlText w:val="%8."/>
      <w:lvlJc w:val="left"/>
      <w:pPr>
        <w:ind w:left="6333" w:hanging="360"/>
      </w:pPr>
    </w:lvl>
    <w:lvl w:ilvl="8" w:tplc="0409001B" w:tentative="1">
      <w:start w:val="1"/>
      <w:numFmt w:val="lowerRoman"/>
      <w:lvlText w:val="%9."/>
      <w:lvlJc w:val="right"/>
      <w:pPr>
        <w:ind w:left="7053" w:hanging="180"/>
      </w:pPr>
    </w:lvl>
  </w:abstractNum>
  <w:abstractNum w:abstractNumId="15" w15:restartNumberingAfterBreak="0">
    <w:nsid w:val="483551A6"/>
    <w:multiLevelType w:val="hybridMultilevel"/>
    <w:tmpl w:val="387413F6"/>
    <w:lvl w:ilvl="0" w:tplc="27786F38">
      <w:start w:val="1"/>
      <w:numFmt w:val="lowerRoman"/>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6" w15:restartNumberingAfterBreak="0">
    <w:nsid w:val="4AE214A0"/>
    <w:multiLevelType w:val="hybridMultilevel"/>
    <w:tmpl w:val="5950CA22"/>
    <w:lvl w:ilvl="0" w:tplc="FFFFFFFF">
      <w:start w:val="1"/>
      <w:numFmt w:val="decimal"/>
      <w:lvlText w:val="%1."/>
      <w:lvlJc w:val="left"/>
      <w:pPr>
        <w:ind w:left="360" w:hanging="360"/>
      </w:pPr>
    </w:lvl>
    <w:lvl w:ilvl="1" w:tplc="FFFFFFFF" w:tentative="1">
      <w:start w:val="1"/>
      <w:numFmt w:val="lowerLetter"/>
      <w:lvlText w:val="%2."/>
      <w:lvlJc w:val="left"/>
      <w:pPr>
        <w:ind w:left="1142" w:hanging="360"/>
      </w:pPr>
    </w:lvl>
    <w:lvl w:ilvl="2" w:tplc="FFFFFFFF" w:tentative="1">
      <w:start w:val="1"/>
      <w:numFmt w:val="lowerRoman"/>
      <w:lvlText w:val="%3."/>
      <w:lvlJc w:val="right"/>
      <w:pPr>
        <w:ind w:left="1862" w:hanging="180"/>
      </w:pPr>
    </w:lvl>
    <w:lvl w:ilvl="3" w:tplc="FFFFFFFF" w:tentative="1">
      <w:start w:val="1"/>
      <w:numFmt w:val="decimal"/>
      <w:lvlText w:val="%4."/>
      <w:lvlJc w:val="left"/>
      <w:pPr>
        <w:ind w:left="2582" w:hanging="360"/>
      </w:pPr>
    </w:lvl>
    <w:lvl w:ilvl="4" w:tplc="FFFFFFFF" w:tentative="1">
      <w:start w:val="1"/>
      <w:numFmt w:val="lowerLetter"/>
      <w:lvlText w:val="%5."/>
      <w:lvlJc w:val="left"/>
      <w:pPr>
        <w:ind w:left="3302" w:hanging="360"/>
      </w:pPr>
    </w:lvl>
    <w:lvl w:ilvl="5" w:tplc="FFFFFFFF" w:tentative="1">
      <w:start w:val="1"/>
      <w:numFmt w:val="lowerRoman"/>
      <w:lvlText w:val="%6."/>
      <w:lvlJc w:val="right"/>
      <w:pPr>
        <w:ind w:left="4022" w:hanging="180"/>
      </w:pPr>
    </w:lvl>
    <w:lvl w:ilvl="6" w:tplc="FFFFFFFF" w:tentative="1">
      <w:start w:val="1"/>
      <w:numFmt w:val="decimal"/>
      <w:lvlText w:val="%7."/>
      <w:lvlJc w:val="left"/>
      <w:pPr>
        <w:ind w:left="4742" w:hanging="360"/>
      </w:pPr>
    </w:lvl>
    <w:lvl w:ilvl="7" w:tplc="FFFFFFFF" w:tentative="1">
      <w:start w:val="1"/>
      <w:numFmt w:val="lowerLetter"/>
      <w:lvlText w:val="%8."/>
      <w:lvlJc w:val="left"/>
      <w:pPr>
        <w:ind w:left="5462" w:hanging="360"/>
      </w:pPr>
    </w:lvl>
    <w:lvl w:ilvl="8" w:tplc="FFFFFFFF" w:tentative="1">
      <w:start w:val="1"/>
      <w:numFmt w:val="lowerRoman"/>
      <w:lvlText w:val="%9."/>
      <w:lvlJc w:val="right"/>
      <w:pPr>
        <w:ind w:left="6182" w:hanging="180"/>
      </w:pPr>
    </w:lvl>
  </w:abstractNum>
  <w:abstractNum w:abstractNumId="17" w15:restartNumberingAfterBreak="0">
    <w:nsid w:val="4B472FEF"/>
    <w:multiLevelType w:val="hybridMultilevel"/>
    <w:tmpl w:val="B8FC0B04"/>
    <w:lvl w:ilvl="0" w:tplc="0409000F">
      <w:start w:val="1"/>
      <w:numFmt w:val="decimal"/>
      <w:lvlText w:val="%1."/>
      <w:lvlJc w:val="left"/>
      <w:pPr>
        <w:ind w:left="1070" w:hanging="360"/>
      </w:pPr>
    </w:lvl>
    <w:lvl w:ilvl="1" w:tplc="04090019" w:tentative="1">
      <w:start w:val="1"/>
      <w:numFmt w:val="lowerLetter"/>
      <w:lvlText w:val="%2."/>
      <w:lvlJc w:val="left"/>
      <w:pPr>
        <w:ind w:left="1323" w:hanging="360"/>
      </w:pPr>
    </w:lvl>
    <w:lvl w:ilvl="2" w:tplc="0409001B" w:tentative="1">
      <w:start w:val="1"/>
      <w:numFmt w:val="lowerRoman"/>
      <w:lvlText w:val="%3."/>
      <w:lvlJc w:val="right"/>
      <w:pPr>
        <w:ind w:left="2043" w:hanging="180"/>
      </w:pPr>
    </w:lvl>
    <w:lvl w:ilvl="3" w:tplc="0409000F" w:tentative="1">
      <w:start w:val="1"/>
      <w:numFmt w:val="decimal"/>
      <w:lvlText w:val="%4."/>
      <w:lvlJc w:val="left"/>
      <w:pPr>
        <w:ind w:left="2763" w:hanging="360"/>
      </w:pPr>
    </w:lvl>
    <w:lvl w:ilvl="4" w:tplc="04090019" w:tentative="1">
      <w:start w:val="1"/>
      <w:numFmt w:val="lowerLetter"/>
      <w:lvlText w:val="%5."/>
      <w:lvlJc w:val="left"/>
      <w:pPr>
        <w:ind w:left="3483" w:hanging="360"/>
      </w:pPr>
    </w:lvl>
    <w:lvl w:ilvl="5" w:tplc="0409001B" w:tentative="1">
      <w:start w:val="1"/>
      <w:numFmt w:val="lowerRoman"/>
      <w:lvlText w:val="%6."/>
      <w:lvlJc w:val="right"/>
      <w:pPr>
        <w:ind w:left="4203" w:hanging="180"/>
      </w:pPr>
    </w:lvl>
    <w:lvl w:ilvl="6" w:tplc="0409000F" w:tentative="1">
      <w:start w:val="1"/>
      <w:numFmt w:val="decimal"/>
      <w:lvlText w:val="%7."/>
      <w:lvlJc w:val="left"/>
      <w:pPr>
        <w:ind w:left="4923" w:hanging="360"/>
      </w:pPr>
    </w:lvl>
    <w:lvl w:ilvl="7" w:tplc="04090019" w:tentative="1">
      <w:start w:val="1"/>
      <w:numFmt w:val="lowerLetter"/>
      <w:lvlText w:val="%8."/>
      <w:lvlJc w:val="left"/>
      <w:pPr>
        <w:ind w:left="5643" w:hanging="360"/>
      </w:pPr>
    </w:lvl>
    <w:lvl w:ilvl="8" w:tplc="0409001B" w:tentative="1">
      <w:start w:val="1"/>
      <w:numFmt w:val="lowerRoman"/>
      <w:lvlText w:val="%9."/>
      <w:lvlJc w:val="right"/>
      <w:pPr>
        <w:ind w:left="6363" w:hanging="180"/>
      </w:pPr>
    </w:lvl>
  </w:abstractNum>
  <w:abstractNum w:abstractNumId="18" w15:restartNumberingAfterBreak="0">
    <w:nsid w:val="4B5F35F5"/>
    <w:multiLevelType w:val="hybridMultilevel"/>
    <w:tmpl w:val="4F92288E"/>
    <w:lvl w:ilvl="0" w:tplc="182E06EA">
      <w:start w:val="1"/>
      <w:numFmt w:val="decimal"/>
      <w:lvlText w:val="%1."/>
      <w:lvlJc w:val="left"/>
      <w:pPr>
        <w:ind w:left="60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721227"/>
    <w:multiLevelType w:val="hybridMultilevel"/>
    <w:tmpl w:val="6DBAE6C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63A4164"/>
    <w:multiLevelType w:val="hybridMultilevel"/>
    <w:tmpl w:val="EB56D7CC"/>
    <w:lvl w:ilvl="0" w:tplc="C6B23496">
      <w:start w:val="1"/>
      <w:numFmt w:val="lowerLetter"/>
      <w:lvlText w:val="%1."/>
      <w:lvlJc w:val="left"/>
      <w:pPr>
        <w:ind w:left="666" w:hanging="360"/>
      </w:pPr>
      <w:rPr>
        <w:rFonts w:hint="default"/>
      </w:rPr>
    </w:lvl>
    <w:lvl w:ilvl="1" w:tplc="04090019" w:tentative="1">
      <w:start w:val="1"/>
      <w:numFmt w:val="lowerLetter"/>
      <w:lvlText w:val="%2."/>
      <w:lvlJc w:val="left"/>
      <w:pPr>
        <w:ind w:left="1386" w:hanging="360"/>
      </w:pPr>
    </w:lvl>
    <w:lvl w:ilvl="2" w:tplc="0409001B" w:tentative="1">
      <w:start w:val="1"/>
      <w:numFmt w:val="lowerRoman"/>
      <w:lvlText w:val="%3."/>
      <w:lvlJc w:val="right"/>
      <w:pPr>
        <w:ind w:left="2106" w:hanging="180"/>
      </w:pPr>
    </w:lvl>
    <w:lvl w:ilvl="3" w:tplc="0409000F" w:tentative="1">
      <w:start w:val="1"/>
      <w:numFmt w:val="decimal"/>
      <w:lvlText w:val="%4."/>
      <w:lvlJc w:val="left"/>
      <w:pPr>
        <w:ind w:left="2826" w:hanging="360"/>
      </w:pPr>
    </w:lvl>
    <w:lvl w:ilvl="4" w:tplc="04090019" w:tentative="1">
      <w:start w:val="1"/>
      <w:numFmt w:val="lowerLetter"/>
      <w:lvlText w:val="%5."/>
      <w:lvlJc w:val="left"/>
      <w:pPr>
        <w:ind w:left="3546" w:hanging="360"/>
      </w:pPr>
    </w:lvl>
    <w:lvl w:ilvl="5" w:tplc="0409001B" w:tentative="1">
      <w:start w:val="1"/>
      <w:numFmt w:val="lowerRoman"/>
      <w:lvlText w:val="%6."/>
      <w:lvlJc w:val="right"/>
      <w:pPr>
        <w:ind w:left="4266" w:hanging="180"/>
      </w:pPr>
    </w:lvl>
    <w:lvl w:ilvl="6" w:tplc="0409000F" w:tentative="1">
      <w:start w:val="1"/>
      <w:numFmt w:val="decimal"/>
      <w:lvlText w:val="%7."/>
      <w:lvlJc w:val="left"/>
      <w:pPr>
        <w:ind w:left="4986" w:hanging="360"/>
      </w:pPr>
    </w:lvl>
    <w:lvl w:ilvl="7" w:tplc="04090019" w:tentative="1">
      <w:start w:val="1"/>
      <w:numFmt w:val="lowerLetter"/>
      <w:lvlText w:val="%8."/>
      <w:lvlJc w:val="left"/>
      <w:pPr>
        <w:ind w:left="5706" w:hanging="360"/>
      </w:pPr>
    </w:lvl>
    <w:lvl w:ilvl="8" w:tplc="0409001B" w:tentative="1">
      <w:start w:val="1"/>
      <w:numFmt w:val="lowerRoman"/>
      <w:lvlText w:val="%9."/>
      <w:lvlJc w:val="right"/>
      <w:pPr>
        <w:ind w:left="6426" w:hanging="180"/>
      </w:pPr>
    </w:lvl>
  </w:abstractNum>
  <w:abstractNum w:abstractNumId="21" w15:restartNumberingAfterBreak="0">
    <w:nsid w:val="567A496F"/>
    <w:multiLevelType w:val="hybridMultilevel"/>
    <w:tmpl w:val="E9749690"/>
    <w:lvl w:ilvl="0" w:tplc="1728CDD4">
      <w:start w:val="1"/>
      <w:numFmt w:val="upperLetter"/>
      <w:lvlText w:val="%1."/>
      <w:lvlJc w:val="left"/>
      <w:pPr>
        <w:ind w:left="306" w:hanging="360"/>
      </w:pPr>
      <w:rPr>
        <w:rFonts w:hint="default"/>
      </w:rPr>
    </w:lvl>
    <w:lvl w:ilvl="1" w:tplc="04090019" w:tentative="1">
      <w:start w:val="1"/>
      <w:numFmt w:val="lowerLetter"/>
      <w:lvlText w:val="%2."/>
      <w:lvlJc w:val="left"/>
      <w:pPr>
        <w:ind w:left="1026" w:hanging="360"/>
      </w:pPr>
    </w:lvl>
    <w:lvl w:ilvl="2" w:tplc="0409001B" w:tentative="1">
      <w:start w:val="1"/>
      <w:numFmt w:val="lowerRoman"/>
      <w:lvlText w:val="%3."/>
      <w:lvlJc w:val="right"/>
      <w:pPr>
        <w:ind w:left="1746" w:hanging="180"/>
      </w:pPr>
    </w:lvl>
    <w:lvl w:ilvl="3" w:tplc="0409000F" w:tentative="1">
      <w:start w:val="1"/>
      <w:numFmt w:val="decimal"/>
      <w:lvlText w:val="%4."/>
      <w:lvlJc w:val="left"/>
      <w:pPr>
        <w:ind w:left="2466" w:hanging="360"/>
      </w:pPr>
    </w:lvl>
    <w:lvl w:ilvl="4" w:tplc="04090019" w:tentative="1">
      <w:start w:val="1"/>
      <w:numFmt w:val="lowerLetter"/>
      <w:lvlText w:val="%5."/>
      <w:lvlJc w:val="left"/>
      <w:pPr>
        <w:ind w:left="3186" w:hanging="360"/>
      </w:pPr>
    </w:lvl>
    <w:lvl w:ilvl="5" w:tplc="0409001B" w:tentative="1">
      <w:start w:val="1"/>
      <w:numFmt w:val="lowerRoman"/>
      <w:lvlText w:val="%6."/>
      <w:lvlJc w:val="right"/>
      <w:pPr>
        <w:ind w:left="3906" w:hanging="180"/>
      </w:pPr>
    </w:lvl>
    <w:lvl w:ilvl="6" w:tplc="0409000F" w:tentative="1">
      <w:start w:val="1"/>
      <w:numFmt w:val="decimal"/>
      <w:lvlText w:val="%7."/>
      <w:lvlJc w:val="left"/>
      <w:pPr>
        <w:ind w:left="4626" w:hanging="360"/>
      </w:pPr>
    </w:lvl>
    <w:lvl w:ilvl="7" w:tplc="04090019" w:tentative="1">
      <w:start w:val="1"/>
      <w:numFmt w:val="lowerLetter"/>
      <w:lvlText w:val="%8."/>
      <w:lvlJc w:val="left"/>
      <w:pPr>
        <w:ind w:left="5346" w:hanging="360"/>
      </w:pPr>
    </w:lvl>
    <w:lvl w:ilvl="8" w:tplc="0409001B" w:tentative="1">
      <w:start w:val="1"/>
      <w:numFmt w:val="lowerRoman"/>
      <w:lvlText w:val="%9."/>
      <w:lvlJc w:val="right"/>
      <w:pPr>
        <w:ind w:left="6066" w:hanging="180"/>
      </w:pPr>
    </w:lvl>
  </w:abstractNum>
  <w:abstractNum w:abstractNumId="22" w15:restartNumberingAfterBreak="0">
    <w:nsid w:val="57C86078"/>
    <w:multiLevelType w:val="hybridMultilevel"/>
    <w:tmpl w:val="67CEBB92"/>
    <w:lvl w:ilvl="0" w:tplc="06E4BAB2">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62B508BA"/>
    <w:multiLevelType w:val="hybridMultilevel"/>
    <w:tmpl w:val="96F0FC18"/>
    <w:lvl w:ilvl="0" w:tplc="A18E54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4654128"/>
    <w:multiLevelType w:val="hybridMultilevel"/>
    <w:tmpl w:val="D99CF540"/>
    <w:lvl w:ilvl="0" w:tplc="06E4BAB2">
      <w:start w:val="1"/>
      <w:numFmt w:val="lowerRoman"/>
      <w:lvlText w:val="%1."/>
      <w:lvlJc w:val="left"/>
      <w:pPr>
        <w:ind w:left="1420" w:hanging="360"/>
      </w:pPr>
      <w:rPr>
        <w:rFonts w:hint="default"/>
      </w:rPr>
    </w:lvl>
    <w:lvl w:ilvl="1" w:tplc="04090019" w:tentative="1">
      <w:start w:val="1"/>
      <w:numFmt w:val="lowerLetter"/>
      <w:lvlText w:val="%2."/>
      <w:lvlJc w:val="left"/>
      <w:pPr>
        <w:ind w:left="2140" w:hanging="360"/>
      </w:pPr>
    </w:lvl>
    <w:lvl w:ilvl="2" w:tplc="0409001B" w:tentative="1">
      <w:start w:val="1"/>
      <w:numFmt w:val="lowerRoman"/>
      <w:lvlText w:val="%3."/>
      <w:lvlJc w:val="right"/>
      <w:pPr>
        <w:ind w:left="2860" w:hanging="180"/>
      </w:pPr>
    </w:lvl>
    <w:lvl w:ilvl="3" w:tplc="0409000F" w:tentative="1">
      <w:start w:val="1"/>
      <w:numFmt w:val="decimal"/>
      <w:lvlText w:val="%4."/>
      <w:lvlJc w:val="left"/>
      <w:pPr>
        <w:ind w:left="3580" w:hanging="360"/>
      </w:pPr>
    </w:lvl>
    <w:lvl w:ilvl="4" w:tplc="04090019" w:tentative="1">
      <w:start w:val="1"/>
      <w:numFmt w:val="lowerLetter"/>
      <w:lvlText w:val="%5."/>
      <w:lvlJc w:val="left"/>
      <w:pPr>
        <w:ind w:left="4300" w:hanging="360"/>
      </w:pPr>
    </w:lvl>
    <w:lvl w:ilvl="5" w:tplc="0409001B" w:tentative="1">
      <w:start w:val="1"/>
      <w:numFmt w:val="lowerRoman"/>
      <w:lvlText w:val="%6."/>
      <w:lvlJc w:val="right"/>
      <w:pPr>
        <w:ind w:left="5020" w:hanging="180"/>
      </w:pPr>
    </w:lvl>
    <w:lvl w:ilvl="6" w:tplc="0409000F" w:tentative="1">
      <w:start w:val="1"/>
      <w:numFmt w:val="decimal"/>
      <w:lvlText w:val="%7."/>
      <w:lvlJc w:val="left"/>
      <w:pPr>
        <w:ind w:left="5740" w:hanging="360"/>
      </w:pPr>
    </w:lvl>
    <w:lvl w:ilvl="7" w:tplc="04090019" w:tentative="1">
      <w:start w:val="1"/>
      <w:numFmt w:val="lowerLetter"/>
      <w:lvlText w:val="%8."/>
      <w:lvlJc w:val="left"/>
      <w:pPr>
        <w:ind w:left="6460" w:hanging="360"/>
      </w:pPr>
    </w:lvl>
    <w:lvl w:ilvl="8" w:tplc="0409001B" w:tentative="1">
      <w:start w:val="1"/>
      <w:numFmt w:val="lowerRoman"/>
      <w:lvlText w:val="%9."/>
      <w:lvlJc w:val="right"/>
      <w:pPr>
        <w:ind w:left="7180" w:hanging="180"/>
      </w:pPr>
    </w:lvl>
  </w:abstractNum>
  <w:abstractNum w:abstractNumId="25" w15:restartNumberingAfterBreak="0">
    <w:nsid w:val="677E1829"/>
    <w:multiLevelType w:val="hybridMultilevel"/>
    <w:tmpl w:val="31DC543A"/>
    <w:lvl w:ilvl="0" w:tplc="45D8D598">
      <w:start w:val="2"/>
      <w:numFmt w:val="lowerRoman"/>
      <w:lvlText w:val="%1."/>
      <w:lvlJc w:val="left"/>
      <w:pPr>
        <w:ind w:left="1558"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9DF56C6"/>
    <w:multiLevelType w:val="hybridMultilevel"/>
    <w:tmpl w:val="F41EAB1E"/>
    <w:lvl w:ilvl="0" w:tplc="2BC46A28">
      <w:start w:val="1"/>
      <w:numFmt w:val="decimal"/>
      <w:lvlText w:val="%1."/>
      <w:lvlJc w:val="left"/>
      <w:pPr>
        <w:ind w:left="360" w:hanging="360"/>
      </w:pPr>
      <w:rPr>
        <w:rFonts w:asciiTheme="minorHAnsi" w:hAnsiTheme="minorHAnsi" w:cstheme="minorHAnsi" w:hint="default"/>
        <w:b/>
        <w:bCs w:val="0"/>
        <w:i/>
        <w:iCs w:val="0"/>
      </w:rPr>
    </w:lvl>
    <w:lvl w:ilvl="1" w:tplc="04090019" w:tentative="1">
      <w:start w:val="1"/>
      <w:numFmt w:val="lowerLetter"/>
      <w:lvlText w:val="%2."/>
      <w:lvlJc w:val="left"/>
      <w:pPr>
        <w:ind w:left="1142" w:hanging="360"/>
      </w:pPr>
    </w:lvl>
    <w:lvl w:ilvl="2" w:tplc="0409001B" w:tentative="1">
      <w:start w:val="1"/>
      <w:numFmt w:val="lowerRoman"/>
      <w:lvlText w:val="%3."/>
      <w:lvlJc w:val="right"/>
      <w:pPr>
        <w:ind w:left="1862" w:hanging="180"/>
      </w:pPr>
    </w:lvl>
    <w:lvl w:ilvl="3" w:tplc="0409000F" w:tentative="1">
      <w:start w:val="1"/>
      <w:numFmt w:val="decimal"/>
      <w:lvlText w:val="%4."/>
      <w:lvlJc w:val="left"/>
      <w:pPr>
        <w:ind w:left="2582" w:hanging="360"/>
      </w:pPr>
    </w:lvl>
    <w:lvl w:ilvl="4" w:tplc="04090019" w:tentative="1">
      <w:start w:val="1"/>
      <w:numFmt w:val="lowerLetter"/>
      <w:lvlText w:val="%5."/>
      <w:lvlJc w:val="left"/>
      <w:pPr>
        <w:ind w:left="3302" w:hanging="360"/>
      </w:pPr>
    </w:lvl>
    <w:lvl w:ilvl="5" w:tplc="0409001B" w:tentative="1">
      <w:start w:val="1"/>
      <w:numFmt w:val="lowerRoman"/>
      <w:lvlText w:val="%6."/>
      <w:lvlJc w:val="right"/>
      <w:pPr>
        <w:ind w:left="4022" w:hanging="180"/>
      </w:pPr>
    </w:lvl>
    <w:lvl w:ilvl="6" w:tplc="0409000F" w:tentative="1">
      <w:start w:val="1"/>
      <w:numFmt w:val="decimal"/>
      <w:lvlText w:val="%7."/>
      <w:lvlJc w:val="left"/>
      <w:pPr>
        <w:ind w:left="4742" w:hanging="360"/>
      </w:pPr>
    </w:lvl>
    <w:lvl w:ilvl="7" w:tplc="04090019" w:tentative="1">
      <w:start w:val="1"/>
      <w:numFmt w:val="lowerLetter"/>
      <w:lvlText w:val="%8."/>
      <w:lvlJc w:val="left"/>
      <w:pPr>
        <w:ind w:left="5462" w:hanging="360"/>
      </w:pPr>
    </w:lvl>
    <w:lvl w:ilvl="8" w:tplc="0409001B" w:tentative="1">
      <w:start w:val="1"/>
      <w:numFmt w:val="lowerRoman"/>
      <w:lvlText w:val="%9."/>
      <w:lvlJc w:val="right"/>
      <w:pPr>
        <w:ind w:left="6182" w:hanging="180"/>
      </w:pPr>
    </w:lvl>
  </w:abstractNum>
  <w:abstractNum w:abstractNumId="27" w15:restartNumberingAfterBreak="0">
    <w:nsid w:val="72CC529C"/>
    <w:multiLevelType w:val="hybridMultilevel"/>
    <w:tmpl w:val="F188B0FC"/>
    <w:lvl w:ilvl="0" w:tplc="01C64E80">
      <w:start w:val="1"/>
      <w:numFmt w:val="decimal"/>
      <w:lvlText w:val="%1."/>
      <w:lvlJc w:val="left"/>
      <w:pPr>
        <w:ind w:left="60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192E09"/>
    <w:multiLevelType w:val="hybridMultilevel"/>
    <w:tmpl w:val="BC4E9DE0"/>
    <w:lvl w:ilvl="0" w:tplc="FB0A6B84">
      <w:start w:val="1"/>
      <w:numFmt w:val="lowerRoman"/>
      <w:lvlText w:val="%1."/>
      <w:lvlJc w:val="center"/>
      <w:pPr>
        <w:ind w:left="1786" w:hanging="360"/>
      </w:pPr>
      <w:rPr>
        <w:rFonts w:hint="default"/>
      </w:rPr>
    </w:lvl>
    <w:lvl w:ilvl="1" w:tplc="04090019" w:tentative="1">
      <w:start w:val="1"/>
      <w:numFmt w:val="lowerLetter"/>
      <w:lvlText w:val="%2."/>
      <w:lvlJc w:val="left"/>
      <w:pPr>
        <w:ind w:left="2506" w:hanging="360"/>
      </w:pPr>
    </w:lvl>
    <w:lvl w:ilvl="2" w:tplc="0409001B" w:tentative="1">
      <w:start w:val="1"/>
      <w:numFmt w:val="lowerRoman"/>
      <w:lvlText w:val="%3."/>
      <w:lvlJc w:val="right"/>
      <w:pPr>
        <w:ind w:left="3226" w:hanging="180"/>
      </w:pPr>
    </w:lvl>
    <w:lvl w:ilvl="3" w:tplc="0409000F" w:tentative="1">
      <w:start w:val="1"/>
      <w:numFmt w:val="decimal"/>
      <w:lvlText w:val="%4."/>
      <w:lvlJc w:val="left"/>
      <w:pPr>
        <w:ind w:left="3946" w:hanging="360"/>
      </w:pPr>
    </w:lvl>
    <w:lvl w:ilvl="4" w:tplc="04090019" w:tentative="1">
      <w:start w:val="1"/>
      <w:numFmt w:val="lowerLetter"/>
      <w:lvlText w:val="%5."/>
      <w:lvlJc w:val="left"/>
      <w:pPr>
        <w:ind w:left="4666" w:hanging="360"/>
      </w:pPr>
    </w:lvl>
    <w:lvl w:ilvl="5" w:tplc="0409001B" w:tentative="1">
      <w:start w:val="1"/>
      <w:numFmt w:val="lowerRoman"/>
      <w:lvlText w:val="%6."/>
      <w:lvlJc w:val="right"/>
      <w:pPr>
        <w:ind w:left="5386" w:hanging="180"/>
      </w:pPr>
    </w:lvl>
    <w:lvl w:ilvl="6" w:tplc="0409000F" w:tentative="1">
      <w:start w:val="1"/>
      <w:numFmt w:val="decimal"/>
      <w:lvlText w:val="%7."/>
      <w:lvlJc w:val="left"/>
      <w:pPr>
        <w:ind w:left="6106" w:hanging="360"/>
      </w:pPr>
    </w:lvl>
    <w:lvl w:ilvl="7" w:tplc="04090019" w:tentative="1">
      <w:start w:val="1"/>
      <w:numFmt w:val="lowerLetter"/>
      <w:lvlText w:val="%8."/>
      <w:lvlJc w:val="left"/>
      <w:pPr>
        <w:ind w:left="6826" w:hanging="360"/>
      </w:pPr>
    </w:lvl>
    <w:lvl w:ilvl="8" w:tplc="0409001B" w:tentative="1">
      <w:start w:val="1"/>
      <w:numFmt w:val="lowerRoman"/>
      <w:lvlText w:val="%9."/>
      <w:lvlJc w:val="right"/>
      <w:pPr>
        <w:ind w:left="7546" w:hanging="180"/>
      </w:pPr>
    </w:lvl>
  </w:abstractNum>
  <w:abstractNum w:abstractNumId="29" w15:restartNumberingAfterBreak="0">
    <w:nsid w:val="77A37E80"/>
    <w:multiLevelType w:val="hybridMultilevel"/>
    <w:tmpl w:val="B2CA8696"/>
    <w:lvl w:ilvl="0" w:tplc="D5F6D186">
      <w:start w:val="1"/>
      <w:numFmt w:val="lowerLetter"/>
      <w:lvlText w:val="%1."/>
      <w:lvlJc w:val="left"/>
      <w:pPr>
        <w:ind w:left="1018" w:hanging="360"/>
      </w:pPr>
      <w:rPr>
        <w:rFonts w:hint="default"/>
      </w:rPr>
    </w:lvl>
    <w:lvl w:ilvl="1" w:tplc="04090019" w:tentative="1">
      <w:start w:val="1"/>
      <w:numFmt w:val="lowerLetter"/>
      <w:lvlText w:val="%2."/>
      <w:lvlJc w:val="left"/>
      <w:pPr>
        <w:ind w:left="1738" w:hanging="360"/>
      </w:pPr>
    </w:lvl>
    <w:lvl w:ilvl="2" w:tplc="0409001B" w:tentative="1">
      <w:start w:val="1"/>
      <w:numFmt w:val="lowerRoman"/>
      <w:lvlText w:val="%3."/>
      <w:lvlJc w:val="right"/>
      <w:pPr>
        <w:ind w:left="2458" w:hanging="180"/>
      </w:pPr>
    </w:lvl>
    <w:lvl w:ilvl="3" w:tplc="0409000F" w:tentative="1">
      <w:start w:val="1"/>
      <w:numFmt w:val="decimal"/>
      <w:lvlText w:val="%4."/>
      <w:lvlJc w:val="left"/>
      <w:pPr>
        <w:ind w:left="3178" w:hanging="360"/>
      </w:pPr>
    </w:lvl>
    <w:lvl w:ilvl="4" w:tplc="04090019" w:tentative="1">
      <w:start w:val="1"/>
      <w:numFmt w:val="lowerLetter"/>
      <w:lvlText w:val="%5."/>
      <w:lvlJc w:val="left"/>
      <w:pPr>
        <w:ind w:left="3898" w:hanging="360"/>
      </w:pPr>
    </w:lvl>
    <w:lvl w:ilvl="5" w:tplc="0409001B" w:tentative="1">
      <w:start w:val="1"/>
      <w:numFmt w:val="lowerRoman"/>
      <w:lvlText w:val="%6."/>
      <w:lvlJc w:val="right"/>
      <w:pPr>
        <w:ind w:left="4618" w:hanging="180"/>
      </w:pPr>
    </w:lvl>
    <w:lvl w:ilvl="6" w:tplc="0409000F" w:tentative="1">
      <w:start w:val="1"/>
      <w:numFmt w:val="decimal"/>
      <w:lvlText w:val="%7."/>
      <w:lvlJc w:val="left"/>
      <w:pPr>
        <w:ind w:left="5338" w:hanging="360"/>
      </w:pPr>
    </w:lvl>
    <w:lvl w:ilvl="7" w:tplc="04090019" w:tentative="1">
      <w:start w:val="1"/>
      <w:numFmt w:val="lowerLetter"/>
      <w:lvlText w:val="%8."/>
      <w:lvlJc w:val="left"/>
      <w:pPr>
        <w:ind w:left="6058" w:hanging="360"/>
      </w:pPr>
    </w:lvl>
    <w:lvl w:ilvl="8" w:tplc="0409001B" w:tentative="1">
      <w:start w:val="1"/>
      <w:numFmt w:val="lowerRoman"/>
      <w:lvlText w:val="%9."/>
      <w:lvlJc w:val="right"/>
      <w:pPr>
        <w:ind w:left="6778" w:hanging="180"/>
      </w:pPr>
    </w:lvl>
  </w:abstractNum>
  <w:abstractNum w:abstractNumId="30" w15:restartNumberingAfterBreak="0">
    <w:nsid w:val="79F15937"/>
    <w:multiLevelType w:val="hybridMultilevel"/>
    <w:tmpl w:val="BC4E9DE0"/>
    <w:lvl w:ilvl="0" w:tplc="FFFFFFFF">
      <w:start w:val="1"/>
      <w:numFmt w:val="lowerRoman"/>
      <w:lvlText w:val="%1."/>
      <w:lvlJc w:val="center"/>
      <w:pPr>
        <w:ind w:left="1786" w:hanging="360"/>
      </w:pPr>
      <w:rPr>
        <w:rFonts w:hint="default"/>
      </w:rPr>
    </w:lvl>
    <w:lvl w:ilvl="1" w:tplc="FFFFFFFF" w:tentative="1">
      <w:start w:val="1"/>
      <w:numFmt w:val="lowerLetter"/>
      <w:lvlText w:val="%2."/>
      <w:lvlJc w:val="left"/>
      <w:pPr>
        <w:ind w:left="2506" w:hanging="360"/>
      </w:pPr>
    </w:lvl>
    <w:lvl w:ilvl="2" w:tplc="FFFFFFFF" w:tentative="1">
      <w:start w:val="1"/>
      <w:numFmt w:val="lowerRoman"/>
      <w:lvlText w:val="%3."/>
      <w:lvlJc w:val="right"/>
      <w:pPr>
        <w:ind w:left="3226" w:hanging="180"/>
      </w:pPr>
    </w:lvl>
    <w:lvl w:ilvl="3" w:tplc="FFFFFFFF" w:tentative="1">
      <w:start w:val="1"/>
      <w:numFmt w:val="decimal"/>
      <w:lvlText w:val="%4."/>
      <w:lvlJc w:val="left"/>
      <w:pPr>
        <w:ind w:left="3946" w:hanging="360"/>
      </w:pPr>
    </w:lvl>
    <w:lvl w:ilvl="4" w:tplc="FFFFFFFF" w:tentative="1">
      <w:start w:val="1"/>
      <w:numFmt w:val="lowerLetter"/>
      <w:lvlText w:val="%5."/>
      <w:lvlJc w:val="left"/>
      <w:pPr>
        <w:ind w:left="4666" w:hanging="360"/>
      </w:pPr>
    </w:lvl>
    <w:lvl w:ilvl="5" w:tplc="FFFFFFFF" w:tentative="1">
      <w:start w:val="1"/>
      <w:numFmt w:val="lowerRoman"/>
      <w:lvlText w:val="%6."/>
      <w:lvlJc w:val="right"/>
      <w:pPr>
        <w:ind w:left="5386" w:hanging="180"/>
      </w:pPr>
    </w:lvl>
    <w:lvl w:ilvl="6" w:tplc="FFFFFFFF" w:tentative="1">
      <w:start w:val="1"/>
      <w:numFmt w:val="decimal"/>
      <w:lvlText w:val="%7."/>
      <w:lvlJc w:val="left"/>
      <w:pPr>
        <w:ind w:left="6106" w:hanging="360"/>
      </w:pPr>
    </w:lvl>
    <w:lvl w:ilvl="7" w:tplc="FFFFFFFF" w:tentative="1">
      <w:start w:val="1"/>
      <w:numFmt w:val="lowerLetter"/>
      <w:lvlText w:val="%8."/>
      <w:lvlJc w:val="left"/>
      <w:pPr>
        <w:ind w:left="6826" w:hanging="360"/>
      </w:pPr>
    </w:lvl>
    <w:lvl w:ilvl="8" w:tplc="FFFFFFFF" w:tentative="1">
      <w:start w:val="1"/>
      <w:numFmt w:val="lowerRoman"/>
      <w:lvlText w:val="%9."/>
      <w:lvlJc w:val="right"/>
      <w:pPr>
        <w:ind w:left="7546" w:hanging="180"/>
      </w:pPr>
    </w:lvl>
  </w:abstractNum>
  <w:abstractNum w:abstractNumId="31" w15:restartNumberingAfterBreak="0">
    <w:nsid w:val="7F180FC4"/>
    <w:multiLevelType w:val="hybridMultilevel"/>
    <w:tmpl w:val="FCC492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0687615">
    <w:abstractNumId w:val="17"/>
  </w:num>
  <w:num w:numId="2" w16cid:durableId="172186618">
    <w:abstractNumId w:val="11"/>
  </w:num>
  <w:num w:numId="3" w16cid:durableId="20710291">
    <w:abstractNumId w:val="13"/>
  </w:num>
  <w:num w:numId="4" w16cid:durableId="1898203153">
    <w:abstractNumId w:val="27"/>
  </w:num>
  <w:num w:numId="5" w16cid:durableId="153107150">
    <w:abstractNumId w:val="10"/>
  </w:num>
  <w:num w:numId="6" w16cid:durableId="377894426">
    <w:abstractNumId w:val="20"/>
  </w:num>
  <w:num w:numId="7" w16cid:durableId="1176187279">
    <w:abstractNumId w:val="21"/>
  </w:num>
  <w:num w:numId="8" w16cid:durableId="2110541691">
    <w:abstractNumId w:val="8"/>
  </w:num>
  <w:num w:numId="9" w16cid:durableId="293683742">
    <w:abstractNumId w:val="4"/>
  </w:num>
  <w:num w:numId="10" w16cid:durableId="275136622">
    <w:abstractNumId w:val="29"/>
  </w:num>
  <w:num w:numId="11" w16cid:durableId="167018479">
    <w:abstractNumId w:val="18"/>
  </w:num>
  <w:num w:numId="12" w16cid:durableId="935475697">
    <w:abstractNumId w:val="6"/>
  </w:num>
  <w:num w:numId="13" w16cid:durableId="1936984141">
    <w:abstractNumId w:val="15"/>
  </w:num>
  <w:num w:numId="14" w16cid:durableId="1720207564">
    <w:abstractNumId w:val="1"/>
  </w:num>
  <w:num w:numId="15" w16cid:durableId="403645985">
    <w:abstractNumId w:val="9"/>
  </w:num>
  <w:num w:numId="16" w16cid:durableId="252126091">
    <w:abstractNumId w:val="2"/>
  </w:num>
  <w:num w:numId="17" w16cid:durableId="746263894">
    <w:abstractNumId w:val="12"/>
  </w:num>
  <w:num w:numId="18" w16cid:durableId="1983656202">
    <w:abstractNumId w:val="14"/>
  </w:num>
  <w:num w:numId="19" w16cid:durableId="2123262660">
    <w:abstractNumId w:val="0"/>
  </w:num>
  <w:num w:numId="20" w16cid:durableId="805390745">
    <w:abstractNumId w:val="5"/>
  </w:num>
  <w:num w:numId="21" w16cid:durableId="67460614">
    <w:abstractNumId w:val="25"/>
  </w:num>
  <w:num w:numId="22" w16cid:durableId="1568540265">
    <w:abstractNumId w:val="19"/>
  </w:num>
  <w:num w:numId="23" w16cid:durableId="520240077">
    <w:abstractNumId w:val="28"/>
  </w:num>
  <w:num w:numId="24" w16cid:durableId="302349080">
    <w:abstractNumId w:val="7"/>
  </w:num>
  <w:num w:numId="25" w16cid:durableId="405760160">
    <w:abstractNumId w:val="16"/>
  </w:num>
  <w:num w:numId="26" w16cid:durableId="100538558">
    <w:abstractNumId w:val="23"/>
  </w:num>
  <w:num w:numId="27" w16cid:durableId="174535485">
    <w:abstractNumId w:val="22"/>
  </w:num>
  <w:num w:numId="28" w16cid:durableId="1367217365">
    <w:abstractNumId w:val="24"/>
  </w:num>
  <w:num w:numId="29" w16cid:durableId="1309095866">
    <w:abstractNumId w:val="3"/>
  </w:num>
  <w:num w:numId="30" w16cid:durableId="26371808">
    <w:abstractNumId w:val="31"/>
  </w:num>
  <w:num w:numId="31" w16cid:durableId="852384027">
    <w:abstractNumId w:val="26"/>
  </w:num>
  <w:num w:numId="32" w16cid:durableId="1635523221">
    <w:abstractNumId w:val="3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swin Nabila">
    <w15:presenceInfo w15:providerId="Windows Live" w15:userId="74bb0ef7985d8b6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9B1"/>
    <w:rsid w:val="00052750"/>
    <w:rsid w:val="000D33AC"/>
    <w:rsid w:val="000D3DD1"/>
    <w:rsid w:val="000F6E7E"/>
    <w:rsid w:val="00112687"/>
    <w:rsid w:val="00124843"/>
    <w:rsid w:val="001279F2"/>
    <w:rsid w:val="00187CF4"/>
    <w:rsid w:val="001C27EC"/>
    <w:rsid w:val="001C7D75"/>
    <w:rsid w:val="00241757"/>
    <w:rsid w:val="00257FA8"/>
    <w:rsid w:val="003E4EB6"/>
    <w:rsid w:val="0044717C"/>
    <w:rsid w:val="0047024D"/>
    <w:rsid w:val="00480559"/>
    <w:rsid w:val="00491C9E"/>
    <w:rsid w:val="004C32F3"/>
    <w:rsid w:val="004E21CC"/>
    <w:rsid w:val="00550415"/>
    <w:rsid w:val="00581577"/>
    <w:rsid w:val="005C52A0"/>
    <w:rsid w:val="00622E47"/>
    <w:rsid w:val="006601CB"/>
    <w:rsid w:val="00663138"/>
    <w:rsid w:val="006B373B"/>
    <w:rsid w:val="0071481A"/>
    <w:rsid w:val="007C00D9"/>
    <w:rsid w:val="007F688A"/>
    <w:rsid w:val="00897AF7"/>
    <w:rsid w:val="009823B1"/>
    <w:rsid w:val="0098374B"/>
    <w:rsid w:val="009876EC"/>
    <w:rsid w:val="009C460D"/>
    <w:rsid w:val="009C7B41"/>
    <w:rsid w:val="00A07EF3"/>
    <w:rsid w:val="00A35655"/>
    <w:rsid w:val="00A65CE6"/>
    <w:rsid w:val="00A96753"/>
    <w:rsid w:val="00AF0E7C"/>
    <w:rsid w:val="00B33679"/>
    <w:rsid w:val="00B61386"/>
    <w:rsid w:val="00B64D43"/>
    <w:rsid w:val="00BE7B23"/>
    <w:rsid w:val="00C62E32"/>
    <w:rsid w:val="00D069B1"/>
    <w:rsid w:val="00D11363"/>
    <w:rsid w:val="00D22743"/>
    <w:rsid w:val="00D31B4B"/>
    <w:rsid w:val="00D47504"/>
    <w:rsid w:val="00D851F9"/>
    <w:rsid w:val="00E05CFE"/>
    <w:rsid w:val="00F25B4C"/>
    <w:rsid w:val="00F84A68"/>
    <w:rsid w:val="00FD0112"/>
    <w:rsid w:val="00FE49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8596DB"/>
  <w15:chartTrackingRefBased/>
  <w15:docId w15:val="{9E78A8ED-262E-4CD9-97DE-978742C79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2750"/>
    <w:pPr>
      <w:jc w:val="left"/>
    </w:pPr>
    <w:rPr>
      <w:rFonts w:ascii="Times New Roman" w:eastAsiaTheme="minorEastAsia"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069B1"/>
    <w:pPr>
      <w:tabs>
        <w:tab w:val="center" w:pos="4680"/>
        <w:tab w:val="right" w:pos="9360"/>
      </w:tabs>
    </w:pPr>
  </w:style>
  <w:style w:type="character" w:customStyle="1" w:styleId="HeaderChar">
    <w:name w:val="Header Char"/>
    <w:basedOn w:val="DefaultParagraphFont"/>
    <w:link w:val="Header"/>
    <w:uiPriority w:val="99"/>
    <w:rsid w:val="00D069B1"/>
  </w:style>
  <w:style w:type="paragraph" w:styleId="Footer">
    <w:name w:val="footer"/>
    <w:basedOn w:val="Normal"/>
    <w:link w:val="FooterChar"/>
    <w:uiPriority w:val="99"/>
    <w:unhideWhenUsed/>
    <w:rsid w:val="00D069B1"/>
    <w:pPr>
      <w:tabs>
        <w:tab w:val="center" w:pos="4680"/>
        <w:tab w:val="right" w:pos="9360"/>
      </w:tabs>
    </w:pPr>
  </w:style>
  <w:style w:type="character" w:customStyle="1" w:styleId="FooterChar">
    <w:name w:val="Footer Char"/>
    <w:basedOn w:val="DefaultParagraphFont"/>
    <w:link w:val="Footer"/>
    <w:uiPriority w:val="99"/>
    <w:rsid w:val="00D069B1"/>
  </w:style>
  <w:style w:type="paragraph" w:styleId="Title">
    <w:name w:val="Title"/>
    <w:basedOn w:val="Normal"/>
    <w:next w:val="Normal"/>
    <w:link w:val="TitleChar"/>
    <w:uiPriority w:val="10"/>
    <w:qFormat/>
    <w:rsid w:val="00D069B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69B1"/>
    <w:rPr>
      <w:rFonts w:asciiTheme="majorHAnsi" w:eastAsiaTheme="majorEastAsia" w:hAnsiTheme="majorHAnsi" w:cstheme="majorBidi"/>
      <w:spacing w:val="-10"/>
      <w:kern w:val="28"/>
      <w:sz w:val="56"/>
      <w:szCs w:val="56"/>
      <w14:ligatures w14:val="none"/>
    </w:rPr>
  </w:style>
  <w:style w:type="table" w:styleId="TableGrid">
    <w:name w:val="Table Grid"/>
    <w:basedOn w:val="TableNormal"/>
    <w:uiPriority w:val="39"/>
    <w:rsid w:val="00052750"/>
    <w:pPr>
      <w:jc w:val="left"/>
    </w:pPr>
    <w:rPr>
      <w:rFonts w:ascii="Times New Roman" w:eastAsiaTheme="minorEastAsia" w:hAnsi="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052750"/>
    <w:pPr>
      <w:ind w:left="720"/>
      <w:contextualSpacing/>
    </w:pPr>
  </w:style>
  <w:style w:type="character" w:styleId="Hyperlink">
    <w:name w:val="Hyperlink"/>
    <w:basedOn w:val="DefaultParagraphFont"/>
    <w:uiPriority w:val="99"/>
    <w:unhideWhenUsed/>
    <w:rsid w:val="00052750"/>
    <w:rPr>
      <w:color w:val="0563C1" w:themeColor="hyperlink"/>
      <w:u w:val="single"/>
    </w:rPr>
  </w:style>
  <w:style w:type="paragraph" w:customStyle="1" w:styleId="Pa6">
    <w:name w:val="Pa6"/>
    <w:basedOn w:val="Normal"/>
    <w:next w:val="Normal"/>
    <w:uiPriority w:val="99"/>
    <w:rsid w:val="00052750"/>
    <w:pPr>
      <w:autoSpaceDE w:val="0"/>
      <w:autoSpaceDN w:val="0"/>
      <w:adjustRightInd w:val="0"/>
      <w:spacing w:line="241" w:lineRule="atLeast"/>
    </w:pPr>
    <w:rPr>
      <w:rFonts w:ascii="Calibri" w:eastAsia="Times New Roman" w:hAnsi="Calibri"/>
      <w:sz w:val="24"/>
      <w:szCs w:val="24"/>
    </w:rPr>
  </w:style>
  <w:style w:type="character" w:customStyle="1" w:styleId="ListParagraphChar">
    <w:name w:val="List Paragraph Char"/>
    <w:link w:val="ListParagraph"/>
    <w:uiPriority w:val="34"/>
    <w:rsid w:val="00052750"/>
    <w:rPr>
      <w:rFonts w:ascii="Times New Roman" w:eastAsiaTheme="minorEastAsia" w:hAnsi="Times New Roman" w:cs="Times New Roman"/>
      <w:kern w:val="0"/>
      <w14:ligatures w14:val="none"/>
    </w:rPr>
  </w:style>
  <w:style w:type="paragraph" w:styleId="Revision">
    <w:name w:val="Revision"/>
    <w:hidden/>
    <w:uiPriority w:val="99"/>
    <w:semiHidden/>
    <w:rsid w:val="000F6E7E"/>
    <w:pPr>
      <w:jc w:val="left"/>
    </w:pPr>
    <w:rPr>
      <w:rFonts w:ascii="Times New Roman" w:eastAsiaTheme="minorEastAsia" w:hAnsi="Times New Roman" w:cs="Times New Roman"/>
      <w:kern w:val="0"/>
      <w14:ligatures w14:val="none"/>
    </w:rPr>
  </w:style>
  <w:style w:type="character" w:styleId="CommentReference">
    <w:name w:val="annotation reference"/>
    <w:basedOn w:val="DefaultParagraphFont"/>
    <w:uiPriority w:val="99"/>
    <w:semiHidden/>
    <w:unhideWhenUsed/>
    <w:rsid w:val="000F6E7E"/>
    <w:rPr>
      <w:sz w:val="16"/>
      <w:szCs w:val="16"/>
    </w:rPr>
  </w:style>
  <w:style w:type="paragraph" w:styleId="CommentText">
    <w:name w:val="annotation text"/>
    <w:basedOn w:val="Normal"/>
    <w:link w:val="CommentTextChar"/>
    <w:uiPriority w:val="99"/>
    <w:semiHidden/>
    <w:unhideWhenUsed/>
    <w:rsid w:val="000F6E7E"/>
    <w:rPr>
      <w:sz w:val="20"/>
      <w:szCs w:val="20"/>
    </w:rPr>
  </w:style>
  <w:style w:type="character" w:customStyle="1" w:styleId="CommentTextChar">
    <w:name w:val="Comment Text Char"/>
    <w:basedOn w:val="DefaultParagraphFont"/>
    <w:link w:val="CommentText"/>
    <w:uiPriority w:val="99"/>
    <w:semiHidden/>
    <w:rsid w:val="000F6E7E"/>
    <w:rPr>
      <w:rFonts w:ascii="Times New Roman" w:eastAsiaTheme="minorEastAsia"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3725</Words>
  <Characters>21235</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Indria Mukti Efayanti</dc:creator>
  <cp:keywords/>
  <dc:description/>
  <cp:lastModifiedBy>Aswin Nabila</cp:lastModifiedBy>
  <cp:revision>3</cp:revision>
  <cp:lastPrinted>2024-03-22T02:56:00Z</cp:lastPrinted>
  <dcterms:created xsi:type="dcterms:W3CDTF">2026-04-30T15:31:00Z</dcterms:created>
  <dcterms:modified xsi:type="dcterms:W3CDTF">2026-04-30T15:35:00Z</dcterms:modified>
</cp:coreProperties>
</file>